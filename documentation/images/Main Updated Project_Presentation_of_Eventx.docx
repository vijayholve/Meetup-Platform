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3ED09C">
      <w:pPr>
        <w:jc w:val="center"/>
        <w:rPr>
          <w:rFonts w:ascii="Times New Roman" w:hAnsi="Times New Roman" w:cs="Times New Roman"/>
          <w:b/>
          <w:sz w:val="28"/>
          <w:szCs w:val="28"/>
        </w:rPr>
      </w:pPr>
      <w:r>
        <w:rPr>
          <w:rFonts w:ascii="Times New Roman" w:hAnsi="Times New Roman" w:cs="Times New Roman"/>
          <w:b/>
          <w:sz w:val="28"/>
          <w:szCs w:val="28"/>
        </w:rPr>
        <w:t xml:space="preserve">A PROJECT REPORT </w:t>
      </w:r>
    </w:p>
    <w:p w14:paraId="38D5CB30">
      <w:pPr>
        <w:jc w:val="center"/>
        <w:rPr>
          <w:rFonts w:ascii="Times New Roman" w:hAnsi="Times New Roman" w:cs="Times New Roman"/>
          <w:b/>
          <w:sz w:val="28"/>
          <w:szCs w:val="28"/>
        </w:rPr>
      </w:pPr>
      <w:r>
        <w:rPr>
          <w:rFonts w:ascii="Times New Roman" w:hAnsi="Times New Roman" w:cs="Times New Roman"/>
          <w:b/>
          <w:sz w:val="28"/>
          <w:szCs w:val="28"/>
        </w:rPr>
        <w:t xml:space="preserve">ON </w:t>
      </w:r>
    </w:p>
    <w:p w14:paraId="7CE0B418">
      <w:pPr>
        <w:jc w:val="center"/>
        <w:rPr>
          <w:rFonts w:ascii="Times New Roman" w:hAnsi="Times New Roman" w:cs="Times New Roman"/>
          <w:sz w:val="28"/>
          <w:szCs w:val="28"/>
        </w:rPr>
      </w:pPr>
      <w:r>
        <w:rPr>
          <w:rFonts w:ascii="Times New Roman" w:hAnsi="Times New Roman" w:cs="Times New Roman"/>
          <w:sz w:val="28"/>
          <w:szCs w:val="28"/>
        </w:rPr>
        <w:t xml:space="preserve">Meetup Platform </w:t>
      </w:r>
    </w:p>
    <w:p w14:paraId="5369FDBF">
      <w:pPr>
        <w:jc w:val="center"/>
        <w:rPr>
          <w:rFonts w:ascii="Times New Roman" w:hAnsi="Times New Roman" w:cs="Times New Roman"/>
          <w:sz w:val="28"/>
          <w:szCs w:val="28"/>
        </w:rPr>
      </w:pPr>
    </w:p>
    <w:p w14:paraId="24385A23">
      <w:pPr>
        <w:jc w:val="center"/>
        <w:rPr>
          <w:rFonts w:ascii="Times New Roman" w:hAnsi="Times New Roman" w:cs="Times New Roman"/>
          <w:sz w:val="28"/>
          <w:szCs w:val="28"/>
        </w:rPr>
      </w:pPr>
    </w:p>
    <w:p w14:paraId="20E6AAB6">
      <w:pPr>
        <w:jc w:val="center"/>
        <w:rPr>
          <w:rFonts w:ascii="Times New Roman" w:hAnsi="Times New Roman" w:cs="Times New Roman"/>
          <w:b/>
          <w:color w:val="FF9900"/>
          <w:sz w:val="24"/>
          <w:szCs w:val="28"/>
        </w:rPr>
      </w:pPr>
      <w:r>
        <w:rPr>
          <w:rFonts w:ascii="Times New Roman" w:hAnsi="Times New Roman" w:cs="Times New Roman"/>
          <w:b/>
          <w:color w:val="FF9900"/>
          <w:sz w:val="24"/>
          <w:szCs w:val="28"/>
        </w:rPr>
        <w:t>SUBMITTED TO THE SAVITRIBAI PHULE PUNE UNIVERSITY, PUNE</w:t>
      </w:r>
    </w:p>
    <w:p w14:paraId="4C2FD239">
      <w:pPr>
        <w:jc w:val="center"/>
        <w:rPr>
          <w:rFonts w:ascii="Times New Roman" w:hAnsi="Times New Roman" w:cs="Times New Roman"/>
          <w:b/>
          <w:color w:val="FF9900"/>
          <w:sz w:val="28"/>
          <w:szCs w:val="28"/>
        </w:rPr>
      </w:pPr>
      <w:r>
        <w:rPr>
          <w:rFonts w:ascii="Times New Roman" w:hAnsi="Times New Roman" w:cs="Times New Roman"/>
          <w:b/>
          <w:color w:val="FF9900"/>
          <w:sz w:val="24"/>
          <w:szCs w:val="28"/>
        </w:rPr>
        <w:t>IN THE PARTIAL FULFILLMENT FOR THE AWARD OF THE DEGREE</w:t>
      </w:r>
    </w:p>
    <w:p w14:paraId="61A0A0D5">
      <w:pPr>
        <w:jc w:val="center"/>
        <w:rPr>
          <w:rFonts w:ascii="Times New Roman" w:hAnsi="Times New Roman" w:cs="Times New Roman"/>
          <w:b/>
          <w:sz w:val="24"/>
          <w:szCs w:val="28"/>
        </w:rPr>
      </w:pPr>
    </w:p>
    <w:p w14:paraId="6A46FA32">
      <w:pPr>
        <w:jc w:val="center"/>
        <w:rPr>
          <w:rFonts w:ascii="Times New Roman" w:hAnsi="Times New Roman" w:cs="Times New Roman"/>
          <w:b/>
          <w:sz w:val="28"/>
          <w:szCs w:val="28"/>
        </w:rPr>
      </w:pPr>
      <w:r>
        <w:rPr>
          <w:rFonts w:ascii="Times New Roman" w:hAnsi="Times New Roman" w:cs="Times New Roman"/>
          <w:b/>
          <w:sz w:val="28"/>
          <w:szCs w:val="28"/>
        </w:rPr>
        <w:t>OF</w:t>
      </w:r>
    </w:p>
    <w:p w14:paraId="3FF942CE">
      <w:pPr>
        <w:jc w:val="center"/>
        <w:rPr>
          <w:rFonts w:ascii="Times New Roman" w:hAnsi="Times New Roman" w:cs="Times New Roman"/>
          <w:b/>
          <w:sz w:val="28"/>
          <w:szCs w:val="28"/>
        </w:rPr>
      </w:pPr>
    </w:p>
    <w:p w14:paraId="5884AF3A">
      <w:pPr>
        <w:jc w:val="center"/>
        <w:rPr>
          <w:rFonts w:ascii="Times New Roman" w:hAnsi="Times New Roman" w:cs="Times New Roman"/>
          <w:b/>
          <w:color w:val="2F5597" w:themeColor="accent1" w:themeShade="BF"/>
          <w:sz w:val="28"/>
          <w:szCs w:val="28"/>
        </w:rPr>
      </w:pPr>
      <w:r>
        <w:rPr>
          <w:rFonts w:ascii="Times New Roman" w:hAnsi="Times New Roman" w:cs="Times New Roman"/>
          <w:b/>
          <w:color w:val="2F5597" w:themeColor="accent1" w:themeShade="BF"/>
          <w:sz w:val="28"/>
          <w:szCs w:val="28"/>
        </w:rPr>
        <w:t xml:space="preserve">BACHELOR OF BUSINESS ADMINISTRATION </w:t>
      </w:r>
    </w:p>
    <w:p w14:paraId="75432E77">
      <w:pPr>
        <w:jc w:val="center"/>
        <w:rPr>
          <w:rFonts w:ascii="Times New Roman" w:hAnsi="Times New Roman" w:cs="Times New Roman"/>
          <w:b/>
          <w:sz w:val="28"/>
          <w:szCs w:val="28"/>
        </w:rPr>
      </w:pPr>
      <w:r>
        <w:rPr>
          <w:rFonts w:ascii="Times New Roman" w:hAnsi="Times New Roman" w:cs="Times New Roman"/>
          <w:b/>
          <w:sz w:val="28"/>
          <w:szCs w:val="28"/>
        </w:rPr>
        <w:t>IN</w:t>
      </w:r>
    </w:p>
    <w:p w14:paraId="2D5A88BD">
      <w:pPr>
        <w:jc w:val="center"/>
        <w:rPr>
          <w:rFonts w:ascii="Times New Roman" w:hAnsi="Times New Roman" w:cs="Times New Roman"/>
          <w:b/>
          <w:color w:val="2F5597" w:themeColor="accent1" w:themeShade="BF"/>
          <w:sz w:val="28"/>
          <w:szCs w:val="28"/>
        </w:rPr>
      </w:pPr>
      <w:r>
        <w:rPr>
          <w:rFonts w:ascii="Times New Roman" w:hAnsi="Times New Roman" w:cs="Times New Roman"/>
          <w:b/>
          <w:color w:val="2F5597" w:themeColor="accent1" w:themeShade="BF"/>
          <w:sz w:val="28"/>
          <w:szCs w:val="28"/>
        </w:rPr>
        <w:t xml:space="preserve">COMPUTER APPLICATION </w:t>
      </w:r>
    </w:p>
    <w:p w14:paraId="053C77BB">
      <w:pPr>
        <w:rPr>
          <w:rFonts w:ascii="Times New Roman" w:hAnsi="Times New Roman" w:cs="Times New Roman"/>
          <w:sz w:val="28"/>
          <w:szCs w:val="28"/>
        </w:rPr>
      </w:pPr>
    </w:p>
    <w:p w14:paraId="7BC9F5D4">
      <w:pPr>
        <w:jc w:val="center"/>
        <w:rPr>
          <w:rFonts w:ascii="Times New Roman" w:hAnsi="Times New Roman" w:cs="Times New Roman"/>
          <w:b/>
          <w:sz w:val="28"/>
          <w:szCs w:val="28"/>
        </w:rPr>
      </w:pPr>
      <w:r>
        <w:rPr>
          <w:rFonts w:ascii="Times New Roman" w:hAnsi="Times New Roman" w:cs="Times New Roman"/>
          <w:b/>
          <w:sz w:val="28"/>
          <w:szCs w:val="28"/>
        </w:rPr>
        <w:t>BY</w:t>
      </w:r>
    </w:p>
    <w:p w14:paraId="0DE8CF5D">
      <w:pPr>
        <w:jc w:val="center"/>
        <w:rPr>
          <w:rFonts w:ascii="Times New Roman" w:hAnsi="Times New Roman" w:cs="Times New Roman"/>
          <w:sz w:val="28"/>
          <w:szCs w:val="28"/>
        </w:rPr>
      </w:pPr>
      <w:r>
        <w:rPr>
          <w:rFonts w:ascii="Times New Roman" w:hAnsi="Times New Roman" w:cs="Times New Roman"/>
          <w:sz w:val="28"/>
          <w:szCs w:val="28"/>
        </w:rPr>
        <w:t>Vijay Sunil Gholve  5829</w:t>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p>
    <w:p w14:paraId="3767D450">
      <w:pPr>
        <w:jc w:val="center"/>
        <w:rPr>
          <w:rFonts w:ascii="Times New Roman" w:hAnsi="Times New Roman" w:cs="Times New Roman"/>
          <w:b/>
          <w:sz w:val="28"/>
          <w:szCs w:val="28"/>
        </w:rPr>
      </w:pPr>
      <w:r>
        <w:rPr>
          <w:rFonts w:ascii="Times New Roman" w:hAnsi="Times New Roman" w:cs="Times New Roman"/>
          <w:b/>
          <w:sz w:val="28"/>
          <w:szCs w:val="28"/>
        </w:rPr>
        <w:t>UNDER THE GUIDANCE OF</w:t>
      </w:r>
    </w:p>
    <w:p w14:paraId="2548DD60">
      <w:pPr>
        <w:jc w:val="center"/>
        <w:rPr>
          <w:rFonts w:ascii="Times New Roman" w:hAnsi="Times New Roman" w:cs="Times New Roman"/>
          <w:sz w:val="28"/>
          <w:szCs w:val="28"/>
        </w:rPr>
      </w:pPr>
      <w:r>
        <w:rPr>
          <w:rFonts w:ascii="Times New Roman" w:hAnsi="Times New Roman" w:cs="Times New Roman"/>
          <w:sz w:val="28"/>
          <w:szCs w:val="28"/>
        </w:rPr>
        <w:t>Prof. Watpade A.S.</w:t>
      </w:r>
    </w:p>
    <w:p w14:paraId="77617D52">
      <w:pPr>
        <w:rPr>
          <w:rFonts w:ascii="Times New Roman" w:hAnsi="Times New Roman" w:cs="Times New Roman"/>
          <w:sz w:val="28"/>
          <w:szCs w:val="28"/>
        </w:rPr>
      </w:pPr>
    </w:p>
    <w:p w14:paraId="72119DA2">
      <w:pPr>
        <w:jc w:val="center"/>
        <w:rPr>
          <w:rFonts w:ascii="Times New Roman" w:hAnsi="Times New Roman" w:cs="Times New Roman"/>
          <w:b/>
          <w:sz w:val="28"/>
          <w:szCs w:val="28"/>
        </w:rPr>
      </w:pPr>
      <w:r>
        <w:rPr>
          <w:rFonts w:ascii="Times New Roman" w:hAnsi="Times New Roman" w:cs="Times New Roman"/>
          <w:b/>
          <w:sz w:val="28"/>
          <w:szCs w:val="28"/>
          <w:lang w:val="en-US"/>
        </w:rPr>
        <w:drawing>
          <wp:inline distT="0" distB="0" distL="0" distR="0">
            <wp:extent cx="1256030" cy="115252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56030" cy="1152525"/>
                    </a:xfrm>
                    <a:prstGeom prst="rect">
                      <a:avLst/>
                    </a:prstGeom>
                    <a:noFill/>
                  </pic:spPr>
                </pic:pic>
              </a:graphicData>
            </a:graphic>
          </wp:inline>
        </w:drawing>
      </w:r>
    </w:p>
    <w:p w14:paraId="28D950F4">
      <w:pPr>
        <w:jc w:val="center"/>
        <w:rPr>
          <w:rFonts w:ascii="Times New Roman" w:hAnsi="Times New Roman" w:cs="Times New Roman"/>
          <w:b/>
          <w:sz w:val="28"/>
          <w:szCs w:val="28"/>
        </w:rPr>
      </w:pPr>
      <w:r>
        <w:rPr>
          <w:rFonts w:ascii="Times New Roman" w:hAnsi="Times New Roman" w:cs="Times New Roman"/>
          <w:b/>
          <w:sz w:val="28"/>
          <w:szCs w:val="28"/>
        </w:rPr>
        <w:t>Year 2025-26</w:t>
      </w:r>
    </w:p>
    <w:p w14:paraId="34037948">
      <w:pPr>
        <w:jc w:val="center"/>
        <w:rPr>
          <w:rFonts w:ascii="Times New Roman" w:hAnsi="Times New Roman" w:cs="Times New Roman"/>
          <w:b/>
          <w:sz w:val="28"/>
          <w:szCs w:val="28"/>
        </w:rPr>
      </w:pPr>
      <w:r>
        <w:rPr>
          <w:rFonts w:ascii="Times New Roman" w:hAnsi="Times New Roman" w:cs="Times New Roman"/>
          <w:b/>
          <w:sz w:val="28"/>
          <w:szCs w:val="28"/>
          <w:lang w:val="en-US"/>
        </w:rPr>
        <w:drawing>
          <wp:inline distT="0" distB="0" distL="0" distR="0">
            <wp:extent cx="874395" cy="80454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93260" cy="822062"/>
                    </a:xfrm>
                    <a:prstGeom prst="rect">
                      <a:avLst/>
                    </a:prstGeom>
                    <a:noFill/>
                  </pic:spPr>
                </pic:pic>
              </a:graphicData>
            </a:graphic>
          </wp:inline>
        </w:drawing>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lang w:val="en-US"/>
        </w:rPr>
        <w:drawing>
          <wp:inline distT="0" distB="0" distL="0" distR="0">
            <wp:extent cx="880110" cy="8077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22561" cy="846536"/>
                    </a:xfrm>
                    <a:prstGeom prst="rect">
                      <a:avLst/>
                    </a:prstGeom>
                    <a:noFill/>
                  </pic:spPr>
                </pic:pic>
              </a:graphicData>
            </a:graphic>
          </wp:inline>
        </w:drawing>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lang w:val="en-US"/>
        </w:rPr>
        <w:drawing>
          <wp:inline distT="0" distB="0" distL="0" distR="0">
            <wp:extent cx="889000" cy="817245"/>
            <wp:effectExtent l="0" t="0" r="1016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29597" cy="855137"/>
                    </a:xfrm>
                    <a:prstGeom prst="rect">
                      <a:avLst/>
                    </a:prstGeom>
                    <a:noFill/>
                  </pic:spPr>
                </pic:pic>
              </a:graphicData>
            </a:graphic>
          </wp:inline>
        </w:drawing>
      </w:r>
      <w:r>
        <w:rPr>
          <w:rFonts w:ascii="Times New Roman" w:hAnsi="Times New Roman" w:cs="Times New Roman"/>
          <w:b/>
          <w:sz w:val="28"/>
          <w:szCs w:val="28"/>
        </w:rPr>
        <w:tab/>
      </w:r>
    </w:p>
    <w:p w14:paraId="0450946E">
      <w:pPr>
        <w:rPr>
          <w:rFonts w:ascii="Times New Roman" w:hAnsi="Times New Roman" w:cs="Times New Roman"/>
          <w:b/>
          <w:i/>
          <w:sz w:val="28"/>
          <w:szCs w:val="28"/>
        </w:rPr>
      </w:pPr>
    </w:p>
    <w:p w14:paraId="225AE833">
      <w:pPr>
        <w:jc w:val="center"/>
        <w:rPr>
          <w:rFonts w:ascii="Times New Roman" w:hAnsi="Times New Roman" w:cs="Times New Roman"/>
          <w:b/>
          <w:i/>
          <w:sz w:val="24"/>
          <w:szCs w:val="28"/>
        </w:rPr>
      </w:pPr>
      <w:r>
        <w:rPr>
          <w:rFonts w:ascii="Times New Roman" w:hAnsi="Times New Roman" w:cs="Times New Roman"/>
          <w:b/>
          <w:i/>
          <w:sz w:val="24"/>
          <w:szCs w:val="28"/>
        </w:rPr>
        <w:t>Rayat Shikshan Sanstha's</w:t>
      </w:r>
    </w:p>
    <w:p w14:paraId="148AB4C3">
      <w:pPr>
        <w:spacing w:after="0"/>
        <w:jc w:val="center"/>
        <w:rPr>
          <w:rFonts w:ascii="Times New Roman" w:hAnsi="Times New Roman" w:cs="Times New Roman"/>
          <w:b/>
          <w:color w:val="0070C0"/>
          <w:sz w:val="24"/>
          <w:szCs w:val="28"/>
        </w:rPr>
      </w:pPr>
      <w:r>
        <w:rPr>
          <w:rFonts w:ascii="Times New Roman" w:hAnsi="Times New Roman" w:cs="Times New Roman"/>
          <w:b/>
          <w:color w:val="0070C0"/>
          <w:sz w:val="24"/>
          <w:szCs w:val="28"/>
        </w:rPr>
        <w:t>S. M. JOSHI COLLEGE, PUNE</w:t>
      </w:r>
    </w:p>
    <w:p w14:paraId="28455437">
      <w:pPr>
        <w:spacing w:after="0"/>
        <w:jc w:val="center"/>
        <w:rPr>
          <w:rFonts w:ascii="Times New Roman" w:hAnsi="Times New Roman" w:cs="Times New Roman"/>
          <w:b/>
          <w:color w:val="0070C0"/>
          <w:sz w:val="24"/>
          <w:szCs w:val="28"/>
        </w:rPr>
      </w:pPr>
      <w:r>
        <w:rPr>
          <w:rFonts w:ascii="Times New Roman" w:hAnsi="Times New Roman" w:cs="Times New Roman"/>
          <w:b/>
          <w:color w:val="0070C0"/>
          <w:sz w:val="24"/>
          <w:szCs w:val="28"/>
        </w:rPr>
        <w:t>HADAPSAR, PUNE 411028</w:t>
      </w:r>
    </w:p>
    <w:p w14:paraId="06BC7E60">
      <w:pPr>
        <w:jc w:val="center"/>
        <w:rPr>
          <w:rFonts w:ascii="Times New Roman" w:hAnsi="Times New Roman" w:cs="Times New Roman"/>
          <w:b/>
          <w:sz w:val="24"/>
          <w:szCs w:val="28"/>
        </w:rPr>
      </w:pPr>
      <w:r>
        <w:rPr>
          <w:rFonts w:ascii="Times New Roman" w:hAnsi="Times New Roman" w:cs="Times New Roman"/>
          <w:b/>
          <w:sz w:val="24"/>
          <w:szCs w:val="28"/>
        </w:rPr>
        <w:t>DEPARTMENT OF COMPUTER SCIENCE AND APPLICATION</w:t>
      </w:r>
    </w:p>
    <w:p w14:paraId="0848EBCA">
      <w:pPr>
        <w:jc w:val="center"/>
        <w:rPr>
          <w:rFonts w:ascii="Times New Roman" w:hAnsi="Times New Roman" w:cs="Times New Roman"/>
          <w:b/>
          <w:sz w:val="24"/>
          <w:szCs w:val="28"/>
        </w:rPr>
      </w:pPr>
      <w:r>
        <w:rPr>
          <w:rFonts w:ascii="Times New Roman" w:hAnsi="Times New Roman" w:cs="Times New Roman"/>
          <w:b/>
          <w:sz w:val="24"/>
          <w:szCs w:val="28"/>
        </w:rPr>
        <w:t>2025-26</w:t>
      </w:r>
    </w:p>
    <w:p w14:paraId="708A5FB9">
      <w:pPr>
        <w:jc w:val="center"/>
        <w:rPr>
          <w:rFonts w:ascii="Times New Roman" w:hAnsi="Times New Roman" w:cs="Times New Roman"/>
          <w:sz w:val="24"/>
          <w:szCs w:val="28"/>
        </w:rPr>
      </w:pPr>
      <w:r>
        <w:rPr>
          <w:rFonts w:ascii="Times New Roman" w:hAnsi="Times New Roman" w:cs="Times New Roman"/>
          <w:b/>
          <w:color w:val="FF0000"/>
          <w:sz w:val="28"/>
          <w:szCs w:val="28"/>
        </w:rPr>
        <w:t>CERTIFICATE</w:t>
      </w:r>
    </w:p>
    <w:p w14:paraId="07873705">
      <w:pPr>
        <w:jc w:val="center"/>
        <w:rPr>
          <w:rFonts w:ascii="Times New Roman" w:hAnsi="Times New Roman" w:cs="Times New Roman"/>
          <w:sz w:val="24"/>
          <w:szCs w:val="28"/>
        </w:rPr>
      </w:pPr>
      <w:r>
        <w:rPr>
          <w:rFonts w:ascii="Times New Roman" w:hAnsi="Times New Roman" w:cs="Times New Roman"/>
          <w:sz w:val="24"/>
          <w:szCs w:val="28"/>
        </w:rPr>
        <w:t>This is to certify that the project report entitled</w:t>
      </w:r>
    </w:p>
    <w:p w14:paraId="69566333">
      <w:pPr>
        <w:spacing w:beforeAutospacing="1" w:line="256" w:lineRule="auto"/>
        <w:jc w:val="center"/>
        <w:rPr>
          <w:rFonts w:ascii="Times New Roman" w:hAnsi="Times New Roman" w:eastAsia="Calibri" w:cs="Times New Roman"/>
          <w:sz w:val="28"/>
          <w:szCs w:val="28"/>
        </w:rPr>
      </w:pPr>
      <w:r>
        <w:rPr>
          <w:rFonts w:ascii="Times New Roman" w:hAnsi="Times New Roman" w:eastAsia="Calibri" w:cs="Times New Roman"/>
          <w:sz w:val="28"/>
          <w:szCs w:val="28"/>
          <w:lang w:val="en-US" w:eastAsia="zh-CN" w:bidi="ar"/>
        </w:rPr>
        <w:t xml:space="preserve">Meetup Platform </w:t>
      </w:r>
    </w:p>
    <w:p w14:paraId="3228980F">
      <w:pPr>
        <w:jc w:val="center"/>
        <w:rPr>
          <w:rFonts w:ascii="Times New Roman" w:hAnsi="Times New Roman" w:cs="Times New Roman"/>
          <w:b/>
          <w:sz w:val="24"/>
          <w:szCs w:val="28"/>
        </w:rPr>
      </w:pPr>
      <w:r>
        <w:rPr>
          <w:rFonts w:ascii="Times New Roman" w:hAnsi="Times New Roman" w:cs="Times New Roman"/>
          <w:b/>
          <w:sz w:val="24"/>
          <w:szCs w:val="28"/>
        </w:rPr>
        <w:t xml:space="preserve">-----Submitted by </w:t>
      </w:r>
    </w:p>
    <w:p w14:paraId="5A5E4CF1">
      <w:pPr>
        <w:jc w:val="center"/>
        <w:rPr>
          <w:rFonts w:ascii="Times New Roman" w:hAnsi="Times New Roman" w:cs="Times New Roman"/>
          <w:sz w:val="24"/>
          <w:szCs w:val="28"/>
        </w:rPr>
      </w:pPr>
      <w:r>
        <w:rPr>
          <w:rFonts w:ascii="Times New Roman" w:hAnsi="Times New Roman" w:cs="Times New Roman"/>
          <w:sz w:val="28"/>
          <w:szCs w:val="28"/>
        </w:rPr>
        <w:t>Vijay Sunil Gholve  5829</w:t>
      </w:r>
    </w:p>
    <w:p w14:paraId="6EBA9D0E">
      <w:pPr>
        <w:jc w:val="both"/>
        <w:rPr>
          <w:rFonts w:ascii="Times New Roman" w:hAnsi="Times New Roman" w:cs="Times New Roman"/>
          <w:b/>
          <w:sz w:val="24"/>
          <w:szCs w:val="28"/>
        </w:rPr>
      </w:pPr>
      <w:r>
        <w:rPr>
          <w:rFonts w:ascii="Times New Roman" w:hAnsi="Times New Roman" w:cs="Times New Roman"/>
          <w:sz w:val="24"/>
          <w:szCs w:val="28"/>
        </w:rPr>
        <w:t xml:space="preserve">is a bonafide work carried out by them under the supervision of </w:t>
      </w:r>
      <w:r>
        <w:rPr>
          <w:rFonts w:ascii="Times New Roman" w:hAnsi="Times New Roman" w:cs="Times New Roman"/>
          <w:b/>
          <w:sz w:val="24"/>
          <w:szCs w:val="28"/>
        </w:rPr>
        <w:t>Prof. Watpade A.S.</w:t>
      </w:r>
      <w:r>
        <w:rPr>
          <w:rFonts w:ascii="Times New Roman" w:hAnsi="Times New Roman" w:cs="Times New Roman"/>
          <w:sz w:val="24"/>
          <w:szCs w:val="28"/>
        </w:rPr>
        <w:t xml:space="preserve"> and it is approved for the partial fulfillment of the requirement of Savitribai Phule Pune University for the award of the Degree of </w:t>
      </w:r>
      <w:r>
        <w:rPr>
          <w:rFonts w:ascii="Times New Roman" w:hAnsi="Times New Roman" w:cs="Times New Roman"/>
          <w:b/>
          <w:sz w:val="24"/>
          <w:szCs w:val="28"/>
        </w:rPr>
        <w:t>Bachelor of Business Administration in (Computer Application)</w:t>
      </w:r>
    </w:p>
    <w:p w14:paraId="08280452">
      <w:pPr>
        <w:jc w:val="both"/>
        <w:rPr>
          <w:rFonts w:ascii="Times New Roman" w:hAnsi="Times New Roman" w:cs="Times New Roman"/>
          <w:sz w:val="24"/>
          <w:szCs w:val="28"/>
        </w:rPr>
      </w:pPr>
      <w:r>
        <w:rPr>
          <w:rFonts w:ascii="Times New Roman" w:hAnsi="Times New Roman" w:cs="Times New Roman"/>
          <w:sz w:val="24"/>
          <w:szCs w:val="28"/>
        </w:rPr>
        <w:t xml:space="preserve">This project report has not been earlier submitted to any other Institute or University for the award of any degree or diploma. </w:t>
      </w:r>
    </w:p>
    <w:p w14:paraId="023A765D">
      <w:pPr>
        <w:rPr>
          <w:rFonts w:ascii="Times New Roman" w:hAnsi="Times New Roman" w:cs="Times New Roman"/>
          <w:sz w:val="24"/>
          <w:szCs w:val="28"/>
        </w:rPr>
      </w:pPr>
    </w:p>
    <w:p w14:paraId="17DB8695">
      <w:pPr>
        <w:rPr>
          <w:rFonts w:ascii="Times New Roman" w:hAnsi="Times New Roman" w:cs="Times New Roman"/>
          <w:b/>
          <w:sz w:val="24"/>
          <w:szCs w:val="24"/>
        </w:rPr>
      </w:pPr>
      <w:r>
        <w:rPr>
          <w:rFonts w:ascii="Times New Roman" w:hAnsi="Times New Roman" w:cs="Times New Roman"/>
          <w:b/>
          <w:sz w:val="24"/>
          <w:szCs w:val="24"/>
        </w:rPr>
        <w:t>Prof. Watpade A.S.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 xml:space="preserve">                                            Hon. Sangeeta Yadav</w:t>
      </w:r>
    </w:p>
    <w:p w14:paraId="5BC6CFD5">
      <w:pPr>
        <w:jc w:val="both"/>
        <w:rPr>
          <w:rFonts w:ascii="Times New Roman" w:hAnsi="Times New Roman" w:cs="Times New Roman"/>
          <w:sz w:val="24"/>
          <w:szCs w:val="28"/>
        </w:rPr>
      </w:pPr>
      <w:r>
        <w:rPr>
          <w:rFonts w:ascii="Times New Roman" w:hAnsi="Times New Roman" w:cs="Times New Roman"/>
          <w:sz w:val="24"/>
          <w:szCs w:val="28"/>
        </w:rPr>
        <w:t>Project Guide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 xml:space="preserve">                                                 Head of Department</w:t>
      </w:r>
    </w:p>
    <w:p w14:paraId="751FF6B7">
      <w:pPr>
        <w:rPr>
          <w:rFonts w:ascii="Times New Roman" w:hAnsi="Times New Roman" w:cs="Times New Roman"/>
          <w:sz w:val="24"/>
          <w:szCs w:val="28"/>
        </w:rPr>
      </w:pPr>
      <w:r>
        <w:rPr>
          <w:rFonts w:ascii="Times New Roman" w:hAnsi="Times New Roman" w:cs="Times New Roman"/>
          <w:sz w:val="24"/>
          <w:szCs w:val="28"/>
        </w:rPr>
        <w:t>Department of Computer Application</w:t>
      </w:r>
      <w:r>
        <w:rPr>
          <w:rFonts w:ascii="Times New Roman" w:hAnsi="Times New Roman" w:cs="Times New Roman"/>
          <w:sz w:val="24"/>
          <w:szCs w:val="28"/>
        </w:rPr>
        <w:tab/>
      </w:r>
      <w:r>
        <w:rPr>
          <w:rFonts w:ascii="Times New Roman" w:hAnsi="Times New Roman" w:cs="Times New Roman"/>
          <w:sz w:val="24"/>
          <w:szCs w:val="28"/>
        </w:rPr>
        <w:t xml:space="preserve">                                              </w:t>
      </w:r>
    </w:p>
    <w:p w14:paraId="6648D09A">
      <w:pPr>
        <w:jc w:val="distribute"/>
        <w:rPr>
          <w:rFonts w:ascii="Times New Roman" w:hAnsi="Times New Roman" w:cs="Times New Roman"/>
          <w:sz w:val="24"/>
          <w:szCs w:val="28"/>
        </w:rPr>
      </w:pPr>
    </w:p>
    <w:p w14:paraId="1277832F">
      <w:pPr>
        <w:jc w:val="right"/>
        <w:rPr>
          <w:rFonts w:ascii="Times New Roman" w:hAnsi="Times New Roman" w:cs="Times New Roman"/>
          <w:b/>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 xml:space="preserve">      </w:t>
      </w:r>
      <w:r>
        <w:rPr>
          <w:rFonts w:ascii="Times New Roman" w:hAnsi="Times New Roman" w:cs="Times New Roman"/>
          <w:b/>
          <w:sz w:val="24"/>
          <w:szCs w:val="28"/>
        </w:rPr>
        <w:t>Dr. S. T. Salunkhe</w:t>
      </w:r>
    </w:p>
    <w:p w14:paraId="0DF05062">
      <w:pPr>
        <w:jc w:val="both"/>
        <w:rPr>
          <w:rFonts w:ascii="Times New Roman" w:hAnsi="Times New Roman" w:cs="Times New Roman"/>
          <w:b/>
          <w:sz w:val="24"/>
          <w:szCs w:val="28"/>
        </w:rPr>
      </w:pPr>
      <w:r>
        <w:rPr>
          <w:rFonts w:ascii="Times New Roman" w:hAnsi="Times New Roman" w:cs="Times New Roman"/>
          <w:b/>
          <w:sz w:val="24"/>
          <w:szCs w:val="28"/>
        </w:rPr>
        <w:t>External Examiner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 xml:space="preserve">            </w:t>
      </w:r>
      <w:r>
        <w:rPr>
          <w:rFonts w:ascii="Times New Roman" w:hAnsi="Times New Roman" w:cs="Times New Roman"/>
          <w:b/>
          <w:sz w:val="24"/>
          <w:szCs w:val="28"/>
        </w:rPr>
        <w:t>Principal</w:t>
      </w:r>
    </w:p>
    <w:p w14:paraId="57487CD1">
      <w:pPr>
        <w:jc w:val="right"/>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 xml:space="preserve">         S. M. Joshi College Hadapsar, Pune</w:t>
      </w:r>
    </w:p>
    <w:p w14:paraId="12E94721">
      <w:pPr>
        <w:spacing w:after="0" w:line="276" w:lineRule="auto"/>
        <w:rPr>
          <w:rFonts w:ascii="Times New Roman" w:hAnsi="Times New Roman" w:cs="Times New Roman"/>
          <w:b/>
          <w:sz w:val="24"/>
          <w:szCs w:val="28"/>
        </w:rPr>
      </w:pPr>
      <w:r>
        <w:rPr>
          <w:rFonts w:ascii="Times New Roman" w:hAnsi="Times New Roman" w:cs="Times New Roman"/>
          <w:b/>
          <w:sz w:val="24"/>
          <w:szCs w:val="28"/>
        </w:rPr>
        <w:t xml:space="preserve">Place: </w:t>
      </w:r>
    </w:p>
    <w:p w14:paraId="1A5A715E">
      <w:pPr>
        <w:spacing w:after="0" w:line="276" w:lineRule="auto"/>
        <w:rPr>
          <w:rFonts w:ascii="Times New Roman" w:hAnsi="Times New Roman" w:cs="Times New Roman"/>
          <w:b/>
          <w:sz w:val="24"/>
          <w:szCs w:val="28"/>
        </w:rPr>
      </w:pPr>
      <w:r>
        <w:rPr>
          <w:rFonts w:ascii="Times New Roman" w:hAnsi="Times New Roman" w:cs="Times New Roman"/>
          <w:b/>
          <w:sz w:val="24"/>
          <w:szCs w:val="28"/>
        </w:rPr>
        <w:t>Date:</w:t>
      </w:r>
      <w:r>
        <w:rPr>
          <w:rFonts w:ascii="Times New Roman" w:hAnsi="Times New Roman" w:cs="Times New Roman"/>
          <w:b/>
          <w:sz w:val="24"/>
          <w:szCs w:val="28"/>
        </w:rPr>
        <w:br w:type="textWrapping"/>
      </w:r>
      <w:r>
        <w:rPr>
          <w:rFonts w:ascii="Times New Roman" w:hAnsi="Times New Roman" w:cs="Times New Roman"/>
          <w:b/>
          <w:sz w:val="24"/>
          <w:szCs w:val="28"/>
        </w:rPr>
        <w:br w:type="textWrapping"/>
      </w:r>
      <w:r>
        <w:rPr>
          <w:rFonts w:ascii="Times New Roman" w:hAnsi="Times New Roman" w:cs="Times New Roman"/>
          <w:b/>
          <w:sz w:val="24"/>
          <w:szCs w:val="28"/>
        </w:rPr>
        <w:br w:type="textWrapping"/>
      </w:r>
      <w:r>
        <w:rPr>
          <w:rFonts w:ascii="Times New Roman" w:hAnsi="Times New Roman" w:cs="Times New Roman"/>
          <w:b/>
          <w:sz w:val="24"/>
          <w:szCs w:val="28"/>
        </w:rPr>
        <w:br w:type="textWrapping"/>
      </w:r>
    </w:p>
    <w:p w14:paraId="1ABBD55A">
      <w:pPr>
        <w:spacing w:after="0" w:line="276" w:lineRule="auto"/>
        <w:jc w:val="center"/>
        <w:rPr>
          <w:rFonts w:ascii="Times New Roman" w:hAnsi="Times New Roman" w:cs="Times New Roman"/>
          <w:b/>
          <w:sz w:val="24"/>
          <w:szCs w:val="28"/>
        </w:rPr>
      </w:pPr>
      <w:r>
        <w:rPr>
          <w:rFonts w:ascii="Times New Roman" w:hAnsi="Times New Roman" w:cs="Times New Roman"/>
          <w:b/>
          <w:sz w:val="24"/>
          <w:szCs w:val="28"/>
        </w:rPr>
        <w:t>ACKNOWLEDGEMENT</w:t>
      </w:r>
    </w:p>
    <w:p w14:paraId="32F4ABFF">
      <w:pPr>
        <w:spacing w:after="0" w:line="276" w:lineRule="auto"/>
        <w:rPr>
          <w:rFonts w:ascii="Times New Roman" w:hAnsi="Times New Roman" w:cs="Times New Roman"/>
          <w:sz w:val="24"/>
          <w:szCs w:val="28"/>
        </w:rPr>
      </w:pPr>
    </w:p>
    <w:p w14:paraId="6F77285B">
      <w:pPr>
        <w:spacing w:after="0" w:line="276" w:lineRule="auto"/>
        <w:jc w:val="both"/>
        <w:rPr>
          <w:rFonts w:ascii="Times New Roman" w:hAnsi="Times New Roman" w:cs="Times New Roman"/>
          <w:sz w:val="24"/>
          <w:szCs w:val="28"/>
        </w:rPr>
      </w:pPr>
      <w:r>
        <w:rPr>
          <w:rFonts w:ascii="Times New Roman" w:hAnsi="Times New Roman" w:cs="Times New Roman"/>
          <w:sz w:val="24"/>
          <w:szCs w:val="28"/>
        </w:rPr>
        <w:t xml:space="preserve">We feel great pleasure in expressing our deepest sense of gratitude and sincere thanks to our guide </w:t>
      </w:r>
      <w:r>
        <w:rPr>
          <w:rFonts w:ascii="Times New Roman" w:hAnsi="Times New Roman" w:cs="Times New Roman"/>
          <w:b/>
          <w:sz w:val="24"/>
          <w:szCs w:val="28"/>
        </w:rPr>
        <w:t>Prof. Watpade A.S.</w:t>
      </w:r>
      <w:r>
        <w:rPr>
          <w:rFonts w:ascii="Times New Roman" w:hAnsi="Times New Roman" w:cs="Times New Roman"/>
          <w:sz w:val="24"/>
          <w:szCs w:val="28"/>
        </w:rPr>
        <w:t xml:space="preserve"> for their valuable guidance during the Project work, without which it would have been a difficult task. I have no words to express my sincere thanks for valuable guidance, extreme assistance and cooperation extended to all the Staff Members of our department.</w:t>
      </w:r>
    </w:p>
    <w:p w14:paraId="49541947">
      <w:pPr>
        <w:spacing w:after="0" w:line="276" w:lineRule="auto"/>
        <w:jc w:val="both"/>
        <w:rPr>
          <w:rFonts w:ascii="Times New Roman" w:hAnsi="Times New Roman" w:cs="Times New Roman"/>
          <w:sz w:val="24"/>
          <w:szCs w:val="28"/>
        </w:rPr>
      </w:pPr>
    </w:p>
    <w:p w14:paraId="3A5A9A20">
      <w:pPr>
        <w:spacing w:after="0" w:line="276" w:lineRule="auto"/>
        <w:jc w:val="both"/>
        <w:rPr>
          <w:rFonts w:ascii="Times New Roman" w:hAnsi="Times New Roman" w:cs="Times New Roman"/>
          <w:sz w:val="24"/>
          <w:szCs w:val="28"/>
        </w:rPr>
      </w:pPr>
      <w:r>
        <w:rPr>
          <w:rFonts w:ascii="Times New Roman" w:hAnsi="Times New Roman" w:cs="Times New Roman"/>
          <w:sz w:val="24"/>
          <w:szCs w:val="28"/>
        </w:rPr>
        <w:t xml:space="preserve">This acknowledgement would be incomplete without expressing our special thanks to </w:t>
      </w:r>
      <w:r>
        <w:rPr>
          <w:rFonts w:ascii="Times New Roman" w:hAnsi="Times New Roman" w:cs="Times New Roman"/>
          <w:b/>
          <w:sz w:val="24"/>
          <w:szCs w:val="28"/>
        </w:rPr>
        <w:t>Hon. Sangeeta Yadav,</w:t>
      </w:r>
      <w:r>
        <w:rPr>
          <w:rFonts w:ascii="Times New Roman" w:hAnsi="Times New Roman" w:cs="Times New Roman"/>
          <w:sz w:val="24"/>
          <w:szCs w:val="28"/>
        </w:rPr>
        <w:t xml:space="preserve"> Head of the Computer Application department for her support during the work.</w:t>
      </w:r>
    </w:p>
    <w:p w14:paraId="40D79597">
      <w:pPr>
        <w:spacing w:after="0" w:line="276" w:lineRule="auto"/>
        <w:jc w:val="both"/>
        <w:rPr>
          <w:rFonts w:ascii="Times New Roman" w:hAnsi="Times New Roman" w:cs="Times New Roman"/>
          <w:sz w:val="24"/>
          <w:szCs w:val="28"/>
        </w:rPr>
      </w:pPr>
    </w:p>
    <w:p w14:paraId="2992A523">
      <w:pPr>
        <w:spacing w:after="0" w:line="276" w:lineRule="auto"/>
        <w:jc w:val="both"/>
        <w:rPr>
          <w:rFonts w:ascii="Times New Roman" w:hAnsi="Times New Roman" w:cs="Times New Roman"/>
          <w:sz w:val="24"/>
          <w:szCs w:val="28"/>
        </w:rPr>
      </w:pPr>
      <w:r>
        <w:rPr>
          <w:rFonts w:ascii="Times New Roman" w:hAnsi="Times New Roman" w:cs="Times New Roman"/>
          <w:sz w:val="24"/>
          <w:szCs w:val="28"/>
        </w:rPr>
        <w:t xml:space="preserve">We would also like to extend our heartfelt gratitude to our Principal, </w:t>
      </w:r>
      <w:r>
        <w:rPr>
          <w:rFonts w:ascii="Times New Roman" w:hAnsi="Times New Roman" w:cs="Times New Roman"/>
          <w:b/>
          <w:sz w:val="24"/>
          <w:szCs w:val="28"/>
        </w:rPr>
        <w:t>Dr. S. T. Salunkhe</w:t>
      </w:r>
      <w:r>
        <w:rPr>
          <w:rFonts w:ascii="Times New Roman" w:hAnsi="Times New Roman" w:cs="Times New Roman"/>
          <w:sz w:val="24"/>
          <w:szCs w:val="28"/>
        </w:rPr>
        <w:t xml:space="preserve"> who provided a lot of valuable support, mostly being behind the veils of college bureaucracy.</w:t>
      </w:r>
    </w:p>
    <w:p w14:paraId="79D5FD0A">
      <w:pPr>
        <w:spacing w:after="0" w:line="276" w:lineRule="auto"/>
        <w:jc w:val="both"/>
        <w:rPr>
          <w:rFonts w:ascii="Times New Roman" w:hAnsi="Times New Roman" w:cs="Times New Roman"/>
          <w:sz w:val="24"/>
          <w:szCs w:val="28"/>
        </w:rPr>
      </w:pPr>
    </w:p>
    <w:p w14:paraId="215953DB">
      <w:pPr>
        <w:spacing w:after="0" w:line="276" w:lineRule="auto"/>
        <w:jc w:val="both"/>
        <w:rPr>
          <w:rFonts w:ascii="Times New Roman" w:hAnsi="Times New Roman" w:cs="Times New Roman"/>
          <w:sz w:val="24"/>
          <w:szCs w:val="28"/>
        </w:rPr>
      </w:pPr>
      <w:r>
        <w:rPr>
          <w:rFonts w:ascii="Times New Roman" w:hAnsi="Times New Roman" w:cs="Times New Roman"/>
          <w:sz w:val="24"/>
          <w:szCs w:val="28"/>
        </w:rPr>
        <w:t>Last but not the least we would like to thank all the Teaching, Non-teaching staff members of our Department, our Parents and our colleagues those who helped us directly or indirectly for completion of this project successfully.</w:t>
      </w:r>
    </w:p>
    <w:p w14:paraId="7AF2CFB2">
      <w:pPr>
        <w:spacing w:after="0" w:line="276" w:lineRule="auto"/>
        <w:rPr>
          <w:rFonts w:ascii="Times New Roman" w:hAnsi="Times New Roman" w:cs="Times New Roman"/>
          <w:sz w:val="24"/>
          <w:szCs w:val="28"/>
        </w:rPr>
      </w:pPr>
    </w:p>
    <w:p w14:paraId="5016E962">
      <w:pPr>
        <w:spacing w:after="0" w:line="276" w:lineRule="auto"/>
        <w:rPr>
          <w:rFonts w:ascii="Times New Roman" w:hAnsi="Times New Roman" w:cs="Times New Roman"/>
          <w:sz w:val="24"/>
          <w:szCs w:val="28"/>
        </w:rPr>
      </w:pPr>
    </w:p>
    <w:p w14:paraId="1A04290C">
      <w:pPr>
        <w:spacing w:beforeAutospacing="1" w:line="256" w:lineRule="auto"/>
      </w:pPr>
      <w:r>
        <w:rPr>
          <w:rFonts w:ascii="Times New Roman" w:hAnsi="Times New Roman" w:eastAsia="Calibri" w:cs="Times New Roman"/>
          <w:sz w:val="28"/>
          <w:szCs w:val="28"/>
          <w:lang w:val="en-US" w:eastAsia="zh-CN" w:bidi="ar"/>
        </w:rPr>
        <w:t xml:space="preserve">Vijay Sunil Gholve </w:t>
      </w:r>
      <w:r>
        <w:rPr>
          <w:rFonts w:ascii="Times New Roman" w:hAnsi="Times New Roman" w:eastAsia="Calibri" w:cs="Times New Roman"/>
          <w:sz w:val="28"/>
          <w:szCs w:val="28"/>
          <w:lang w:eastAsia="zh-CN" w:bidi="ar"/>
        </w:rPr>
        <w:t xml:space="preserve"> </w:t>
      </w:r>
      <w:r>
        <w:rPr>
          <w:rFonts w:ascii="Times New Roman" w:hAnsi="Times New Roman" w:eastAsia="Calibri" w:cs="Times New Roman"/>
          <w:sz w:val="28"/>
          <w:szCs w:val="28"/>
          <w:lang w:val="en-US" w:eastAsia="zh-CN" w:bidi="ar"/>
        </w:rPr>
        <w:t>5829</w:t>
      </w:r>
      <w:r>
        <w:rPr>
          <w:rFonts w:ascii="Times New Roman" w:hAnsi="Times New Roman" w:eastAsia="Calibri" w:cs="Times New Roman"/>
          <w:sz w:val="28"/>
          <w:szCs w:val="28"/>
          <w:lang w:val="en-US" w:eastAsia="zh-CN" w:bidi="ar"/>
        </w:rPr>
        <w:br w:type="textWrapping"/>
      </w:r>
      <w:r>
        <w:rPr>
          <w:rFonts w:ascii="Times New Roman" w:hAnsi="Times New Roman" w:eastAsia="Calibri" w:cs="Times New Roman"/>
          <w:sz w:val="28"/>
          <w:szCs w:val="28"/>
          <w:lang w:val="en-US" w:eastAsia="zh-CN" w:bidi="ar"/>
        </w:rPr>
        <w:br w:type="textWrapping"/>
      </w:r>
      <w:r>
        <w:rPr>
          <w:rFonts w:ascii="Times New Roman" w:hAnsi="Times New Roman" w:eastAsia="Calibri" w:cs="Times New Roman"/>
          <w:sz w:val="28"/>
          <w:szCs w:val="28"/>
          <w:lang w:val="en-US" w:eastAsia="zh-CN" w:bidi="ar"/>
        </w:rPr>
        <w:br w:type="textWrapping"/>
      </w:r>
      <w:r>
        <w:rPr>
          <w:rFonts w:ascii="Times New Roman" w:hAnsi="Times New Roman" w:eastAsia="Calibri" w:cs="Times New Roman"/>
          <w:sz w:val="28"/>
          <w:szCs w:val="28"/>
          <w:lang w:val="en-US" w:eastAsia="zh-CN" w:bidi="ar"/>
        </w:rPr>
        <w:br w:type="textWrapping"/>
      </w:r>
    </w:p>
    <w:p w14:paraId="2CA78009">
      <w:pPr>
        <w:spacing w:after="0" w:line="276" w:lineRule="auto"/>
        <w:rPr>
          <w:rFonts w:ascii="Times New Roman" w:hAnsi="Times New Roman" w:cs="Times New Roman"/>
          <w:sz w:val="24"/>
          <w:szCs w:val="28"/>
        </w:rPr>
      </w:pPr>
    </w:p>
    <w:p w14:paraId="30E7A878">
      <w:pPr>
        <w:rPr>
          <w:rFonts w:ascii="Times New Roman" w:hAnsi="Times New Roman" w:cs="Times New Roman"/>
          <w:b/>
          <w:sz w:val="24"/>
          <w:szCs w:val="28"/>
        </w:rPr>
      </w:pPr>
    </w:p>
    <w:p w14:paraId="4236DD35">
      <w:pPr>
        <w:jc w:val="center"/>
        <w:rPr>
          <w:rFonts w:ascii="Times New Roman" w:hAnsi="Times New Roman" w:cs="Times New Roman"/>
          <w:b/>
          <w:sz w:val="24"/>
          <w:szCs w:val="28"/>
        </w:rPr>
      </w:pPr>
    </w:p>
    <w:p w14:paraId="4DD11D62">
      <w:pPr>
        <w:jc w:val="center"/>
        <w:rPr>
          <w:rFonts w:ascii="Times New Roman" w:hAnsi="Times New Roman" w:cs="Times New Roman"/>
          <w:b/>
          <w:sz w:val="24"/>
          <w:szCs w:val="28"/>
        </w:rPr>
      </w:pPr>
    </w:p>
    <w:p w14:paraId="6A611E5A">
      <w:pPr>
        <w:jc w:val="center"/>
        <w:rPr>
          <w:rFonts w:ascii="Times New Roman" w:hAnsi="Times New Roman" w:cs="Times New Roman"/>
          <w:b/>
          <w:sz w:val="24"/>
          <w:szCs w:val="28"/>
        </w:rPr>
      </w:pPr>
    </w:p>
    <w:p w14:paraId="2AD65629">
      <w:pPr>
        <w:jc w:val="center"/>
        <w:rPr>
          <w:rFonts w:ascii="Times New Roman" w:hAnsi="Times New Roman" w:cs="Times New Roman"/>
          <w:b/>
          <w:sz w:val="24"/>
          <w:szCs w:val="28"/>
        </w:rPr>
      </w:pPr>
    </w:p>
    <w:p w14:paraId="7BB43935">
      <w:pPr>
        <w:jc w:val="center"/>
        <w:rPr>
          <w:rFonts w:ascii="Times New Roman" w:hAnsi="Times New Roman" w:cs="Times New Roman"/>
          <w:b/>
          <w:sz w:val="24"/>
          <w:szCs w:val="28"/>
        </w:rPr>
      </w:pPr>
    </w:p>
    <w:p w14:paraId="4C03B00C">
      <w:pPr>
        <w:jc w:val="center"/>
        <w:rPr>
          <w:rFonts w:ascii="Times New Roman" w:hAnsi="Times New Roman" w:cs="Times New Roman"/>
          <w:b/>
          <w:sz w:val="24"/>
          <w:szCs w:val="28"/>
        </w:rPr>
      </w:pPr>
    </w:p>
    <w:p w14:paraId="448597B2">
      <w:pPr>
        <w:jc w:val="center"/>
        <w:rPr>
          <w:rFonts w:ascii="Times New Roman" w:hAnsi="Times New Roman" w:cs="Times New Roman"/>
          <w:b/>
          <w:sz w:val="24"/>
          <w:szCs w:val="28"/>
        </w:rPr>
      </w:pPr>
    </w:p>
    <w:p w14:paraId="5419719D">
      <w:pPr>
        <w:jc w:val="center"/>
        <w:rPr>
          <w:rFonts w:ascii="Times New Roman" w:hAnsi="Times New Roman" w:cs="Times New Roman"/>
          <w:b/>
          <w:sz w:val="24"/>
          <w:szCs w:val="28"/>
        </w:rPr>
      </w:pPr>
    </w:p>
    <w:p w14:paraId="1B424613">
      <w:pPr>
        <w:pStyle w:val="13"/>
      </w:pPr>
      <w:r>
        <w:rPr>
          <w:rFonts w:ascii="Times New Roman" w:hAnsi="Times New Roman" w:cs="Times New Roman"/>
          <w:b/>
          <w:bCs/>
          <w:sz w:val="32"/>
          <w:szCs w:val="32"/>
          <w:lang w:val="en-US"/>
        </w:rPr>
        <w:br w:type="textWrapping"/>
      </w:r>
      <w:r>
        <w:rPr>
          <w:rFonts w:ascii="Times New Roman" w:hAnsi="Times New Roman" w:cs="Times New Roman"/>
          <w:b/>
          <w:bCs/>
          <w:sz w:val="32"/>
          <w:szCs w:val="32"/>
          <w:lang w:val="en-US"/>
        </w:rPr>
        <w:br w:type="textWrapping"/>
      </w:r>
    </w:p>
    <w:tbl>
      <w:tblPr>
        <w:tblStyle w:val="12"/>
        <w:tblW w:w="0" w:type="auto"/>
        <w:tblInd w:w="10" w:type="dxa"/>
        <w:tblLayout w:type="fixed"/>
        <w:tblCellMar>
          <w:top w:w="0" w:type="dxa"/>
          <w:left w:w="0" w:type="dxa"/>
          <w:bottom w:w="0" w:type="dxa"/>
          <w:right w:w="0" w:type="dxa"/>
        </w:tblCellMar>
      </w:tblPr>
      <w:tblGrid>
        <w:gridCol w:w="1380"/>
        <w:gridCol w:w="7240"/>
        <w:gridCol w:w="1080"/>
      </w:tblGrid>
      <w:tr w14:paraId="4EA43548">
        <w:tblPrEx>
          <w:tblCellMar>
            <w:top w:w="0" w:type="dxa"/>
            <w:left w:w="0" w:type="dxa"/>
            <w:bottom w:w="0" w:type="dxa"/>
            <w:right w:w="0" w:type="dxa"/>
          </w:tblCellMar>
        </w:tblPrEx>
        <w:trPr>
          <w:trHeight w:val="345" w:hRule="atLeast"/>
        </w:trPr>
        <w:tc>
          <w:tcPr>
            <w:tcW w:w="1380" w:type="dxa"/>
            <w:tcBorders>
              <w:top w:val="single" w:color="auto" w:sz="8" w:space="0"/>
              <w:left w:val="single" w:color="auto" w:sz="8" w:space="0"/>
              <w:right w:val="single" w:color="auto" w:sz="8" w:space="0"/>
            </w:tcBorders>
            <w:vAlign w:val="bottom"/>
          </w:tcPr>
          <w:p w14:paraId="5886FF79">
            <w:pPr>
              <w:spacing w:line="0" w:lineRule="atLeast"/>
              <w:ind w:left="100"/>
              <w:rPr>
                <w:b/>
                <w:sz w:val="24"/>
              </w:rPr>
            </w:pPr>
            <w:r>
              <w:rPr>
                <w:b/>
                <w:sz w:val="24"/>
              </w:rPr>
              <w:t>Chapter no</w:t>
            </w:r>
          </w:p>
        </w:tc>
        <w:tc>
          <w:tcPr>
            <w:tcW w:w="7240" w:type="dxa"/>
            <w:tcBorders>
              <w:top w:val="single" w:color="auto" w:sz="8" w:space="0"/>
              <w:right w:val="single" w:color="auto" w:sz="8" w:space="0"/>
            </w:tcBorders>
            <w:vAlign w:val="bottom"/>
          </w:tcPr>
          <w:p w14:paraId="4E03A41E">
            <w:pPr>
              <w:spacing w:line="0" w:lineRule="atLeast"/>
              <w:ind w:left="3140"/>
              <w:rPr>
                <w:b/>
                <w:sz w:val="24"/>
              </w:rPr>
            </w:pPr>
            <w:r>
              <w:rPr>
                <w:b/>
                <w:sz w:val="24"/>
              </w:rPr>
              <w:t>Contents</w:t>
            </w:r>
          </w:p>
        </w:tc>
        <w:tc>
          <w:tcPr>
            <w:tcW w:w="1080" w:type="dxa"/>
            <w:tcBorders>
              <w:top w:val="single" w:color="auto" w:sz="8" w:space="0"/>
              <w:right w:val="single" w:color="auto" w:sz="8" w:space="0"/>
            </w:tcBorders>
            <w:vAlign w:val="bottom"/>
          </w:tcPr>
          <w:p w14:paraId="7CBBE098">
            <w:pPr>
              <w:spacing w:line="0" w:lineRule="atLeast"/>
              <w:ind w:left="100"/>
              <w:rPr>
                <w:b/>
                <w:sz w:val="24"/>
              </w:rPr>
            </w:pPr>
            <w:r>
              <w:rPr>
                <w:b/>
                <w:sz w:val="24"/>
              </w:rPr>
              <w:t>Page no</w:t>
            </w:r>
          </w:p>
        </w:tc>
      </w:tr>
      <w:tr w14:paraId="6DF09535">
        <w:tblPrEx>
          <w:tblCellMar>
            <w:top w:w="0" w:type="dxa"/>
            <w:left w:w="0" w:type="dxa"/>
            <w:bottom w:w="0" w:type="dxa"/>
            <w:right w:w="0" w:type="dxa"/>
          </w:tblCellMar>
        </w:tblPrEx>
        <w:trPr>
          <w:trHeight w:val="72" w:hRule="atLeast"/>
        </w:trPr>
        <w:tc>
          <w:tcPr>
            <w:tcW w:w="1380" w:type="dxa"/>
            <w:tcBorders>
              <w:left w:val="single" w:color="auto" w:sz="8" w:space="0"/>
              <w:bottom w:val="single" w:color="auto" w:sz="8" w:space="0"/>
              <w:right w:val="single" w:color="auto" w:sz="8" w:space="0"/>
            </w:tcBorders>
            <w:vAlign w:val="bottom"/>
          </w:tcPr>
          <w:p w14:paraId="0C9CF3FC">
            <w:pPr>
              <w:spacing w:line="0" w:lineRule="atLeast"/>
              <w:rPr>
                <w:sz w:val="6"/>
              </w:rPr>
            </w:pPr>
          </w:p>
        </w:tc>
        <w:tc>
          <w:tcPr>
            <w:tcW w:w="7240" w:type="dxa"/>
            <w:tcBorders>
              <w:bottom w:val="single" w:color="auto" w:sz="8" w:space="0"/>
              <w:right w:val="single" w:color="auto" w:sz="8" w:space="0"/>
            </w:tcBorders>
            <w:vAlign w:val="bottom"/>
          </w:tcPr>
          <w:p w14:paraId="7C48C271">
            <w:pPr>
              <w:spacing w:line="0" w:lineRule="atLeast"/>
              <w:rPr>
                <w:sz w:val="6"/>
              </w:rPr>
            </w:pPr>
          </w:p>
        </w:tc>
        <w:tc>
          <w:tcPr>
            <w:tcW w:w="1080" w:type="dxa"/>
            <w:tcBorders>
              <w:bottom w:val="single" w:color="auto" w:sz="8" w:space="0"/>
              <w:right w:val="single" w:color="auto" w:sz="8" w:space="0"/>
            </w:tcBorders>
            <w:vAlign w:val="bottom"/>
          </w:tcPr>
          <w:p w14:paraId="0E58563A">
            <w:pPr>
              <w:spacing w:line="0" w:lineRule="atLeast"/>
              <w:rPr>
                <w:sz w:val="6"/>
              </w:rPr>
            </w:pPr>
          </w:p>
        </w:tc>
      </w:tr>
      <w:tr w14:paraId="4ED99750">
        <w:tblPrEx>
          <w:tblCellMar>
            <w:top w:w="0" w:type="dxa"/>
            <w:left w:w="0" w:type="dxa"/>
            <w:bottom w:w="0" w:type="dxa"/>
            <w:right w:w="0" w:type="dxa"/>
          </w:tblCellMar>
        </w:tblPrEx>
        <w:trPr>
          <w:trHeight w:val="306" w:hRule="atLeast"/>
        </w:trPr>
        <w:tc>
          <w:tcPr>
            <w:tcW w:w="1380" w:type="dxa"/>
            <w:tcBorders>
              <w:left w:val="single" w:color="auto" w:sz="8" w:space="0"/>
              <w:right w:val="single" w:color="auto" w:sz="8" w:space="0"/>
            </w:tcBorders>
            <w:vAlign w:val="bottom"/>
          </w:tcPr>
          <w:p w14:paraId="4198FD8D">
            <w:pPr>
              <w:spacing w:line="0" w:lineRule="atLeast"/>
              <w:ind w:left="620"/>
              <w:rPr>
                <w:b/>
                <w:sz w:val="24"/>
              </w:rPr>
            </w:pPr>
            <w:r>
              <w:rPr>
                <w:b/>
                <w:sz w:val="24"/>
              </w:rPr>
              <w:t>1.</w:t>
            </w:r>
          </w:p>
        </w:tc>
        <w:tc>
          <w:tcPr>
            <w:tcW w:w="7240" w:type="dxa"/>
            <w:tcBorders>
              <w:right w:val="single" w:color="auto" w:sz="8" w:space="0"/>
            </w:tcBorders>
            <w:vAlign w:val="bottom"/>
          </w:tcPr>
          <w:p w14:paraId="2543E842">
            <w:pPr>
              <w:spacing w:line="0" w:lineRule="atLeast"/>
              <w:ind w:left="40"/>
              <w:rPr>
                <w:b/>
                <w:sz w:val="24"/>
              </w:rPr>
            </w:pPr>
            <w:r>
              <w:rPr>
                <w:b/>
                <w:sz w:val="24"/>
              </w:rPr>
              <w:t>Abstract</w:t>
            </w:r>
          </w:p>
        </w:tc>
        <w:tc>
          <w:tcPr>
            <w:tcW w:w="1080" w:type="dxa"/>
            <w:tcBorders>
              <w:right w:val="single" w:color="auto" w:sz="8" w:space="0"/>
            </w:tcBorders>
            <w:vAlign w:val="bottom"/>
          </w:tcPr>
          <w:p w14:paraId="3932043E">
            <w:pPr>
              <w:spacing w:line="0" w:lineRule="atLeast"/>
              <w:jc w:val="center"/>
              <w:rPr>
                <w:w w:val="99"/>
                <w:sz w:val="24"/>
              </w:rPr>
            </w:pPr>
            <w:r>
              <w:rPr>
                <w:w w:val="99"/>
                <w:sz w:val="24"/>
              </w:rPr>
              <w:t>1</w:t>
            </w:r>
          </w:p>
        </w:tc>
      </w:tr>
      <w:tr w14:paraId="219B5676">
        <w:tblPrEx>
          <w:tblCellMar>
            <w:top w:w="0" w:type="dxa"/>
            <w:left w:w="0" w:type="dxa"/>
            <w:bottom w:w="0" w:type="dxa"/>
            <w:right w:w="0" w:type="dxa"/>
          </w:tblCellMar>
        </w:tblPrEx>
        <w:trPr>
          <w:trHeight w:val="296" w:hRule="atLeast"/>
        </w:trPr>
        <w:tc>
          <w:tcPr>
            <w:tcW w:w="1380" w:type="dxa"/>
            <w:tcBorders>
              <w:left w:val="single" w:color="auto" w:sz="8" w:space="0"/>
              <w:bottom w:val="single" w:color="auto" w:sz="8" w:space="0"/>
              <w:right w:val="single" w:color="auto" w:sz="8" w:space="0"/>
            </w:tcBorders>
            <w:vAlign w:val="bottom"/>
          </w:tcPr>
          <w:p w14:paraId="0C8EBB45">
            <w:pPr>
              <w:spacing w:line="0" w:lineRule="atLeast"/>
              <w:rPr>
                <w:sz w:val="24"/>
              </w:rPr>
            </w:pPr>
          </w:p>
        </w:tc>
        <w:tc>
          <w:tcPr>
            <w:tcW w:w="7240" w:type="dxa"/>
            <w:tcBorders>
              <w:bottom w:val="single" w:color="auto" w:sz="8" w:space="0"/>
              <w:right w:val="single" w:color="auto" w:sz="8" w:space="0"/>
            </w:tcBorders>
            <w:vAlign w:val="bottom"/>
          </w:tcPr>
          <w:p w14:paraId="5AB30C6C">
            <w:pPr>
              <w:spacing w:line="0" w:lineRule="atLeast"/>
              <w:rPr>
                <w:sz w:val="24"/>
              </w:rPr>
            </w:pPr>
          </w:p>
        </w:tc>
        <w:tc>
          <w:tcPr>
            <w:tcW w:w="1080" w:type="dxa"/>
            <w:tcBorders>
              <w:bottom w:val="single" w:color="auto" w:sz="8" w:space="0"/>
              <w:right w:val="single" w:color="auto" w:sz="8" w:space="0"/>
            </w:tcBorders>
            <w:vAlign w:val="bottom"/>
          </w:tcPr>
          <w:p w14:paraId="21F07A94">
            <w:pPr>
              <w:spacing w:line="0" w:lineRule="atLeast"/>
              <w:rPr>
                <w:sz w:val="24"/>
              </w:rPr>
            </w:pPr>
          </w:p>
        </w:tc>
      </w:tr>
      <w:tr w14:paraId="03B27DBF">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5F50A669">
            <w:pPr>
              <w:spacing w:line="0" w:lineRule="atLeast"/>
              <w:rPr>
                <w:b/>
                <w:bCs/>
                <w:sz w:val="24"/>
              </w:rPr>
            </w:pPr>
            <w:r>
              <w:rPr>
                <w:b/>
                <w:bCs/>
                <w:sz w:val="24"/>
              </w:rPr>
              <w:t xml:space="preserve">         2.</w:t>
            </w:r>
          </w:p>
        </w:tc>
        <w:tc>
          <w:tcPr>
            <w:tcW w:w="7240" w:type="dxa"/>
            <w:tcBorders>
              <w:right w:val="single" w:color="auto" w:sz="8" w:space="0"/>
            </w:tcBorders>
            <w:vAlign w:val="bottom"/>
          </w:tcPr>
          <w:p w14:paraId="340CF72B">
            <w:pPr>
              <w:spacing w:line="0" w:lineRule="atLeast"/>
              <w:ind w:left="40"/>
              <w:rPr>
                <w:b/>
                <w:bCs/>
                <w:sz w:val="28"/>
                <w:szCs w:val="28"/>
              </w:rPr>
            </w:pPr>
            <w:r>
              <w:rPr>
                <w:b/>
                <w:sz w:val="24"/>
              </w:rPr>
              <w:t>INTRODUCTION</w:t>
            </w:r>
          </w:p>
        </w:tc>
        <w:tc>
          <w:tcPr>
            <w:tcW w:w="1080" w:type="dxa"/>
            <w:tcBorders>
              <w:right w:val="single" w:color="auto" w:sz="8" w:space="0"/>
            </w:tcBorders>
            <w:vAlign w:val="bottom"/>
          </w:tcPr>
          <w:p w14:paraId="7072EB1C">
            <w:pPr>
              <w:spacing w:line="0" w:lineRule="atLeast"/>
              <w:rPr>
                <w:sz w:val="24"/>
              </w:rPr>
            </w:pPr>
          </w:p>
        </w:tc>
      </w:tr>
      <w:tr w14:paraId="144A839A">
        <w:tblPrEx>
          <w:tblCellMar>
            <w:top w:w="0" w:type="dxa"/>
            <w:left w:w="0" w:type="dxa"/>
            <w:bottom w:w="0" w:type="dxa"/>
            <w:right w:w="0" w:type="dxa"/>
          </w:tblCellMar>
        </w:tblPrEx>
        <w:trPr>
          <w:trHeight w:val="84" w:hRule="atLeast"/>
        </w:trPr>
        <w:tc>
          <w:tcPr>
            <w:tcW w:w="1380" w:type="dxa"/>
            <w:tcBorders>
              <w:left w:val="single" w:color="auto" w:sz="8" w:space="0"/>
              <w:bottom w:val="single" w:color="auto" w:sz="8" w:space="0"/>
              <w:right w:val="single" w:color="auto" w:sz="8" w:space="0"/>
            </w:tcBorders>
            <w:vAlign w:val="bottom"/>
          </w:tcPr>
          <w:p w14:paraId="718EC381">
            <w:pPr>
              <w:spacing w:line="0" w:lineRule="atLeast"/>
              <w:rPr>
                <w:sz w:val="7"/>
              </w:rPr>
            </w:pPr>
          </w:p>
        </w:tc>
        <w:tc>
          <w:tcPr>
            <w:tcW w:w="7240" w:type="dxa"/>
            <w:tcBorders>
              <w:bottom w:val="single" w:color="auto" w:sz="8" w:space="0"/>
              <w:right w:val="single" w:color="auto" w:sz="8" w:space="0"/>
            </w:tcBorders>
            <w:vAlign w:val="bottom"/>
          </w:tcPr>
          <w:p w14:paraId="0CEF11C5">
            <w:pPr>
              <w:spacing w:line="0" w:lineRule="atLeast"/>
              <w:rPr>
                <w:sz w:val="7"/>
              </w:rPr>
            </w:pPr>
          </w:p>
        </w:tc>
        <w:tc>
          <w:tcPr>
            <w:tcW w:w="1080" w:type="dxa"/>
            <w:tcBorders>
              <w:bottom w:val="single" w:color="auto" w:sz="8" w:space="0"/>
              <w:right w:val="single" w:color="auto" w:sz="8" w:space="0"/>
            </w:tcBorders>
            <w:vAlign w:val="bottom"/>
          </w:tcPr>
          <w:p w14:paraId="4A89673E">
            <w:pPr>
              <w:spacing w:line="0" w:lineRule="atLeast"/>
              <w:rPr>
                <w:sz w:val="7"/>
              </w:rPr>
            </w:pPr>
          </w:p>
        </w:tc>
      </w:tr>
      <w:tr w14:paraId="725DAFC3">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09A768C4">
            <w:pPr>
              <w:spacing w:line="0" w:lineRule="atLeast"/>
              <w:ind w:left="1000"/>
              <w:rPr>
                <w:sz w:val="24"/>
              </w:rPr>
            </w:pPr>
            <w:r>
              <w:rPr>
                <w:sz w:val="24"/>
              </w:rPr>
              <w:t>1.2</w:t>
            </w:r>
          </w:p>
        </w:tc>
        <w:tc>
          <w:tcPr>
            <w:tcW w:w="7240" w:type="dxa"/>
            <w:tcBorders>
              <w:right w:val="single" w:color="auto" w:sz="8" w:space="0"/>
            </w:tcBorders>
            <w:vAlign w:val="bottom"/>
          </w:tcPr>
          <w:p w14:paraId="766AD50E">
            <w:pPr>
              <w:spacing w:line="0" w:lineRule="atLeast"/>
              <w:ind w:left="40"/>
              <w:rPr>
                <w:sz w:val="24"/>
              </w:rPr>
            </w:pPr>
            <w:r>
              <w:rPr>
                <w:sz w:val="24"/>
              </w:rPr>
              <w:t>Motivation</w:t>
            </w:r>
          </w:p>
        </w:tc>
        <w:tc>
          <w:tcPr>
            <w:tcW w:w="1080" w:type="dxa"/>
            <w:tcBorders>
              <w:right w:val="single" w:color="auto" w:sz="8" w:space="0"/>
            </w:tcBorders>
            <w:vAlign w:val="bottom"/>
          </w:tcPr>
          <w:p w14:paraId="7B7C8094">
            <w:pPr>
              <w:spacing w:line="0" w:lineRule="atLeast"/>
              <w:rPr>
                <w:sz w:val="24"/>
              </w:rPr>
            </w:pPr>
          </w:p>
        </w:tc>
      </w:tr>
      <w:tr w14:paraId="3B75091E">
        <w:tblPrEx>
          <w:tblCellMar>
            <w:top w:w="0" w:type="dxa"/>
            <w:left w:w="0" w:type="dxa"/>
            <w:bottom w:w="0" w:type="dxa"/>
            <w:right w:w="0" w:type="dxa"/>
          </w:tblCellMar>
        </w:tblPrEx>
        <w:trPr>
          <w:trHeight w:val="87" w:hRule="atLeast"/>
        </w:trPr>
        <w:tc>
          <w:tcPr>
            <w:tcW w:w="1380" w:type="dxa"/>
            <w:tcBorders>
              <w:left w:val="single" w:color="auto" w:sz="8" w:space="0"/>
              <w:bottom w:val="single" w:color="auto" w:sz="8" w:space="0"/>
              <w:right w:val="single" w:color="auto" w:sz="8" w:space="0"/>
            </w:tcBorders>
            <w:vAlign w:val="bottom"/>
          </w:tcPr>
          <w:p w14:paraId="0F2CD1BD">
            <w:pPr>
              <w:spacing w:line="0" w:lineRule="atLeast"/>
              <w:rPr>
                <w:sz w:val="7"/>
              </w:rPr>
            </w:pPr>
          </w:p>
        </w:tc>
        <w:tc>
          <w:tcPr>
            <w:tcW w:w="7240" w:type="dxa"/>
            <w:tcBorders>
              <w:bottom w:val="single" w:color="auto" w:sz="8" w:space="0"/>
              <w:right w:val="single" w:color="auto" w:sz="8" w:space="0"/>
            </w:tcBorders>
            <w:vAlign w:val="bottom"/>
          </w:tcPr>
          <w:p w14:paraId="457709EA">
            <w:pPr>
              <w:spacing w:line="0" w:lineRule="atLeast"/>
              <w:rPr>
                <w:sz w:val="7"/>
              </w:rPr>
            </w:pPr>
          </w:p>
        </w:tc>
        <w:tc>
          <w:tcPr>
            <w:tcW w:w="1080" w:type="dxa"/>
            <w:tcBorders>
              <w:bottom w:val="single" w:color="auto" w:sz="8" w:space="0"/>
              <w:right w:val="single" w:color="auto" w:sz="8" w:space="0"/>
            </w:tcBorders>
            <w:vAlign w:val="bottom"/>
          </w:tcPr>
          <w:p w14:paraId="02C43013">
            <w:pPr>
              <w:spacing w:line="0" w:lineRule="atLeast"/>
              <w:rPr>
                <w:sz w:val="7"/>
              </w:rPr>
            </w:pPr>
          </w:p>
        </w:tc>
      </w:tr>
      <w:tr w14:paraId="3641620E">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13EB90EE">
            <w:pPr>
              <w:spacing w:line="0" w:lineRule="atLeast"/>
              <w:ind w:left="1000"/>
              <w:rPr>
                <w:sz w:val="24"/>
              </w:rPr>
            </w:pPr>
            <w:r>
              <w:rPr>
                <w:sz w:val="24"/>
              </w:rPr>
              <w:t>1.3</w:t>
            </w:r>
          </w:p>
        </w:tc>
        <w:tc>
          <w:tcPr>
            <w:tcW w:w="7240" w:type="dxa"/>
            <w:tcBorders>
              <w:right w:val="single" w:color="auto" w:sz="8" w:space="0"/>
            </w:tcBorders>
            <w:vAlign w:val="bottom"/>
          </w:tcPr>
          <w:p w14:paraId="4F23BA73">
            <w:pPr>
              <w:spacing w:line="0" w:lineRule="atLeast"/>
              <w:ind w:left="40"/>
              <w:rPr>
                <w:sz w:val="24"/>
              </w:rPr>
            </w:pPr>
            <w:r>
              <w:rPr>
                <w:sz w:val="24"/>
              </w:rPr>
              <w:t>Problem Statement</w:t>
            </w:r>
          </w:p>
        </w:tc>
        <w:tc>
          <w:tcPr>
            <w:tcW w:w="1080" w:type="dxa"/>
            <w:tcBorders>
              <w:right w:val="single" w:color="auto" w:sz="8" w:space="0"/>
            </w:tcBorders>
            <w:vAlign w:val="bottom"/>
          </w:tcPr>
          <w:p w14:paraId="28B4AC43">
            <w:pPr>
              <w:spacing w:line="0" w:lineRule="atLeast"/>
              <w:rPr>
                <w:sz w:val="24"/>
              </w:rPr>
            </w:pPr>
          </w:p>
        </w:tc>
      </w:tr>
      <w:tr w14:paraId="4BDB5E7A">
        <w:tblPrEx>
          <w:tblCellMar>
            <w:top w:w="0" w:type="dxa"/>
            <w:left w:w="0" w:type="dxa"/>
            <w:bottom w:w="0" w:type="dxa"/>
            <w:right w:w="0" w:type="dxa"/>
          </w:tblCellMar>
        </w:tblPrEx>
        <w:trPr>
          <w:trHeight w:val="84" w:hRule="atLeast"/>
        </w:trPr>
        <w:tc>
          <w:tcPr>
            <w:tcW w:w="1380" w:type="dxa"/>
            <w:tcBorders>
              <w:left w:val="single" w:color="auto" w:sz="8" w:space="0"/>
              <w:bottom w:val="single" w:color="auto" w:sz="8" w:space="0"/>
              <w:right w:val="single" w:color="auto" w:sz="8" w:space="0"/>
            </w:tcBorders>
            <w:vAlign w:val="bottom"/>
          </w:tcPr>
          <w:p w14:paraId="055B7327">
            <w:pPr>
              <w:spacing w:line="0" w:lineRule="atLeast"/>
              <w:rPr>
                <w:sz w:val="7"/>
              </w:rPr>
            </w:pPr>
          </w:p>
        </w:tc>
        <w:tc>
          <w:tcPr>
            <w:tcW w:w="7240" w:type="dxa"/>
            <w:tcBorders>
              <w:bottom w:val="single" w:color="auto" w:sz="8" w:space="0"/>
              <w:right w:val="single" w:color="auto" w:sz="8" w:space="0"/>
            </w:tcBorders>
            <w:vAlign w:val="bottom"/>
          </w:tcPr>
          <w:p w14:paraId="205D5E43">
            <w:pPr>
              <w:spacing w:line="0" w:lineRule="atLeast"/>
              <w:rPr>
                <w:sz w:val="7"/>
              </w:rPr>
            </w:pPr>
          </w:p>
        </w:tc>
        <w:tc>
          <w:tcPr>
            <w:tcW w:w="1080" w:type="dxa"/>
            <w:tcBorders>
              <w:bottom w:val="single" w:color="auto" w:sz="8" w:space="0"/>
              <w:right w:val="single" w:color="auto" w:sz="8" w:space="0"/>
            </w:tcBorders>
            <w:vAlign w:val="bottom"/>
          </w:tcPr>
          <w:p w14:paraId="38F5E192">
            <w:pPr>
              <w:spacing w:line="0" w:lineRule="atLeast"/>
              <w:rPr>
                <w:sz w:val="7"/>
              </w:rPr>
            </w:pPr>
          </w:p>
        </w:tc>
      </w:tr>
      <w:tr w14:paraId="195F824D">
        <w:tblPrEx>
          <w:tblCellMar>
            <w:top w:w="0" w:type="dxa"/>
            <w:left w:w="0" w:type="dxa"/>
            <w:bottom w:w="0" w:type="dxa"/>
            <w:right w:w="0" w:type="dxa"/>
          </w:tblCellMar>
        </w:tblPrEx>
        <w:trPr>
          <w:trHeight w:val="309" w:hRule="atLeast"/>
        </w:trPr>
        <w:tc>
          <w:tcPr>
            <w:tcW w:w="1380" w:type="dxa"/>
            <w:tcBorders>
              <w:left w:val="single" w:color="auto" w:sz="8" w:space="0"/>
              <w:right w:val="single" w:color="auto" w:sz="8" w:space="0"/>
            </w:tcBorders>
            <w:vAlign w:val="bottom"/>
          </w:tcPr>
          <w:p w14:paraId="39C45041">
            <w:pPr>
              <w:spacing w:line="0" w:lineRule="atLeast"/>
              <w:ind w:left="1000"/>
              <w:rPr>
                <w:sz w:val="24"/>
              </w:rPr>
            </w:pPr>
            <w:r>
              <w:rPr>
                <w:sz w:val="24"/>
              </w:rPr>
              <w:t>1.4</w:t>
            </w:r>
          </w:p>
        </w:tc>
        <w:tc>
          <w:tcPr>
            <w:tcW w:w="7240" w:type="dxa"/>
            <w:tcBorders>
              <w:right w:val="single" w:color="auto" w:sz="8" w:space="0"/>
            </w:tcBorders>
            <w:vAlign w:val="bottom"/>
          </w:tcPr>
          <w:p w14:paraId="3B47909A">
            <w:pPr>
              <w:spacing w:line="0" w:lineRule="atLeast"/>
              <w:ind w:left="40"/>
              <w:rPr>
                <w:sz w:val="24"/>
              </w:rPr>
            </w:pPr>
            <w:r>
              <w:rPr>
                <w:sz w:val="24"/>
              </w:rPr>
              <w:t>Purpose/object and Goals</w:t>
            </w:r>
          </w:p>
        </w:tc>
        <w:tc>
          <w:tcPr>
            <w:tcW w:w="1080" w:type="dxa"/>
            <w:tcBorders>
              <w:right w:val="single" w:color="auto" w:sz="8" w:space="0"/>
            </w:tcBorders>
            <w:vAlign w:val="bottom"/>
          </w:tcPr>
          <w:p w14:paraId="43832642">
            <w:pPr>
              <w:spacing w:line="0" w:lineRule="atLeast"/>
              <w:rPr>
                <w:sz w:val="24"/>
              </w:rPr>
            </w:pPr>
          </w:p>
        </w:tc>
      </w:tr>
      <w:tr w14:paraId="796BC12C">
        <w:tblPrEx>
          <w:tblCellMar>
            <w:top w:w="0" w:type="dxa"/>
            <w:left w:w="0" w:type="dxa"/>
            <w:bottom w:w="0" w:type="dxa"/>
            <w:right w:w="0" w:type="dxa"/>
          </w:tblCellMar>
        </w:tblPrEx>
        <w:trPr>
          <w:trHeight w:val="65" w:hRule="atLeast"/>
        </w:trPr>
        <w:tc>
          <w:tcPr>
            <w:tcW w:w="1380" w:type="dxa"/>
            <w:tcBorders>
              <w:left w:val="single" w:color="auto" w:sz="8" w:space="0"/>
              <w:bottom w:val="single" w:color="auto" w:sz="8" w:space="0"/>
              <w:right w:val="single" w:color="auto" w:sz="8" w:space="0"/>
            </w:tcBorders>
            <w:vAlign w:val="bottom"/>
          </w:tcPr>
          <w:p w14:paraId="00169307">
            <w:pPr>
              <w:spacing w:line="0" w:lineRule="atLeast"/>
              <w:rPr>
                <w:sz w:val="5"/>
              </w:rPr>
            </w:pPr>
          </w:p>
        </w:tc>
        <w:tc>
          <w:tcPr>
            <w:tcW w:w="7240" w:type="dxa"/>
            <w:tcBorders>
              <w:bottom w:val="single" w:color="auto" w:sz="8" w:space="0"/>
              <w:right w:val="single" w:color="auto" w:sz="8" w:space="0"/>
            </w:tcBorders>
            <w:vAlign w:val="bottom"/>
          </w:tcPr>
          <w:p w14:paraId="7D1318DB">
            <w:pPr>
              <w:spacing w:line="0" w:lineRule="atLeast"/>
              <w:rPr>
                <w:sz w:val="5"/>
              </w:rPr>
            </w:pPr>
          </w:p>
        </w:tc>
        <w:tc>
          <w:tcPr>
            <w:tcW w:w="1080" w:type="dxa"/>
            <w:tcBorders>
              <w:bottom w:val="single" w:color="auto" w:sz="8" w:space="0"/>
              <w:right w:val="single" w:color="auto" w:sz="8" w:space="0"/>
            </w:tcBorders>
            <w:vAlign w:val="bottom"/>
          </w:tcPr>
          <w:p w14:paraId="60AD74EE">
            <w:pPr>
              <w:spacing w:line="0" w:lineRule="atLeast"/>
              <w:rPr>
                <w:sz w:val="5"/>
              </w:rPr>
            </w:pPr>
          </w:p>
        </w:tc>
      </w:tr>
      <w:tr w14:paraId="6F33D2D9">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35DEB8B6">
            <w:pPr>
              <w:spacing w:line="0" w:lineRule="atLeast"/>
              <w:ind w:left="1000"/>
              <w:rPr>
                <w:sz w:val="24"/>
              </w:rPr>
            </w:pPr>
            <w:r>
              <w:rPr>
                <w:sz w:val="24"/>
              </w:rPr>
              <w:t>1.5</w:t>
            </w:r>
          </w:p>
        </w:tc>
        <w:tc>
          <w:tcPr>
            <w:tcW w:w="7240" w:type="dxa"/>
            <w:tcBorders>
              <w:right w:val="single" w:color="auto" w:sz="8" w:space="0"/>
            </w:tcBorders>
            <w:vAlign w:val="bottom"/>
          </w:tcPr>
          <w:p w14:paraId="3C60DE2E">
            <w:pPr>
              <w:spacing w:line="0" w:lineRule="atLeast"/>
              <w:ind w:left="40"/>
              <w:rPr>
                <w:sz w:val="24"/>
              </w:rPr>
            </w:pPr>
            <w:r>
              <w:rPr>
                <w:sz w:val="24"/>
              </w:rPr>
              <w:t>Literature Survey</w:t>
            </w:r>
          </w:p>
        </w:tc>
        <w:tc>
          <w:tcPr>
            <w:tcW w:w="1080" w:type="dxa"/>
            <w:tcBorders>
              <w:right w:val="single" w:color="auto" w:sz="8" w:space="0"/>
            </w:tcBorders>
            <w:vAlign w:val="bottom"/>
          </w:tcPr>
          <w:p w14:paraId="6B387029">
            <w:pPr>
              <w:spacing w:line="0" w:lineRule="atLeast"/>
              <w:rPr>
                <w:sz w:val="24"/>
              </w:rPr>
            </w:pPr>
          </w:p>
        </w:tc>
      </w:tr>
      <w:tr w14:paraId="76BBD421">
        <w:tblPrEx>
          <w:tblCellMar>
            <w:top w:w="0" w:type="dxa"/>
            <w:left w:w="0" w:type="dxa"/>
            <w:bottom w:w="0" w:type="dxa"/>
            <w:right w:w="0" w:type="dxa"/>
          </w:tblCellMar>
        </w:tblPrEx>
        <w:trPr>
          <w:trHeight w:val="87" w:hRule="atLeast"/>
        </w:trPr>
        <w:tc>
          <w:tcPr>
            <w:tcW w:w="1380" w:type="dxa"/>
            <w:tcBorders>
              <w:left w:val="single" w:color="auto" w:sz="8" w:space="0"/>
              <w:bottom w:val="single" w:color="auto" w:sz="8" w:space="0"/>
              <w:right w:val="single" w:color="auto" w:sz="8" w:space="0"/>
            </w:tcBorders>
            <w:vAlign w:val="bottom"/>
          </w:tcPr>
          <w:p w14:paraId="322CB5B6">
            <w:pPr>
              <w:spacing w:line="0" w:lineRule="atLeast"/>
              <w:rPr>
                <w:sz w:val="7"/>
              </w:rPr>
            </w:pPr>
          </w:p>
        </w:tc>
        <w:tc>
          <w:tcPr>
            <w:tcW w:w="7240" w:type="dxa"/>
            <w:tcBorders>
              <w:bottom w:val="single" w:color="auto" w:sz="8" w:space="0"/>
              <w:right w:val="single" w:color="auto" w:sz="8" w:space="0"/>
            </w:tcBorders>
            <w:vAlign w:val="bottom"/>
          </w:tcPr>
          <w:p w14:paraId="7843C9BA">
            <w:pPr>
              <w:spacing w:line="0" w:lineRule="atLeast"/>
              <w:rPr>
                <w:sz w:val="7"/>
              </w:rPr>
            </w:pPr>
          </w:p>
        </w:tc>
        <w:tc>
          <w:tcPr>
            <w:tcW w:w="1080" w:type="dxa"/>
            <w:tcBorders>
              <w:bottom w:val="single" w:color="auto" w:sz="8" w:space="0"/>
              <w:right w:val="single" w:color="auto" w:sz="8" w:space="0"/>
            </w:tcBorders>
            <w:vAlign w:val="bottom"/>
          </w:tcPr>
          <w:p w14:paraId="5B9ED0C4">
            <w:pPr>
              <w:spacing w:line="0" w:lineRule="atLeast"/>
              <w:rPr>
                <w:sz w:val="7"/>
              </w:rPr>
            </w:pPr>
          </w:p>
        </w:tc>
      </w:tr>
      <w:tr w14:paraId="7DF03411">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1EC5E988">
            <w:pPr>
              <w:spacing w:line="0" w:lineRule="atLeast"/>
              <w:ind w:left="980"/>
              <w:rPr>
                <w:sz w:val="24"/>
              </w:rPr>
            </w:pPr>
            <w:r>
              <w:rPr>
                <w:sz w:val="24"/>
              </w:rPr>
              <w:t>1.6</w:t>
            </w:r>
          </w:p>
        </w:tc>
        <w:tc>
          <w:tcPr>
            <w:tcW w:w="7240" w:type="dxa"/>
            <w:tcBorders>
              <w:right w:val="single" w:color="auto" w:sz="8" w:space="0"/>
            </w:tcBorders>
            <w:vAlign w:val="bottom"/>
          </w:tcPr>
          <w:p w14:paraId="299CBD7B">
            <w:pPr>
              <w:spacing w:line="0" w:lineRule="atLeast"/>
              <w:ind w:left="40"/>
              <w:rPr>
                <w:sz w:val="24"/>
              </w:rPr>
            </w:pPr>
            <w:r>
              <w:rPr>
                <w:sz w:val="24"/>
              </w:rPr>
              <w:t>Project scope and Limitations</w:t>
            </w:r>
          </w:p>
        </w:tc>
        <w:tc>
          <w:tcPr>
            <w:tcW w:w="1080" w:type="dxa"/>
            <w:tcBorders>
              <w:right w:val="single" w:color="auto" w:sz="8" w:space="0"/>
            </w:tcBorders>
            <w:vAlign w:val="bottom"/>
          </w:tcPr>
          <w:p w14:paraId="7D1DDE90">
            <w:pPr>
              <w:spacing w:line="0" w:lineRule="atLeast"/>
              <w:rPr>
                <w:sz w:val="24"/>
              </w:rPr>
            </w:pPr>
          </w:p>
        </w:tc>
      </w:tr>
      <w:tr w14:paraId="4309A7D4">
        <w:tblPrEx>
          <w:tblCellMar>
            <w:top w:w="0" w:type="dxa"/>
            <w:left w:w="0" w:type="dxa"/>
            <w:bottom w:w="0" w:type="dxa"/>
            <w:right w:w="0" w:type="dxa"/>
          </w:tblCellMar>
        </w:tblPrEx>
        <w:trPr>
          <w:trHeight w:val="84" w:hRule="atLeast"/>
        </w:trPr>
        <w:tc>
          <w:tcPr>
            <w:tcW w:w="1380" w:type="dxa"/>
            <w:tcBorders>
              <w:left w:val="single" w:color="auto" w:sz="8" w:space="0"/>
              <w:bottom w:val="single" w:color="auto" w:sz="8" w:space="0"/>
              <w:right w:val="single" w:color="auto" w:sz="8" w:space="0"/>
            </w:tcBorders>
            <w:vAlign w:val="bottom"/>
          </w:tcPr>
          <w:p w14:paraId="030A76D3">
            <w:pPr>
              <w:spacing w:line="0" w:lineRule="atLeast"/>
              <w:rPr>
                <w:sz w:val="7"/>
              </w:rPr>
            </w:pPr>
          </w:p>
        </w:tc>
        <w:tc>
          <w:tcPr>
            <w:tcW w:w="7240" w:type="dxa"/>
            <w:tcBorders>
              <w:bottom w:val="single" w:color="auto" w:sz="8" w:space="0"/>
              <w:right w:val="single" w:color="auto" w:sz="8" w:space="0"/>
            </w:tcBorders>
            <w:vAlign w:val="bottom"/>
          </w:tcPr>
          <w:p w14:paraId="437D3FDD">
            <w:pPr>
              <w:spacing w:line="0" w:lineRule="atLeast"/>
              <w:rPr>
                <w:sz w:val="7"/>
              </w:rPr>
            </w:pPr>
          </w:p>
        </w:tc>
        <w:tc>
          <w:tcPr>
            <w:tcW w:w="1080" w:type="dxa"/>
            <w:tcBorders>
              <w:bottom w:val="single" w:color="auto" w:sz="8" w:space="0"/>
              <w:right w:val="single" w:color="auto" w:sz="8" w:space="0"/>
            </w:tcBorders>
            <w:vAlign w:val="bottom"/>
          </w:tcPr>
          <w:p w14:paraId="3707D881">
            <w:pPr>
              <w:spacing w:line="0" w:lineRule="atLeast"/>
              <w:rPr>
                <w:sz w:val="7"/>
              </w:rPr>
            </w:pPr>
          </w:p>
        </w:tc>
      </w:tr>
      <w:tr w14:paraId="31347243">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6478371F">
            <w:pPr>
              <w:spacing w:line="0" w:lineRule="atLeast"/>
              <w:ind w:left="620"/>
              <w:rPr>
                <w:b/>
                <w:sz w:val="24"/>
              </w:rPr>
            </w:pPr>
            <w:r>
              <w:rPr>
                <w:b/>
                <w:sz w:val="24"/>
              </w:rPr>
              <w:t>3.</w:t>
            </w:r>
          </w:p>
        </w:tc>
        <w:tc>
          <w:tcPr>
            <w:tcW w:w="7240" w:type="dxa"/>
            <w:tcBorders>
              <w:right w:val="single" w:color="auto" w:sz="8" w:space="0"/>
            </w:tcBorders>
            <w:vAlign w:val="bottom"/>
          </w:tcPr>
          <w:p w14:paraId="72E7888F">
            <w:pPr>
              <w:spacing w:line="0" w:lineRule="atLeast"/>
              <w:ind w:left="40"/>
              <w:rPr>
                <w:b/>
                <w:sz w:val="24"/>
              </w:rPr>
            </w:pPr>
            <w:r>
              <w:rPr>
                <w:b/>
                <w:sz w:val="24"/>
              </w:rPr>
              <w:t>System Analysis</w:t>
            </w:r>
          </w:p>
        </w:tc>
        <w:tc>
          <w:tcPr>
            <w:tcW w:w="1080" w:type="dxa"/>
            <w:tcBorders>
              <w:right w:val="single" w:color="auto" w:sz="8" w:space="0"/>
            </w:tcBorders>
            <w:vAlign w:val="bottom"/>
          </w:tcPr>
          <w:p w14:paraId="376ED028">
            <w:pPr>
              <w:spacing w:line="0" w:lineRule="atLeast"/>
              <w:jc w:val="center"/>
              <w:rPr>
                <w:b/>
                <w:w w:val="99"/>
                <w:sz w:val="24"/>
              </w:rPr>
            </w:pPr>
            <w:r>
              <w:rPr>
                <w:b/>
                <w:w w:val="99"/>
                <w:sz w:val="24"/>
              </w:rPr>
              <w:t>3</w:t>
            </w:r>
          </w:p>
        </w:tc>
      </w:tr>
      <w:tr w14:paraId="706AC9F6">
        <w:tblPrEx>
          <w:tblCellMar>
            <w:top w:w="0" w:type="dxa"/>
            <w:left w:w="0" w:type="dxa"/>
            <w:bottom w:w="0" w:type="dxa"/>
            <w:right w:w="0" w:type="dxa"/>
          </w:tblCellMar>
        </w:tblPrEx>
        <w:trPr>
          <w:trHeight w:val="68" w:hRule="atLeast"/>
        </w:trPr>
        <w:tc>
          <w:tcPr>
            <w:tcW w:w="1380" w:type="dxa"/>
            <w:tcBorders>
              <w:left w:val="single" w:color="auto" w:sz="8" w:space="0"/>
              <w:bottom w:val="single" w:color="auto" w:sz="8" w:space="0"/>
              <w:right w:val="single" w:color="auto" w:sz="8" w:space="0"/>
            </w:tcBorders>
            <w:vAlign w:val="bottom"/>
          </w:tcPr>
          <w:p w14:paraId="4410451D">
            <w:pPr>
              <w:spacing w:line="0" w:lineRule="atLeast"/>
              <w:rPr>
                <w:sz w:val="5"/>
              </w:rPr>
            </w:pPr>
          </w:p>
        </w:tc>
        <w:tc>
          <w:tcPr>
            <w:tcW w:w="7240" w:type="dxa"/>
            <w:tcBorders>
              <w:bottom w:val="single" w:color="auto" w:sz="8" w:space="0"/>
              <w:right w:val="single" w:color="auto" w:sz="8" w:space="0"/>
            </w:tcBorders>
            <w:vAlign w:val="bottom"/>
          </w:tcPr>
          <w:p w14:paraId="3F383C08">
            <w:pPr>
              <w:spacing w:line="0" w:lineRule="atLeast"/>
              <w:rPr>
                <w:sz w:val="5"/>
              </w:rPr>
            </w:pPr>
          </w:p>
        </w:tc>
        <w:tc>
          <w:tcPr>
            <w:tcW w:w="1080" w:type="dxa"/>
            <w:tcBorders>
              <w:bottom w:val="single" w:color="auto" w:sz="8" w:space="0"/>
              <w:right w:val="single" w:color="auto" w:sz="8" w:space="0"/>
            </w:tcBorders>
            <w:vAlign w:val="bottom"/>
          </w:tcPr>
          <w:p w14:paraId="6B63D838">
            <w:pPr>
              <w:spacing w:line="0" w:lineRule="atLeast"/>
              <w:rPr>
                <w:sz w:val="5"/>
              </w:rPr>
            </w:pPr>
          </w:p>
        </w:tc>
      </w:tr>
      <w:tr w14:paraId="6390C7BA">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4BD2D8AE">
            <w:pPr>
              <w:spacing w:line="0" w:lineRule="atLeast"/>
              <w:ind w:left="1000"/>
              <w:rPr>
                <w:sz w:val="24"/>
              </w:rPr>
            </w:pPr>
            <w:r>
              <w:rPr>
                <w:sz w:val="24"/>
              </w:rPr>
              <w:t>2.1</w:t>
            </w:r>
          </w:p>
        </w:tc>
        <w:tc>
          <w:tcPr>
            <w:tcW w:w="7240" w:type="dxa"/>
            <w:tcBorders>
              <w:right w:val="single" w:color="auto" w:sz="8" w:space="0"/>
            </w:tcBorders>
            <w:vAlign w:val="bottom"/>
          </w:tcPr>
          <w:p w14:paraId="72CF5DDB">
            <w:pPr>
              <w:spacing w:line="0" w:lineRule="atLeast"/>
              <w:ind w:left="40"/>
              <w:rPr>
                <w:sz w:val="24"/>
              </w:rPr>
            </w:pPr>
            <w:r>
              <w:rPr>
                <w:sz w:val="24"/>
              </w:rPr>
              <w:t>Existing system</w:t>
            </w:r>
          </w:p>
        </w:tc>
        <w:tc>
          <w:tcPr>
            <w:tcW w:w="1080" w:type="dxa"/>
            <w:tcBorders>
              <w:right w:val="single" w:color="auto" w:sz="8" w:space="0"/>
            </w:tcBorders>
            <w:vAlign w:val="bottom"/>
          </w:tcPr>
          <w:p w14:paraId="185081D0">
            <w:pPr>
              <w:spacing w:line="0" w:lineRule="atLeast"/>
              <w:rPr>
                <w:sz w:val="24"/>
              </w:rPr>
            </w:pPr>
          </w:p>
        </w:tc>
      </w:tr>
      <w:tr w14:paraId="2569166D">
        <w:tblPrEx>
          <w:tblCellMar>
            <w:top w:w="0" w:type="dxa"/>
            <w:left w:w="0" w:type="dxa"/>
            <w:bottom w:w="0" w:type="dxa"/>
            <w:right w:w="0" w:type="dxa"/>
          </w:tblCellMar>
        </w:tblPrEx>
        <w:trPr>
          <w:trHeight w:val="84" w:hRule="atLeast"/>
        </w:trPr>
        <w:tc>
          <w:tcPr>
            <w:tcW w:w="1380" w:type="dxa"/>
            <w:tcBorders>
              <w:left w:val="single" w:color="auto" w:sz="8" w:space="0"/>
              <w:bottom w:val="single" w:color="auto" w:sz="8" w:space="0"/>
              <w:right w:val="single" w:color="auto" w:sz="8" w:space="0"/>
            </w:tcBorders>
            <w:vAlign w:val="bottom"/>
          </w:tcPr>
          <w:p w14:paraId="444B0921">
            <w:pPr>
              <w:spacing w:line="0" w:lineRule="atLeast"/>
              <w:rPr>
                <w:sz w:val="7"/>
              </w:rPr>
            </w:pPr>
          </w:p>
        </w:tc>
        <w:tc>
          <w:tcPr>
            <w:tcW w:w="7240" w:type="dxa"/>
            <w:tcBorders>
              <w:bottom w:val="single" w:color="auto" w:sz="8" w:space="0"/>
              <w:right w:val="single" w:color="auto" w:sz="8" w:space="0"/>
            </w:tcBorders>
            <w:vAlign w:val="bottom"/>
          </w:tcPr>
          <w:p w14:paraId="0DAA19AC">
            <w:pPr>
              <w:spacing w:line="0" w:lineRule="atLeast"/>
              <w:rPr>
                <w:sz w:val="7"/>
              </w:rPr>
            </w:pPr>
          </w:p>
        </w:tc>
        <w:tc>
          <w:tcPr>
            <w:tcW w:w="1080" w:type="dxa"/>
            <w:tcBorders>
              <w:bottom w:val="single" w:color="auto" w:sz="8" w:space="0"/>
              <w:right w:val="single" w:color="auto" w:sz="8" w:space="0"/>
            </w:tcBorders>
            <w:vAlign w:val="bottom"/>
          </w:tcPr>
          <w:p w14:paraId="51A7976D">
            <w:pPr>
              <w:spacing w:line="0" w:lineRule="atLeast"/>
              <w:rPr>
                <w:sz w:val="7"/>
              </w:rPr>
            </w:pPr>
          </w:p>
        </w:tc>
      </w:tr>
      <w:tr w14:paraId="18CF7F2D">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4B8E27AB">
            <w:pPr>
              <w:spacing w:line="0" w:lineRule="atLeast"/>
              <w:ind w:left="1000"/>
              <w:rPr>
                <w:sz w:val="24"/>
              </w:rPr>
            </w:pPr>
            <w:r>
              <w:rPr>
                <w:sz w:val="24"/>
              </w:rPr>
              <w:t>2.2</w:t>
            </w:r>
          </w:p>
        </w:tc>
        <w:tc>
          <w:tcPr>
            <w:tcW w:w="7240" w:type="dxa"/>
            <w:tcBorders>
              <w:right w:val="single" w:color="auto" w:sz="8" w:space="0"/>
            </w:tcBorders>
            <w:vAlign w:val="bottom"/>
          </w:tcPr>
          <w:p w14:paraId="27949D52">
            <w:pPr>
              <w:spacing w:line="0" w:lineRule="atLeast"/>
              <w:ind w:left="40"/>
              <w:rPr>
                <w:sz w:val="24"/>
              </w:rPr>
            </w:pPr>
            <w:r>
              <w:rPr>
                <w:sz w:val="24"/>
              </w:rPr>
              <w:t>Scope and Limitations of existing system</w:t>
            </w:r>
          </w:p>
        </w:tc>
        <w:tc>
          <w:tcPr>
            <w:tcW w:w="1080" w:type="dxa"/>
            <w:tcBorders>
              <w:right w:val="single" w:color="auto" w:sz="8" w:space="0"/>
            </w:tcBorders>
            <w:vAlign w:val="bottom"/>
          </w:tcPr>
          <w:p w14:paraId="0B64103C">
            <w:pPr>
              <w:spacing w:line="0" w:lineRule="atLeast"/>
              <w:rPr>
                <w:sz w:val="24"/>
              </w:rPr>
            </w:pPr>
          </w:p>
        </w:tc>
      </w:tr>
      <w:tr w14:paraId="00EB5464">
        <w:tblPrEx>
          <w:tblCellMar>
            <w:top w:w="0" w:type="dxa"/>
            <w:left w:w="0" w:type="dxa"/>
            <w:bottom w:w="0" w:type="dxa"/>
            <w:right w:w="0" w:type="dxa"/>
          </w:tblCellMar>
        </w:tblPrEx>
        <w:trPr>
          <w:trHeight w:val="65" w:hRule="atLeast"/>
        </w:trPr>
        <w:tc>
          <w:tcPr>
            <w:tcW w:w="1380" w:type="dxa"/>
            <w:tcBorders>
              <w:left w:val="single" w:color="auto" w:sz="8" w:space="0"/>
              <w:bottom w:val="single" w:color="auto" w:sz="8" w:space="0"/>
              <w:right w:val="single" w:color="auto" w:sz="8" w:space="0"/>
            </w:tcBorders>
            <w:vAlign w:val="bottom"/>
          </w:tcPr>
          <w:p w14:paraId="6B4EAFB8">
            <w:pPr>
              <w:spacing w:line="0" w:lineRule="atLeast"/>
              <w:rPr>
                <w:sz w:val="5"/>
              </w:rPr>
            </w:pPr>
          </w:p>
        </w:tc>
        <w:tc>
          <w:tcPr>
            <w:tcW w:w="7240" w:type="dxa"/>
            <w:tcBorders>
              <w:bottom w:val="single" w:color="auto" w:sz="8" w:space="0"/>
              <w:right w:val="single" w:color="auto" w:sz="8" w:space="0"/>
            </w:tcBorders>
            <w:vAlign w:val="bottom"/>
          </w:tcPr>
          <w:p w14:paraId="44B825E5">
            <w:pPr>
              <w:spacing w:line="0" w:lineRule="atLeast"/>
              <w:rPr>
                <w:sz w:val="5"/>
              </w:rPr>
            </w:pPr>
          </w:p>
        </w:tc>
        <w:tc>
          <w:tcPr>
            <w:tcW w:w="1080" w:type="dxa"/>
            <w:tcBorders>
              <w:bottom w:val="single" w:color="auto" w:sz="8" w:space="0"/>
              <w:right w:val="single" w:color="auto" w:sz="8" w:space="0"/>
            </w:tcBorders>
            <w:vAlign w:val="bottom"/>
          </w:tcPr>
          <w:p w14:paraId="6792AC5D">
            <w:pPr>
              <w:spacing w:line="0" w:lineRule="atLeast"/>
              <w:rPr>
                <w:sz w:val="5"/>
              </w:rPr>
            </w:pPr>
          </w:p>
        </w:tc>
      </w:tr>
      <w:tr w14:paraId="28E90E3B">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5F112351">
            <w:pPr>
              <w:spacing w:line="0" w:lineRule="atLeast"/>
              <w:ind w:left="980"/>
              <w:rPr>
                <w:sz w:val="24"/>
              </w:rPr>
            </w:pPr>
            <w:r>
              <w:rPr>
                <w:sz w:val="24"/>
              </w:rPr>
              <w:t>2.3</w:t>
            </w:r>
          </w:p>
        </w:tc>
        <w:tc>
          <w:tcPr>
            <w:tcW w:w="7240" w:type="dxa"/>
            <w:tcBorders>
              <w:right w:val="single" w:color="auto" w:sz="8" w:space="0"/>
            </w:tcBorders>
            <w:vAlign w:val="bottom"/>
          </w:tcPr>
          <w:p w14:paraId="2F84D3F6">
            <w:pPr>
              <w:spacing w:line="0" w:lineRule="atLeast"/>
              <w:ind w:left="40"/>
              <w:rPr>
                <w:sz w:val="24"/>
              </w:rPr>
            </w:pPr>
            <w:r>
              <w:rPr>
                <w:sz w:val="24"/>
              </w:rPr>
              <w:t>Project Perspective, Features</w:t>
            </w:r>
          </w:p>
        </w:tc>
        <w:tc>
          <w:tcPr>
            <w:tcW w:w="1080" w:type="dxa"/>
            <w:tcBorders>
              <w:right w:val="single" w:color="auto" w:sz="8" w:space="0"/>
            </w:tcBorders>
            <w:vAlign w:val="bottom"/>
          </w:tcPr>
          <w:p w14:paraId="15C45B23">
            <w:pPr>
              <w:spacing w:line="0" w:lineRule="atLeast"/>
              <w:rPr>
                <w:sz w:val="24"/>
              </w:rPr>
            </w:pPr>
          </w:p>
        </w:tc>
      </w:tr>
      <w:tr w14:paraId="1DFB60E9">
        <w:tblPrEx>
          <w:tblCellMar>
            <w:top w:w="0" w:type="dxa"/>
            <w:left w:w="0" w:type="dxa"/>
            <w:bottom w:w="0" w:type="dxa"/>
            <w:right w:w="0" w:type="dxa"/>
          </w:tblCellMar>
        </w:tblPrEx>
        <w:trPr>
          <w:trHeight w:val="87" w:hRule="atLeast"/>
        </w:trPr>
        <w:tc>
          <w:tcPr>
            <w:tcW w:w="1380" w:type="dxa"/>
            <w:tcBorders>
              <w:left w:val="single" w:color="auto" w:sz="8" w:space="0"/>
              <w:bottom w:val="single" w:color="auto" w:sz="8" w:space="0"/>
              <w:right w:val="single" w:color="auto" w:sz="8" w:space="0"/>
            </w:tcBorders>
            <w:vAlign w:val="bottom"/>
          </w:tcPr>
          <w:p w14:paraId="0FD3AFF9">
            <w:pPr>
              <w:spacing w:line="0" w:lineRule="atLeast"/>
              <w:rPr>
                <w:sz w:val="7"/>
              </w:rPr>
            </w:pPr>
          </w:p>
        </w:tc>
        <w:tc>
          <w:tcPr>
            <w:tcW w:w="7240" w:type="dxa"/>
            <w:tcBorders>
              <w:bottom w:val="single" w:color="auto" w:sz="8" w:space="0"/>
              <w:right w:val="single" w:color="auto" w:sz="8" w:space="0"/>
            </w:tcBorders>
            <w:vAlign w:val="bottom"/>
          </w:tcPr>
          <w:p w14:paraId="4712A252">
            <w:pPr>
              <w:spacing w:line="0" w:lineRule="atLeast"/>
              <w:rPr>
                <w:sz w:val="7"/>
              </w:rPr>
            </w:pPr>
          </w:p>
        </w:tc>
        <w:tc>
          <w:tcPr>
            <w:tcW w:w="1080" w:type="dxa"/>
            <w:tcBorders>
              <w:bottom w:val="single" w:color="auto" w:sz="8" w:space="0"/>
              <w:right w:val="single" w:color="auto" w:sz="8" w:space="0"/>
            </w:tcBorders>
            <w:vAlign w:val="bottom"/>
          </w:tcPr>
          <w:p w14:paraId="30EA0CD7">
            <w:pPr>
              <w:spacing w:line="0" w:lineRule="atLeast"/>
              <w:rPr>
                <w:sz w:val="7"/>
              </w:rPr>
            </w:pPr>
          </w:p>
        </w:tc>
      </w:tr>
      <w:tr w14:paraId="29C30D11">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4FC18517">
            <w:pPr>
              <w:spacing w:line="0" w:lineRule="atLeast"/>
              <w:ind w:left="1000"/>
              <w:rPr>
                <w:sz w:val="24"/>
              </w:rPr>
            </w:pPr>
            <w:r>
              <w:rPr>
                <w:sz w:val="24"/>
              </w:rPr>
              <w:t>2.4</w:t>
            </w:r>
          </w:p>
        </w:tc>
        <w:tc>
          <w:tcPr>
            <w:tcW w:w="7240" w:type="dxa"/>
            <w:tcBorders>
              <w:right w:val="single" w:color="auto" w:sz="8" w:space="0"/>
            </w:tcBorders>
            <w:vAlign w:val="bottom"/>
          </w:tcPr>
          <w:p w14:paraId="4E1B90E8">
            <w:pPr>
              <w:spacing w:line="0" w:lineRule="atLeast"/>
              <w:ind w:left="40"/>
              <w:rPr>
                <w:sz w:val="24"/>
              </w:rPr>
            </w:pPr>
            <w:r>
              <w:rPr>
                <w:sz w:val="24"/>
              </w:rPr>
              <w:t>Stakeholders</w:t>
            </w:r>
          </w:p>
        </w:tc>
        <w:tc>
          <w:tcPr>
            <w:tcW w:w="1080" w:type="dxa"/>
            <w:tcBorders>
              <w:right w:val="single" w:color="auto" w:sz="8" w:space="0"/>
            </w:tcBorders>
            <w:vAlign w:val="bottom"/>
          </w:tcPr>
          <w:p w14:paraId="1292EE0C">
            <w:pPr>
              <w:spacing w:line="0" w:lineRule="atLeast"/>
              <w:rPr>
                <w:sz w:val="24"/>
              </w:rPr>
            </w:pPr>
          </w:p>
        </w:tc>
      </w:tr>
      <w:tr w14:paraId="65ECE8CC">
        <w:tblPrEx>
          <w:tblCellMar>
            <w:top w:w="0" w:type="dxa"/>
            <w:left w:w="0" w:type="dxa"/>
            <w:bottom w:w="0" w:type="dxa"/>
            <w:right w:w="0" w:type="dxa"/>
          </w:tblCellMar>
        </w:tblPrEx>
        <w:trPr>
          <w:trHeight w:val="84" w:hRule="atLeast"/>
        </w:trPr>
        <w:tc>
          <w:tcPr>
            <w:tcW w:w="1380" w:type="dxa"/>
            <w:tcBorders>
              <w:left w:val="single" w:color="auto" w:sz="8" w:space="0"/>
              <w:bottom w:val="single" w:color="auto" w:sz="8" w:space="0"/>
              <w:right w:val="single" w:color="auto" w:sz="8" w:space="0"/>
            </w:tcBorders>
            <w:vAlign w:val="bottom"/>
          </w:tcPr>
          <w:p w14:paraId="3AD8FC53">
            <w:pPr>
              <w:spacing w:line="0" w:lineRule="atLeast"/>
              <w:rPr>
                <w:sz w:val="7"/>
              </w:rPr>
            </w:pPr>
          </w:p>
        </w:tc>
        <w:tc>
          <w:tcPr>
            <w:tcW w:w="7240" w:type="dxa"/>
            <w:tcBorders>
              <w:bottom w:val="single" w:color="auto" w:sz="8" w:space="0"/>
              <w:right w:val="single" w:color="auto" w:sz="8" w:space="0"/>
            </w:tcBorders>
            <w:vAlign w:val="bottom"/>
          </w:tcPr>
          <w:p w14:paraId="3154CA01">
            <w:pPr>
              <w:spacing w:line="0" w:lineRule="atLeast"/>
              <w:rPr>
                <w:sz w:val="7"/>
              </w:rPr>
            </w:pPr>
          </w:p>
        </w:tc>
        <w:tc>
          <w:tcPr>
            <w:tcW w:w="1080" w:type="dxa"/>
            <w:tcBorders>
              <w:bottom w:val="single" w:color="auto" w:sz="8" w:space="0"/>
              <w:right w:val="single" w:color="auto" w:sz="8" w:space="0"/>
            </w:tcBorders>
            <w:vAlign w:val="bottom"/>
          </w:tcPr>
          <w:p w14:paraId="1CD657A4">
            <w:pPr>
              <w:spacing w:line="0" w:lineRule="atLeast"/>
              <w:rPr>
                <w:sz w:val="7"/>
              </w:rPr>
            </w:pPr>
          </w:p>
        </w:tc>
      </w:tr>
      <w:tr w14:paraId="12F8357D">
        <w:tblPrEx>
          <w:tblCellMar>
            <w:top w:w="0" w:type="dxa"/>
            <w:left w:w="0" w:type="dxa"/>
            <w:bottom w:w="0" w:type="dxa"/>
            <w:right w:w="0" w:type="dxa"/>
          </w:tblCellMar>
        </w:tblPrEx>
        <w:trPr>
          <w:trHeight w:val="308" w:hRule="atLeast"/>
        </w:trPr>
        <w:tc>
          <w:tcPr>
            <w:tcW w:w="1380" w:type="dxa"/>
            <w:tcBorders>
              <w:left w:val="single" w:color="auto" w:sz="4" w:space="0"/>
              <w:bottom w:val="single" w:color="auto" w:sz="4" w:space="0"/>
              <w:right w:val="single" w:color="auto" w:sz="8" w:space="0"/>
            </w:tcBorders>
            <w:vAlign w:val="bottom"/>
          </w:tcPr>
          <w:p w14:paraId="4CABB91E">
            <w:pPr>
              <w:spacing w:line="0" w:lineRule="atLeast"/>
              <w:ind w:left="1000"/>
              <w:rPr>
                <w:sz w:val="24"/>
              </w:rPr>
            </w:pPr>
            <w:r>
              <w:rPr>
                <w:sz w:val="24"/>
              </w:rPr>
              <w:t>2.5</w:t>
            </w:r>
          </w:p>
        </w:tc>
        <w:tc>
          <w:tcPr>
            <w:tcW w:w="7240" w:type="dxa"/>
            <w:tcBorders>
              <w:bottom w:val="single" w:color="auto" w:sz="4" w:space="0"/>
              <w:right w:val="single" w:color="auto" w:sz="8" w:space="0"/>
            </w:tcBorders>
            <w:vAlign w:val="bottom"/>
          </w:tcPr>
          <w:p w14:paraId="72E99A06">
            <w:pPr>
              <w:spacing w:line="0" w:lineRule="atLeast"/>
              <w:ind w:left="40"/>
              <w:rPr>
                <w:sz w:val="24"/>
              </w:rPr>
            </w:pPr>
            <w:r>
              <w:rPr>
                <w:sz w:val="24"/>
              </w:rPr>
              <w:t>Requirement Analysis</w:t>
            </w:r>
          </w:p>
        </w:tc>
        <w:tc>
          <w:tcPr>
            <w:tcW w:w="1080" w:type="dxa"/>
            <w:tcBorders>
              <w:bottom w:val="single" w:color="auto" w:sz="4" w:space="0"/>
              <w:right w:val="single" w:color="auto" w:sz="8" w:space="0"/>
            </w:tcBorders>
            <w:vAlign w:val="bottom"/>
          </w:tcPr>
          <w:p w14:paraId="06C6C820">
            <w:pPr>
              <w:spacing w:line="0" w:lineRule="atLeast"/>
              <w:rPr>
                <w:sz w:val="24"/>
              </w:rPr>
            </w:pPr>
          </w:p>
        </w:tc>
      </w:tr>
      <w:tr w14:paraId="4D8937C5">
        <w:tblPrEx>
          <w:tblCellMar>
            <w:top w:w="0" w:type="dxa"/>
            <w:left w:w="0" w:type="dxa"/>
            <w:bottom w:w="0" w:type="dxa"/>
            <w:right w:w="0" w:type="dxa"/>
          </w:tblCellMar>
        </w:tblPrEx>
        <w:trPr>
          <w:trHeight w:val="308" w:hRule="atLeast"/>
        </w:trPr>
        <w:tc>
          <w:tcPr>
            <w:tcW w:w="1380" w:type="dxa"/>
            <w:tcBorders>
              <w:top w:val="single" w:color="auto" w:sz="4" w:space="0"/>
              <w:left w:val="single" w:color="auto" w:sz="4" w:space="0"/>
              <w:right w:val="single" w:color="auto" w:sz="8" w:space="0"/>
            </w:tcBorders>
            <w:vAlign w:val="bottom"/>
          </w:tcPr>
          <w:p w14:paraId="5728C949">
            <w:pPr>
              <w:spacing w:line="0" w:lineRule="atLeast"/>
              <w:rPr>
                <w:sz w:val="24"/>
              </w:rPr>
            </w:pPr>
            <w:r>
              <w:rPr>
                <w:sz w:val="24"/>
              </w:rPr>
              <w:t xml:space="preserve">         </w:t>
            </w:r>
            <w:r>
              <w:rPr>
                <w:b/>
                <w:bCs/>
                <w:sz w:val="24"/>
              </w:rPr>
              <w:t>4</w:t>
            </w:r>
            <w:r>
              <w:rPr>
                <w:sz w:val="24"/>
              </w:rPr>
              <w:t>.</w:t>
            </w:r>
          </w:p>
        </w:tc>
        <w:tc>
          <w:tcPr>
            <w:tcW w:w="7240" w:type="dxa"/>
            <w:tcBorders>
              <w:top w:val="single" w:color="auto" w:sz="4" w:space="0"/>
              <w:right w:val="single" w:color="auto" w:sz="8" w:space="0"/>
            </w:tcBorders>
            <w:vAlign w:val="bottom"/>
          </w:tcPr>
          <w:p w14:paraId="52BEDD4B">
            <w:pPr>
              <w:spacing w:line="0" w:lineRule="atLeast"/>
              <w:ind w:left="40"/>
              <w:rPr>
                <w:b/>
                <w:bCs/>
                <w:sz w:val="24"/>
              </w:rPr>
            </w:pPr>
            <w:r>
              <w:rPr>
                <w:b/>
                <w:bCs/>
                <w:sz w:val="24"/>
              </w:rPr>
              <w:t>System Design</w:t>
            </w:r>
          </w:p>
        </w:tc>
        <w:tc>
          <w:tcPr>
            <w:tcW w:w="1080" w:type="dxa"/>
            <w:tcBorders>
              <w:top w:val="single" w:color="auto" w:sz="4" w:space="0"/>
              <w:right w:val="single" w:color="auto" w:sz="8" w:space="0"/>
            </w:tcBorders>
            <w:vAlign w:val="bottom"/>
          </w:tcPr>
          <w:p w14:paraId="7F3C7609">
            <w:pPr>
              <w:spacing w:line="0" w:lineRule="atLeast"/>
              <w:rPr>
                <w:sz w:val="24"/>
              </w:rPr>
            </w:pPr>
          </w:p>
        </w:tc>
      </w:tr>
      <w:tr w14:paraId="441BF53D">
        <w:tblPrEx>
          <w:tblCellMar>
            <w:top w:w="0" w:type="dxa"/>
            <w:left w:w="0" w:type="dxa"/>
            <w:bottom w:w="0" w:type="dxa"/>
            <w:right w:w="0" w:type="dxa"/>
          </w:tblCellMar>
        </w:tblPrEx>
        <w:trPr>
          <w:trHeight w:val="308" w:hRule="atLeast"/>
        </w:trPr>
        <w:tc>
          <w:tcPr>
            <w:tcW w:w="1380" w:type="dxa"/>
            <w:tcBorders>
              <w:top w:val="single" w:color="auto" w:sz="4" w:space="0"/>
              <w:left w:val="single" w:color="auto" w:sz="4" w:space="0"/>
              <w:right w:val="single" w:color="auto" w:sz="8" w:space="0"/>
            </w:tcBorders>
            <w:vAlign w:val="bottom"/>
          </w:tcPr>
          <w:p w14:paraId="242D6E30">
            <w:pPr>
              <w:spacing w:line="0" w:lineRule="atLeast"/>
              <w:ind w:left="1000"/>
              <w:rPr>
                <w:sz w:val="24"/>
              </w:rPr>
            </w:pPr>
            <w:r>
              <w:rPr>
                <w:sz w:val="24"/>
              </w:rPr>
              <w:t>4.1</w:t>
            </w:r>
          </w:p>
        </w:tc>
        <w:tc>
          <w:tcPr>
            <w:tcW w:w="7240" w:type="dxa"/>
            <w:tcBorders>
              <w:top w:val="single" w:color="auto" w:sz="4" w:space="0"/>
              <w:right w:val="single" w:color="auto" w:sz="8" w:space="0"/>
            </w:tcBorders>
            <w:vAlign w:val="bottom"/>
          </w:tcPr>
          <w:p w14:paraId="7DE8F74F">
            <w:pPr>
              <w:spacing w:line="0" w:lineRule="atLeast"/>
              <w:ind w:left="40"/>
              <w:rPr>
                <w:sz w:val="24"/>
              </w:rPr>
            </w:pPr>
            <w:r>
              <w:rPr>
                <w:sz w:val="24"/>
              </w:rPr>
              <w:t>E-R Diagram</w:t>
            </w:r>
          </w:p>
        </w:tc>
        <w:tc>
          <w:tcPr>
            <w:tcW w:w="1080" w:type="dxa"/>
            <w:tcBorders>
              <w:top w:val="single" w:color="auto" w:sz="4" w:space="0"/>
              <w:right w:val="single" w:color="auto" w:sz="8" w:space="0"/>
            </w:tcBorders>
            <w:vAlign w:val="bottom"/>
          </w:tcPr>
          <w:p w14:paraId="6D6483AA">
            <w:pPr>
              <w:spacing w:line="0" w:lineRule="atLeast"/>
              <w:rPr>
                <w:sz w:val="24"/>
              </w:rPr>
            </w:pPr>
          </w:p>
        </w:tc>
      </w:tr>
      <w:tr w14:paraId="1EA62B36">
        <w:tblPrEx>
          <w:tblCellMar>
            <w:top w:w="0" w:type="dxa"/>
            <w:left w:w="0" w:type="dxa"/>
            <w:bottom w:w="0" w:type="dxa"/>
            <w:right w:w="0" w:type="dxa"/>
          </w:tblCellMar>
        </w:tblPrEx>
        <w:trPr>
          <w:trHeight w:val="308" w:hRule="atLeast"/>
        </w:trPr>
        <w:tc>
          <w:tcPr>
            <w:tcW w:w="1380" w:type="dxa"/>
            <w:tcBorders>
              <w:top w:val="single" w:color="auto" w:sz="4" w:space="0"/>
              <w:left w:val="single" w:color="auto" w:sz="4" w:space="0"/>
              <w:right w:val="single" w:color="auto" w:sz="8" w:space="0"/>
            </w:tcBorders>
            <w:vAlign w:val="bottom"/>
          </w:tcPr>
          <w:p w14:paraId="7F9BEEF6">
            <w:pPr>
              <w:spacing w:line="0" w:lineRule="atLeast"/>
              <w:ind w:left="1000"/>
              <w:rPr>
                <w:sz w:val="24"/>
              </w:rPr>
            </w:pPr>
            <w:r>
              <w:rPr>
                <w:sz w:val="24"/>
              </w:rPr>
              <w:t>4.2</w:t>
            </w:r>
          </w:p>
        </w:tc>
        <w:tc>
          <w:tcPr>
            <w:tcW w:w="7240" w:type="dxa"/>
            <w:tcBorders>
              <w:top w:val="single" w:color="auto" w:sz="4" w:space="0"/>
              <w:right w:val="single" w:color="auto" w:sz="8" w:space="0"/>
            </w:tcBorders>
            <w:vAlign w:val="bottom"/>
          </w:tcPr>
          <w:p w14:paraId="1C2B505A">
            <w:pPr>
              <w:spacing w:line="0" w:lineRule="atLeast"/>
              <w:ind w:left="40"/>
              <w:rPr>
                <w:sz w:val="24"/>
              </w:rPr>
            </w:pPr>
            <w:r>
              <w:rPr>
                <w:sz w:val="24"/>
              </w:rPr>
              <w:t>Class Diagram</w:t>
            </w:r>
          </w:p>
        </w:tc>
        <w:tc>
          <w:tcPr>
            <w:tcW w:w="1080" w:type="dxa"/>
            <w:tcBorders>
              <w:top w:val="single" w:color="auto" w:sz="4" w:space="0"/>
              <w:right w:val="single" w:color="auto" w:sz="8" w:space="0"/>
            </w:tcBorders>
            <w:vAlign w:val="bottom"/>
          </w:tcPr>
          <w:p w14:paraId="44B63F46">
            <w:pPr>
              <w:spacing w:line="0" w:lineRule="atLeast"/>
              <w:rPr>
                <w:sz w:val="24"/>
              </w:rPr>
            </w:pPr>
          </w:p>
        </w:tc>
      </w:tr>
      <w:tr w14:paraId="36528ADD">
        <w:tblPrEx>
          <w:tblCellMar>
            <w:top w:w="0" w:type="dxa"/>
            <w:left w:w="0" w:type="dxa"/>
            <w:bottom w:w="0" w:type="dxa"/>
            <w:right w:w="0" w:type="dxa"/>
          </w:tblCellMar>
        </w:tblPrEx>
        <w:trPr>
          <w:trHeight w:val="308" w:hRule="atLeast"/>
        </w:trPr>
        <w:tc>
          <w:tcPr>
            <w:tcW w:w="1380" w:type="dxa"/>
            <w:tcBorders>
              <w:top w:val="single" w:color="auto" w:sz="4" w:space="0"/>
              <w:left w:val="single" w:color="auto" w:sz="4" w:space="0"/>
              <w:right w:val="single" w:color="auto" w:sz="8" w:space="0"/>
            </w:tcBorders>
            <w:vAlign w:val="bottom"/>
          </w:tcPr>
          <w:p w14:paraId="67D474BB">
            <w:pPr>
              <w:spacing w:line="0" w:lineRule="atLeast"/>
              <w:ind w:left="1000"/>
              <w:rPr>
                <w:sz w:val="24"/>
              </w:rPr>
            </w:pPr>
            <w:r>
              <w:rPr>
                <w:sz w:val="24"/>
              </w:rPr>
              <w:t>4.3</w:t>
            </w:r>
          </w:p>
        </w:tc>
        <w:tc>
          <w:tcPr>
            <w:tcW w:w="7240" w:type="dxa"/>
            <w:tcBorders>
              <w:top w:val="single" w:color="auto" w:sz="4" w:space="0"/>
              <w:right w:val="single" w:color="auto" w:sz="8" w:space="0"/>
            </w:tcBorders>
            <w:vAlign w:val="bottom"/>
          </w:tcPr>
          <w:p w14:paraId="5C8F1A06">
            <w:pPr>
              <w:spacing w:line="0" w:lineRule="atLeast"/>
              <w:ind w:left="40"/>
              <w:rPr>
                <w:sz w:val="24"/>
              </w:rPr>
            </w:pPr>
            <w:r>
              <w:rPr>
                <w:sz w:val="24"/>
              </w:rPr>
              <w:t>Sequence Diagram</w:t>
            </w:r>
          </w:p>
        </w:tc>
        <w:tc>
          <w:tcPr>
            <w:tcW w:w="1080" w:type="dxa"/>
            <w:tcBorders>
              <w:top w:val="single" w:color="auto" w:sz="4" w:space="0"/>
              <w:right w:val="single" w:color="auto" w:sz="8" w:space="0"/>
            </w:tcBorders>
            <w:vAlign w:val="bottom"/>
          </w:tcPr>
          <w:p w14:paraId="78E64E30">
            <w:pPr>
              <w:spacing w:line="0" w:lineRule="atLeast"/>
              <w:rPr>
                <w:sz w:val="24"/>
              </w:rPr>
            </w:pPr>
          </w:p>
        </w:tc>
      </w:tr>
      <w:tr w14:paraId="7864D4DC">
        <w:tblPrEx>
          <w:tblCellMar>
            <w:top w:w="0" w:type="dxa"/>
            <w:left w:w="0" w:type="dxa"/>
            <w:bottom w:w="0" w:type="dxa"/>
            <w:right w:w="0" w:type="dxa"/>
          </w:tblCellMar>
        </w:tblPrEx>
        <w:trPr>
          <w:trHeight w:val="308" w:hRule="atLeast"/>
        </w:trPr>
        <w:tc>
          <w:tcPr>
            <w:tcW w:w="1380" w:type="dxa"/>
            <w:tcBorders>
              <w:top w:val="single" w:color="auto" w:sz="4" w:space="0"/>
              <w:left w:val="single" w:color="auto" w:sz="4" w:space="0"/>
              <w:right w:val="single" w:color="auto" w:sz="8" w:space="0"/>
            </w:tcBorders>
            <w:vAlign w:val="bottom"/>
          </w:tcPr>
          <w:p w14:paraId="17A60AD7">
            <w:pPr>
              <w:spacing w:line="0" w:lineRule="atLeast"/>
              <w:ind w:left="1000"/>
              <w:rPr>
                <w:sz w:val="24"/>
              </w:rPr>
            </w:pPr>
            <w:r>
              <w:rPr>
                <w:sz w:val="24"/>
              </w:rPr>
              <w:t>4.4</w:t>
            </w:r>
          </w:p>
        </w:tc>
        <w:tc>
          <w:tcPr>
            <w:tcW w:w="7240" w:type="dxa"/>
            <w:tcBorders>
              <w:top w:val="single" w:color="auto" w:sz="4" w:space="0"/>
              <w:right w:val="single" w:color="auto" w:sz="8" w:space="0"/>
            </w:tcBorders>
            <w:vAlign w:val="bottom"/>
          </w:tcPr>
          <w:p w14:paraId="57FAA9AE">
            <w:pPr>
              <w:spacing w:line="0" w:lineRule="atLeast"/>
              <w:ind w:left="40"/>
              <w:rPr>
                <w:sz w:val="24"/>
              </w:rPr>
            </w:pPr>
            <w:r>
              <w:rPr>
                <w:sz w:val="24"/>
              </w:rPr>
              <w:t>Use Case Diagram</w:t>
            </w:r>
          </w:p>
        </w:tc>
        <w:tc>
          <w:tcPr>
            <w:tcW w:w="1080" w:type="dxa"/>
            <w:tcBorders>
              <w:top w:val="single" w:color="auto" w:sz="4" w:space="0"/>
              <w:right w:val="single" w:color="auto" w:sz="8" w:space="0"/>
            </w:tcBorders>
            <w:vAlign w:val="bottom"/>
          </w:tcPr>
          <w:p w14:paraId="464C4E4E">
            <w:pPr>
              <w:spacing w:line="0" w:lineRule="atLeast"/>
              <w:rPr>
                <w:sz w:val="24"/>
              </w:rPr>
            </w:pPr>
          </w:p>
        </w:tc>
      </w:tr>
      <w:tr w14:paraId="5A68CFC2">
        <w:tblPrEx>
          <w:tblCellMar>
            <w:top w:w="0" w:type="dxa"/>
            <w:left w:w="0" w:type="dxa"/>
            <w:bottom w:w="0" w:type="dxa"/>
            <w:right w:w="0" w:type="dxa"/>
          </w:tblCellMar>
        </w:tblPrEx>
        <w:trPr>
          <w:trHeight w:val="308" w:hRule="atLeast"/>
        </w:trPr>
        <w:tc>
          <w:tcPr>
            <w:tcW w:w="1380" w:type="dxa"/>
            <w:tcBorders>
              <w:top w:val="single" w:color="auto" w:sz="4" w:space="0"/>
              <w:left w:val="single" w:color="auto" w:sz="4" w:space="0"/>
              <w:right w:val="single" w:color="auto" w:sz="8" w:space="0"/>
            </w:tcBorders>
            <w:vAlign w:val="bottom"/>
          </w:tcPr>
          <w:p w14:paraId="4F46E38C">
            <w:pPr>
              <w:spacing w:line="0" w:lineRule="atLeast"/>
              <w:ind w:left="1000"/>
              <w:rPr>
                <w:sz w:val="24"/>
              </w:rPr>
            </w:pPr>
            <w:r>
              <w:rPr>
                <w:sz w:val="24"/>
              </w:rPr>
              <w:t>4.5</w:t>
            </w:r>
          </w:p>
        </w:tc>
        <w:tc>
          <w:tcPr>
            <w:tcW w:w="7240" w:type="dxa"/>
            <w:tcBorders>
              <w:top w:val="single" w:color="auto" w:sz="4" w:space="0"/>
              <w:right w:val="single" w:color="auto" w:sz="8" w:space="0"/>
            </w:tcBorders>
            <w:vAlign w:val="bottom"/>
          </w:tcPr>
          <w:p w14:paraId="6D9453CA">
            <w:pPr>
              <w:spacing w:line="0" w:lineRule="atLeast"/>
              <w:ind w:left="40"/>
              <w:rPr>
                <w:sz w:val="24"/>
              </w:rPr>
            </w:pPr>
            <w:r>
              <w:rPr>
                <w:sz w:val="24"/>
              </w:rPr>
              <w:t>Activity Diagram</w:t>
            </w:r>
          </w:p>
        </w:tc>
        <w:tc>
          <w:tcPr>
            <w:tcW w:w="1080" w:type="dxa"/>
            <w:tcBorders>
              <w:top w:val="single" w:color="auto" w:sz="4" w:space="0"/>
              <w:right w:val="single" w:color="auto" w:sz="8" w:space="0"/>
            </w:tcBorders>
            <w:vAlign w:val="bottom"/>
          </w:tcPr>
          <w:p w14:paraId="6E5F55BB">
            <w:pPr>
              <w:spacing w:line="0" w:lineRule="atLeast"/>
              <w:rPr>
                <w:sz w:val="24"/>
              </w:rPr>
            </w:pPr>
          </w:p>
        </w:tc>
      </w:tr>
      <w:tr w14:paraId="521E0358">
        <w:tblPrEx>
          <w:tblCellMar>
            <w:top w:w="0" w:type="dxa"/>
            <w:left w:w="0" w:type="dxa"/>
            <w:bottom w:w="0" w:type="dxa"/>
            <w:right w:w="0" w:type="dxa"/>
          </w:tblCellMar>
        </w:tblPrEx>
        <w:trPr>
          <w:trHeight w:val="308" w:hRule="atLeast"/>
        </w:trPr>
        <w:tc>
          <w:tcPr>
            <w:tcW w:w="1380" w:type="dxa"/>
            <w:tcBorders>
              <w:top w:val="single" w:color="auto" w:sz="4" w:space="0"/>
              <w:left w:val="single" w:color="auto" w:sz="4" w:space="0"/>
              <w:right w:val="single" w:color="auto" w:sz="8" w:space="0"/>
            </w:tcBorders>
            <w:vAlign w:val="bottom"/>
          </w:tcPr>
          <w:p w14:paraId="01F723D1">
            <w:pPr>
              <w:spacing w:line="0" w:lineRule="atLeast"/>
              <w:ind w:left="1000"/>
              <w:rPr>
                <w:sz w:val="24"/>
              </w:rPr>
            </w:pPr>
            <w:r>
              <w:rPr>
                <w:sz w:val="24"/>
              </w:rPr>
              <w:t>4.5</w:t>
            </w:r>
          </w:p>
        </w:tc>
        <w:tc>
          <w:tcPr>
            <w:tcW w:w="7240" w:type="dxa"/>
            <w:tcBorders>
              <w:top w:val="single" w:color="auto" w:sz="4" w:space="0"/>
              <w:right w:val="single" w:color="auto" w:sz="8" w:space="0"/>
            </w:tcBorders>
            <w:vAlign w:val="bottom"/>
          </w:tcPr>
          <w:p w14:paraId="0125B058">
            <w:pPr>
              <w:spacing w:line="0" w:lineRule="atLeast"/>
              <w:ind w:left="40"/>
              <w:rPr>
                <w:sz w:val="24"/>
              </w:rPr>
            </w:pPr>
            <w:r>
              <w:rPr>
                <w:sz w:val="24"/>
              </w:rPr>
              <w:t>DFD</w:t>
            </w:r>
          </w:p>
        </w:tc>
        <w:tc>
          <w:tcPr>
            <w:tcW w:w="1080" w:type="dxa"/>
            <w:tcBorders>
              <w:top w:val="single" w:color="auto" w:sz="4" w:space="0"/>
              <w:right w:val="single" w:color="auto" w:sz="8" w:space="0"/>
            </w:tcBorders>
            <w:vAlign w:val="bottom"/>
          </w:tcPr>
          <w:p w14:paraId="1DEAC1EB">
            <w:pPr>
              <w:spacing w:line="0" w:lineRule="atLeast"/>
              <w:rPr>
                <w:sz w:val="24"/>
              </w:rPr>
            </w:pPr>
          </w:p>
        </w:tc>
      </w:tr>
      <w:tr w14:paraId="05C74D0B">
        <w:tblPrEx>
          <w:tblCellMar>
            <w:top w:w="0" w:type="dxa"/>
            <w:left w:w="0" w:type="dxa"/>
            <w:bottom w:w="0" w:type="dxa"/>
            <w:right w:w="0" w:type="dxa"/>
          </w:tblCellMar>
        </w:tblPrEx>
        <w:trPr>
          <w:trHeight w:val="66" w:hRule="atLeast"/>
        </w:trPr>
        <w:tc>
          <w:tcPr>
            <w:tcW w:w="1380" w:type="dxa"/>
            <w:tcBorders>
              <w:left w:val="single" w:color="auto" w:sz="4" w:space="0"/>
              <w:bottom w:val="single" w:color="auto" w:sz="8" w:space="0"/>
              <w:right w:val="single" w:color="auto" w:sz="8" w:space="0"/>
            </w:tcBorders>
            <w:vAlign w:val="bottom"/>
          </w:tcPr>
          <w:p w14:paraId="64732FC1">
            <w:pPr>
              <w:spacing w:line="0" w:lineRule="atLeast"/>
              <w:rPr>
                <w:sz w:val="5"/>
              </w:rPr>
            </w:pPr>
          </w:p>
        </w:tc>
        <w:tc>
          <w:tcPr>
            <w:tcW w:w="7240" w:type="dxa"/>
            <w:tcBorders>
              <w:bottom w:val="single" w:color="auto" w:sz="8" w:space="0"/>
              <w:right w:val="single" w:color="auto" w:sz="8" w:space="0"/>
            </w:tcBorders>
            <w:vAlign w:val="bottom"/>
          </w:tcPr>
          <w:p w14:paraId="31FBED1C">
            <w:pPr>
              <w:spacing w:line="0" w:lineRule="atLeast"/>
              <w:rPr>
                <w:sz w:val="5"/>
              </w:rPr>
            </w:pPr>
          </w:p>
        </w:tc>
        <w:tc>
          <w:tcPr>
            <w:tcW w:w="1080" w:type="dxa"/>
            <w:tcBorders>
              <w:bottom w:val="single" w:color="auto" w:sz="8" w:space="0"/>
              <w:right w:val="single" w:color="auto" w:sz="8" w:space="0"/>
            </w:tcBorders>
            <w:vAlign w:val="bottom"/>
          </w:tcPr>
          <w:p w14:paraId="28C41787">
            <w:pPr>
              <w:spacing w:line="0" w:lineRule="atLeast"/>
              <w:rPr>
                <w:sz w:val="5"/>
              </w:rPr>
            </w:pPr>
          </w:p>
        </w:tc>
      </w:tr>
      <w:tr w14:paraId="294361A0">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49E35EE9">
            <w:pPr>
              <w:spacing w:line="0" w:lineRule="atLeast"/>
              <w:ind w:left="620"/>
              <w:rPr>
                <w:b/>
                <w:sz w:val="24"/>
              </w:rPr>
            </w:pPr>
            <w:r>
              <w:rPr>
                <w:b/>
                <w:sz w:val="24"/>
              </w:rPr>
              <w:t>5.</w:t>
            </w:r>
          </w:p>
        </w:tc>
        <w:tc>
          <w:tcPr>
            <w:tcW w:w="7240" w:type="dxa"/>
            <w:tcBorders>
              <w:right w:val="single" w:color="auto" w:sz="8" w:space="0"/>
            </w:tcBorders>
            <w:vAlign w:val="bottom"/>
          </w:tcPr>
          <w:p w14:paraId="32BCE829">
            <w:pPr>
              <w:spacing w:line="0" w:lineRule="atLeast"/>
              <w:ind w:left="40"/>
              <w:rPr>
                <w:b/>
                <w:sz w:val="24"/>
              </w:rPr>
            </w:pPr>
            <w:r>
              <w:rPr>
                <w:b/>
                <w:sz w:val="24"/>
              </w:rPr>
              <w:t>Implementations Details</w:t>
            </w:r>
          </w:p>
        </w:tc>
        <w:tc>
          <w:tcPr>
            <w:tcW w:w="1080" w:type="dxa"/>
            <w:tcBorders>
              <w:right w:val="single" w:color="auto" w:sz="8" w:space="0"/>
            </w:tcBorders>
            <w:vAlign w:val="bottom"/>
          </w:tcPr>
          <w:p w14:paraId="14234CBB">
            <w:pPr>
              <w:spacing w:line="0" w:lineRule="atLeast"/>
              <w:jc w:val="center"/>
              <w:rPr>
                <w:b/>
                <w:w w:val="99"/>
                <w:sz w:val="24"/>
              </w:rPr>
            </w:pPr>
            <w:r>
              <w:rPr>
                <w:b/>
                <w:w w:val="99"/>
                <w:sz w:val="24"/>
              </w:rPr>
              <w:t>6</w:t>
            </w:r>
          </w:p>
        </w:tc>
      </w:tr>
      <w:tr w14:paraId="59B369A4">
        <w:tblPrEx>
          <w:tblCellMar>
            <w:top w:w="0" w:type="dxa"/>
            <w:left w:w="0" w:type="dxa"/>
            <w:bottom w:w="0" w:type="dxa"/>
            <w:right w:w="0" w:type="dxa"/>
          </w:tblCellMar>
        </w:tblPrEx>
        <w:trPr>
          <w:trHeight w:val="87" w:hRule="atLeast"/>
        </w:trPr>
        <w:tc>
          <w:tcPr>
            <w:tcW w:w="1380" w:type="dxa"/>
            <w:tcBorders>
              <w:left w:val="single" w:color="auto" w:sz="8" w:space="0"/>
              <w:bottom w:val="single" w:color="auto" w:sz="8" w:space="0"/>
              <w:right w:val="single" w:color="auto" w:sz="8" w:space="0"/>
            </w:tcBorders>
            <w:vAlign w:val="bottom"/>
          </w:tcPr>
          <w:p w14:paraId="1904F9BD">
            <w:pPr>
              <w:spacing w:line="0" w:lineRule="atLeast"/>
              <w:rPr>
                <w:sz w:val="7"/>
              </w:rPr>
            </w:pPr>
          </w:p>
        </w:tc>
        <w:tc>
          <w:tcPr>
            <w:tcW w:w="7240" w:type="dxa"/>
            <w:tcBorders>
              <w:bottom w:val="single" w:color="auto" w:sz="8" w:space="0"/>
              <w:right w:val="single" w:color="auto" w:sz="8" w:space="0"/>
            </w:tcBorders>
            <w:vAlign w:val="bottom"/>
          </w:tcPr>
          <w:p w14:paraId="6EED8D7E">
            <w:pPr>
              <w:spacing w:line="0" w:lineRule="atLeast"/>
              <w:rPr>
                <w:sz w:val="7"/>
              </w:rPr>
            </w:pPr>
          </w:p>
        </w:tc>
        <w:tc>
          <w:tcPr>
            <w:tcW w:w="1080" w:type="dxa"/>
            <w:tcBorders>
              <w:bottom w:val="single" w:color="auto" w:sz="8" w:space="0"/>
              <w:right w:val="single" w:color="auto" w:sz="8" w:space="0"/>
            </w:tcBorders>
            <w:vAlign w:val="bottom"/>
          </w:tcPr>
          <w:p w14:paraId="2A59FFB4">
            <w:pPr>
              <w:spacing w:line="0" w:lineRule="atLeast"/>
              <w:rPr>
                <w:sz w:val="7"/>
              </w:rPr>
            </w:pPr>
          </w:p>
        </w:tc>
      </w:tr>
      <w:tr w14:paraId="23BC3BE0">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52E89CD5">
            <w:pPr>
              <w:spacing w:line="0" w:lineRule="atLeast"/>
              <w:ind w:left="1000"/>
              <w:rPr>
                <w:sz w:val="24"/>
              </w:rPr>
            </w:pPr>
            <w:r>
              <w:rPr>
                <w:sz w:val="24"/>
              </w:rPr>
              <w:t>3.1</w:t>
            </w:r>
          </w:p>
        </w:tc>
        <w:tc>
          <w:tcPr>
            <w:tcW w:w="7240" w:type="dxa"/>
            <w:tcBorders>
              <w:right w:val="single" w:color="auto" w:sz="8" w:space="0"/>
            </w:tcBorders>
            <w:vAlign w:val="bottom"/>
          </w:tcPr>
          <w:p w14:paraId="40D57291">
            <w:pPr>
              <w:spacing w:line="0" w:lineRule="atLeast"/>
              <w:ind w:left="40"/>
              <w:rPr>
                <w:sz w:val="24"/>
              </w:rPr>
            </w:pPr>
            <w:r>
              <w:rPr>
                <w:sz w:val="24"/>
              </w:rPr>
              <w:t>Software/Hardware Specifications</w:t>
            </w:r>
          </w:p>
        </w:tc>
        <w:tc>
          <w:tcPr>
            <w:tcW w:w="1080" w:type="dxa"/>
            <w:tcBorders>
              <w:right w:val="single" w:color="auto" w:sz="8" w:space="0"/>
            </w:tcBorders>
            <w:vAlign w:val="bottom"/>
          </w:tcPr>
          <w:p w14:paraId="579900B0">
            <w:pPr>
              <w:spacing w:line="0" w:lineRule="atLeast"/>
              <w:rPr>
                <w:sz w:val="24"/>
              </w:rPr>
            </w:pPr>
          </w:p>
        </w:tc>
      </w:tr>
      <w:tr w14:paraId="06361980">
        <w:tblPrEx>
          <w:tblCellMar>
            <w:top w:w="0" w:type="dxa"/>
            <w:left w:w="0" w:type="dxa"/>
            <w:bottom w:w="0" w:type="dxa"/>
            <w:right w:w="0" w:type="dxa"/>
          </w:tblCellMar>
        </w:tblPrEx>
        <w:trPr>
          <w:trHeight w:val="84" w:hRule="atLeast"/>
        </w:trPr>
        <w:tc>
          <w:tcPr>
            <w:tcW w:w="1380" w:type="dxa"/>
            <w:tcBorders>
              <w:left w:val="single" w:color="auto" w:sz="8" w:space="0"/>
              <w:bottom w:val="single" w:color="auto" w:sz="8" w:space="0"/>
              <w:right w:val="single" w:color="auto" w:sz="8" w:space="0"/>
            </w:tcBorders>
            <w:vAlign w:val="bottom"/>
          </w:tcPr>
          <w:p w14:paraId="0751D559">
            <w:pPr>
              <w:spacing w:line="0" w:lineRule="atLeast"/>
              <w:rPr>
                <w:sz w:val="7"/>
              </w:rPr>
            </w:pPr>
          </w:p>
        </w:tc>
        <w:tc>
          <w:tcPr>
            <w:tcW w:w="7240" w:type="dxa"/>
            <w:tcBorders>
              <w:bottom w:val="single" w:color="auto" w:sz="8" w:space="0"/>
              <w:right w:val="single" w:color="auto" w:sz="8" w:space="0"/>
            </w:tcBorders>
            <w:vAlign w:val="bottom"/>
          </w:tcPr>
          <w:p w14:paraId="69726A0E">
            <w:pPr>
              <w:spacing w:line="0" w:lineRule="atLeast"/>
              <w:rPr>
                <w:sz w:val="7"/>
              </w:rPr>
            </w:pPr>
          </w:p>
        </w:tc>
        <w:tc>
          <w:tcPr>
            <w:tcW w:w="1080" w:type="dxa"/>
            <w:tcBorders>
              <w:bottom w:val="single" w:color="auto" w:sz="8" w:space="0"/>
              <w:right w:val="single" w:color="auto" w:sz="8" w:space="0"/>
            </w:tcBorders>
            <w:vAlign w:val="bottom"/>
          </w:tcPr>
          <w:p w14:paraId="655B9A2A">
            <w:pPr>
              <w:spacing w:line="0" w:lineRule="atLeast"/>
              <w:rPr>
                <w:sz w:val="7"/>
              </w:rPr>
            </w:pPr>
          </w:p>
        </w:tc>
      </w:tr>
      <w:tr w14:paraId="118324EB">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647CE79D">
            <w:pPr>
              <w:spacing w:line="0" w:lineRule="atLeast"/>
              <w:ind w:left="620"/>
              <w:rPr>
                <w:b/>
                <w:sz w:val="24"/>
              </w:rPr>
            </w:pPr>
            <w:r>
              <w:rPr>
                <w:b/>
                <w:sz w:val="24"/>
              </w:rPr>
              <w:t>6.</w:t>
            </w:r>
          </w:p>
        </w:tc>
        <w:tc>
          <w:tcPr>
            <w:tcW w:w="7240" w:type="dxa"/>
            <w:tcBorders>
              <w:right w:val="single" w:color="auto" w:sz="8" w:space="0"/>
            </w:tcBorders>
            <w:vAlign w:val="bottom"/>
          </w:tcPr>
          <w:p w14:paraId="26CE6101">
            <w:pPr>
              <w:spacing w:line="0" w:lineRule="atLeast"/>
              <w:ind w:left="40"/>
              <w:rPr>
                <w:b/>
                <w:sz w:val="24"/>
              </w:rPr>
            </w:pPr>
            <w:r>
              <w:rPr>
                <w:b/>
                <w:sz w:val="24"/>
              </w:rPr>
              <w:t>Output and report Testing</w:t>
            </w:r>
          </w:p>
        </w:tc>
        <w:tc>
          <w:tcPr>
            <w:tcW w:w="1080" w:type="dxa"/>
            <w:tcBorders>
              <w:right w:val="single" w:color="auto" w:sz="8" w:space="0"/>
            </w:tcBorders>
            <w:vAlign w:val="bottom"/>
          </w:tcPr>
          <w:p w14:paraId="566C3D93">
            <w:pPr>
              <w:spacing w:line="0" w:lineRule="atLeast"/>
              <w:jc w:val="center"/>
              <w:rPr>
                <w:b/>
                <w:w w:val="99"/>
                <w:sz w:val="24"/>
              </w:rPr>
            </w:pPr>
            <w:r>
              <w:rPr>
                <w:b/>
                <w:w w:val="99"/>
                <w:sz w:val="24"/>
              </w:rPr>
              <w:t>8</w:t>
            </w:r>
          </w:p>
        </w:tc>
      </w:tr>
      <w:tr w14:paraId="13DCFC8D">
        <w:tblPrEx>
          <w:tblCellMar>
            <w:top w:w="0" w:type="dxa"/>
            <w:left w:w="0" w:type="dxa"/>
            <w:bottom w:w="0" w:type="dxa"/>
            <w:right w:w="0" w:type="dxa"/>
          </w:tblCellMar>
        </w:tblPrEx>
        <w:trPr>
          <w:trHeight w:val="68" w:hRule="atLeast"/>
        </w:trPr>
        <w:tc>
          <w:tcPr>
            <w:tcW w:w="1380" w:type="dxa"/>
            <w:tcBorders>
              <w:left w:val="single" w:color="auto" w:sz="8" w:space="0"/>
              <w:bottom w:val="single" w:color="auto" w:sz="8" w:space="0"/>
              <w:right w:val="single" w:color="auto" w:sz="8" w:space="0"/>
            </w:tcBorders>
            <w:vAlign w:val="bottom"/>
          </w:tcPr>
          <w:p w14:paraId="6F2C1027">
            <w:pPr>
              <w:spacing w:line="0" w:lineRule="atLeast"/>
              <w:rPr>
                <w:sz w:val="5"/>
              </w:rPr>
            </w:pPr>
          </w:p>
        </w:tc>
        <w:tc>
          <w:tcPr>
            <w:tcW w:w="7240" w:type="dxa"/>
            <w:tcBorders>
              <w:bottom w:val="single" w:color="auto" w:sz="8" w:space="0"/>
              <w:right w:val="single" w:color="auto" w:sz="8" w:space="0"/>
            </w:tcBorders>
            <w:vAlign w:val="bottom"/>
          </w:tcPr>
          <w:p w14:paraId="08749EA2">
            <w:pPr>
              <w:spacing w:line="0" w:lineRule="atLeast"/>
              <w:rPr>
                <w:sz w:val="5"/>
              </w:rPr>
            </w:pPr>
          </w:p>
        </w:tc>
        <w:tc>
          <w:tcPr>
            <w:tcW w:w="1080" w:type="dxa"/>
            <w:tcBorders>
              <w:bottom w:val="single" w:color="auto" w:sz="8" w:space="0"/>
              <w:right w:val="single" w:color="auto" w:sz="8" w:space="0"/>
            </w:tcBorders>
            <w:vAlign w:val="bottom"/>
          </w:tcPr>
          <w:p w14:paraId="7CF66711">
            <w:pPr>
              <w:spacing w:line="0" w:lineRule="atLeast"/>
              <w:rPr>
                <w:sz w:val="5"/>
              </w:rPr>
            </w:pPr>
          </w:p>
        </w:tc>
      </w:tr>
      <w:tr w14:paraId="3D3C585A">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1FD16CFD">
            <w:pPr>
              <w:spacing w:line="0" w:lineRule="atLeast"/>
              <w:ind w:left="1000"/>
              <w:rPr>
                <w:sz w:val="24"/>
              </w:rPr>
            </w:pPr>
            <w:r>
              <w:rPr>
                <w:sz w:val="24"/>
              </w:rPr>
              <w:t>4.1</w:t>
            </w:r>
          </w:p>
        </w:tc>
        <w:tc>
          <w:tcPr>
            <w:tcW w:w="7240" w:type="dxa"/>
            <w:tcBorders>
              <w:right w:val="single" w:color="auto" w:sz="8" w:space="0"/>
            </w:tcBorders>
            <w:vAlign w:val="bottom"/>
          </w:tcPr>
          <w:p w14:paraId="404EEF7D">
            <w:pPr>
              <w:spacing w:line="0" w:lineRule="atLeast"/>
              <w:ind w:left="40"/>
              <w:rPr>
                <w:sz w:val="24"/>
              </w:rPr>
            </w:pPr>
            <w:r>
              <w:rPr>
                <w:sz w:val="24"/>
              </w:rPr>
              <w:t>Test plan, Black box test, White box test, Result</w:t>
            </w:r>
          </w:p>
        </w:tc>
        <w:tc>
          <w:tcPr>
            <w:tcW w:w="1080" w:type="dxa"/>
            <w:tcBorders>
              <w:right w:val="single" w:color="auto" w:sz="8" w:space="0"/>
            </w:tcBorders>
            <w:vAlign w:val="bottom"/>
          </w:tcPr>
          <w:p w14:paraId="2F46767D">
            <w:pPr>
              <w:spacing w:line="0" w:lineRule="atLeast"/>
              <w:rPr>
                <w:sz w:val="24"/>
              </w:rPr>
            </w:pPr>
          </w:p>
        </w:tc>
      </w:tr>
      <w:tr w14:paraId="2D7F207B">
        <w:tblPrEx>
          <w:tblCellMar>
            <w:top w:w="0" w:type="dxa"/>
            <w:left w:w="0" w:type="dxa"/>
            <w:bottom w:w="0" w:type="dxa"/>
            <w:right w:w="0" w:type="dxa"/>
          </w:tblCellMar>
        </w:tblPrEx>
        <w:trPr>
          <w:trHeight w:val="195" w:hRule="atLeast"/>
        </w:trPr>
        <w:tc>
          <w:tcPr>
            <w:tcW w:w="1380" w:type="dxa"/>
            <w:tcBorders>
              <w:left w:val="single" w:color="auto" w:sz="8" w:space="0"/>
              <w:bottom w:val="single" w:color="auto" w:sz="8" w:space="0"/>
              <w:right w:val="single" w:color="auto" w:sz="8" w:space="0"/>
            </w:tcBorders>
            <w:vAlign w:val="bottom"/>
          </w:tcPr>
          <w:p w14:paraId="4F163E59">
            <w:pPr>
              <w:spacing w:line="0" w:lineRule="atLeast"/>
              <w:rPr>
                <w:sz w:val="16"/>
              </w:rPr>
            </w:pPr>
          </w:p>
        </w:tc>
        <w:tc>
          <w:tcPr>
            <w:tcW w:w="7240" w:type="dxa"/>
            <w:tcBorders>
              <w:bottom w:val="single" w:color="auto" w:sz="8" w:space="0"/>
              <w:right w:val="single" w:color="auto" w:sz="8" w:space="0"/>
            </w:tcBorders>
            <w:vAlign w:val="bottom"/>
          </w:tcPr>
          <w:p w14:paraId="2362CB61">
            <w:pPr>
              <w:spacing w:line="0" w:lineRule="atLeast"/>
              <w:rPr>
                <w:sz w:val="16"/>
              </w:rPr>
            </w:pPr>
          </w:p>
        </w:tc>
        <w:tc>
          <w:tcPr>
            <w:tcW w:w="1080" w:type="dxa"/>
            <w:tcBorders>
              <w:bottom w:val="single" w:color="auto" w:sz="8" w:space="0"/>
              <w:right w:val="single" w:color="auto" w:sz="8" w:space="0"/>
            </w:tcBorders>
            <w:vAlign w:val="bottom"/>
          </w:tcPr>
          <w:p w14:paraId="2021030F">
            <w:pPr>
              <w:spacing w:line="0" w:lineRule="atLeast"/>
              <w:rPr>
                <w:sz w:val="16"/>
              </w:rPr>
            </w:pPr>
          </w:p>
        </w:tc>
      </w:tr>
      <w:tr w14:paraId="194709C2">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010DD3D9">
            <w:pPr>
              <w:spacing w:line="0" w:lineRule="atLeast"/>
              <w:ind w:left="620"/>
              <w:rPr>
                <w:b/>
                <w:sz w:val="24"/>
              </w:rPr>
            </w:pPr>
            <w:r>
              <w:rPr>
                <w:b/>
                <w:sz w:val="24"/>
              </w:rPr>
              <w:t>7.</w:t>
            </w:r>
          </w:p>
        </w:tc>
        <w:tc>
          <w:tcPr>
            <w:tcW w:w="7240" w:type="dxa"/>
            <w:tcBorders>
              <w:right w:val="single" w:color="auto" w:sz="8" w:space="0"/>
            </w:tcBorders>
            <w:vAlign w:val="bottom"/>
          </w:tcPr>
          <w:p w14:paraId="0A84D20D">
            <w:pPr>
              <w:spacing w:line="0" w:lineRule="atLeast"/>
              <w:ind w:left="40"/>
              <w:rPr>
                <w:b/>
                <w:sz w:val="24"/>
              </w:rPr>
            </w:pPr>
            <w:r>
              <w:rPr>
                <w:b/>
                <w:sz w:val="24"/>
              </w:rPr>
              <w:t>Conclusion and Recommendation</w:t>
            </w:r>
          </w:p>
        </w:tc>
        <w:tc>
          <w:tcPr>
            <w:tcW w:w="1080" w:type="dxa"/>
            <w:tcBorders>
              <w:right w:val="single" w:color="auto" w:sz="8" w:space="0"/>
            </w:tcBorders>
            <w:vAlign w:val="bottom"/>
          </w:tcPr>
          <w:p w14:paraId="247AE244">
            <w:pPr>
              <w:spacing w:line="0" w:lineRule="atLeast"/>
              <w:jc w:val="center"/>
              <w:rPr>
                <w:b/>
                <w:w w:val="99"/>
                <w:sz w:val="24"/>
              </w:rPr>
            </w:pPr>
            <w:r>
              <w:rPr>
                <w:b/>
                <w:w w:val="99"/>
                <w:sz w:val="24"/>
              </w:rPr>
              <w:t>10</w:t>
            </w:r>
          </w:p>
        </w:tc>
      </w:tr>
      <w:tr w14:paraId="005EDED5">
        <w:tblPrEx>
          <w:tblCellMar>
            <w:top w:w="0" w:type="dxa"/>
            <w:left w:w="0" w:type="dxa"/>
            <w:bottom w:w="0" w:type="dxa"/>
            <w:right w:w="0" w:type="dxa"/>
          </w:tblCellMar>
        </w:tblPrEx>
        <w:trPr>
          <w:trHeight w:val="84" w:hRule="atLeast"/>
        </w:trPr>
        <w:tc>
          <w:tcPr>
            <w:tcW w:w="1380" w:type="dxa"/>
            <w:tcBorders>
              <w:left w:val="single" w:color="auto" w:sz="8" w:space="0"/>
              <w:bottom w:val="single" w:color="auto" w:sz="8" w:space="0"/>
              <w:right w:val="single" w:color="auto" w:sz="8" w:space="0"/>
            </w:tcBorders>
            <w:vAlign w:val="bottom"/>
          </w:tcPr>
          <w:p w14:paraId="554E1867">
            <w:pPr>
              <w:spacing w:line="0" w:lineRule="atLeast"/>
              <w:rPr>
                <w:sz w:val="7"/>
              </w:rPr>
            </w:pPr>
          </w:p>
        </w:tc>
        <w:tc>
          <w:tcPr>
            <w:tcW w:w="7240" w:type="dxa"/>
            <w:tcBorders>
              <w:bottom w:val="single" w:color="auto" w:sz="8" w:space="0"/>
              <w:right w:val="single" w:color="auto" w:sz="8" w:space="0"/>
            </w:tcBorders>
            <w:vAlign w:val="bottom"/>
          </w:tcPr>
          <w:p w14:paraId="300AFD1A">
            <w:pPr>
              <w:spacing w:line="0" w:lineRule="atLeast"/>
              <w:rPr>
                <w:sz w:val="7"/>
              </w:rPr>
            </w:pPr>
          </w:p>
        </w:tc>
        <w:tc>
          <w:tcPr>
            <w:tcW w:w="1080" w:type="dxa"/>
            <w:tcBorders>
              <w:bottom w:val="single" w:color="auto" w:sz="8" w:space="0"/>
              <w:right w:val="single" w:color="auto" w:sz="8" w:space="0"/>
            </w:tcBorders>
            <w:vAlign w:val="bottom"/>
          </w:tcPr>
          <w:p w14:paraId="309C89CA">
            <w:pPr>
              <w:spacing w:line="0" w:lineRule="atLeast"/>
              <w:rPr>
                <w:sz w:val="7"/>
              </w:rPr>
            </w:pPr>
          </w:p>
        </w:tc>
      </w:tr>
      <w:tr w14:paraId="3C2AE4D6">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529739B1">
            <w:pPr>
              <w:spacing w:line="0" w:lineRule="atLeast"/>
              <w:ind w:left="620"/>
              <w:rPr>
                <w:b/>
                <w:sz w:val="24"/>
              </w:rPr>
            </w:pPr>
            <w:r>
              <w:rPr>
                <w:b/>
                <w:sz w:val="24"/>
              </w:rPr>
              <w:t>8.</w:t>
            </w:r>
          </w:p>
        </w:tc>
        <w:tc>
          <w:tcPr>
            <w:tcW w:w="7240" w:type="dxa"/>
            <w:tcBorders>
              <w:right w:val="single" w:color="auto" w:sz="8" w:space="0"/>
            </w:tcBorders>
            <w:vAlign w:val="bottom"/>
          </w:tcPr>
          <w:p w14:paraId="0E8D0A81">
            <w:pPr>
              <w:spacing w:line="0" w:lineRule="atLeast"/>
              <w:ind w:left="40"/>
              <w:rPr>
                <w:b/>
                <w:sz w:val="24"/>
              </w:rPr>
            </w:pPr>
            <w:r>
              <w:rPr>
                <w:b/>
                <w:sz w:val="24"/>
              </w:rPr>
              <w:t>Future scope</w:t>
            </w:r>
          </w:p>
        </w:tc>
        <w:tc>
          <w:tcPr>
            <w:tcW w:w="1080" w:type="dxa"/>
            <w:tcBorders>
              <w:right w:val="single" w:color="auto" w:sz="8" w:space="0"/>
            </w:tcBorders>
            <w:vAlign w:val="bottom"/>
          </w:tcPr>
          <w:p w14:paraId="53D8B880">
            <w:pPr>
              <w:spacing w:line="0" w:lineRule="atLeast"/>
              <w:jc w:val="center"/>
              <w:rPr>
                <w:b/>
                <w:w w:val="99"/>
                <w:sz w:val="24"/>
              </w:rPr>
            </w:pPr>
            <w:r>
              <w:rPr>
                <w:b/>
                <w:w w:val="99"/>
                <w:sz w:val="24"/>
              </w:rPr>
              <w:t>12</w:t>
            </w:r>
          </w:p>
        </w:tc>
      </w:tr>
      <w:tr w14:paraId="6BAAF0DD">
        <w:tblPrEx>
          <w:tblCellMar>
            <w:top w:w="0" w:type="dxa"/>
            <w:left w:w="0" w:type="dxa"/>
            <w:bottom w:w="0" w:type="dxa"/>
            <w:right w:w="0" w:type="dxa"/>
          </w:tblCellMar>
        </w:tblPrEx>
        <w:trPr>
          <w:trHeight w:val="68" w:hRule="atLeast"/>
        </w:trPr>
        <w:tc>
          <w:tcPr>
            <w:tcW w:w="1380" w:type="dxa"/>
            <w:tcBorders>
              <w:left w:val="single" w:color="auto" w:sz="8" w:space="0"/>
              <w:bottom w:val="single" w:color="auto" w:sz="8" w:space="0"/>
              <w:right w:val="single" w:color="auto" w:sz="8" w:space="0"/>
            </w:tcBorders>
            <w:vAlign w:val="bottom"/>
          </w:tcPr>
          <w:p w14:paraId="5499B384">
            <w:pPr>
              <w:spacing w:line="0" w:lineRule="atLeast"/>
              <w:rPr>
                <w:sz w:val="5"/>
              </w:rPr>
            </w:pPr>
          </w:p>
        </w:tc>
        <w:tc>
          <w:tcPr>
            <w:tcW w:w="7240" w:type="dxa"/>
            <w:tcBorders>
              <w:bottom w:val="single" w:color="auto" w:sz="8" w:space="0"/>
              <w:right w:val="single" w:color="auto" w:sz="8" w:space="0"/>
            </w:tcBorders>
            <w:vAlign w:val="bottom"/>
          </w:tcPr>
          <w:p w14:paraId="2788BDA0">
            <w:pPr>
              <w:spacing w:line="0" w:lineRule="atLeast"/>
              <w:rPr>
                <w:sz w:val="5"/>
              </w:rPr>
            </w:pPr>
          </w:p>
        </w:tc>
        <w:tc>
          <w:tcPr>
            <w:tcW w:w="1080" w:type="dxa"/>
            <w:tcBorders>
              <w:bottom w:val="single" w:color="auto" w:sz="8" w:space="0"/>
              <w:right w:val="single" w:color="auto" w:sz="8" w:space="0"/>
            </w:tcBorders>
            <w:vAlign w:val="bottom"/>
          </w:tcPr>
          <w:p w14:paraId="43DF6177">
            <w:pPr>
              <w:spacing w:line="0" w:lineRule="atLeast"/>
              <w:rPr>
                <w:sz w:val="5"/>
              </w:rPr>
            </w:pPr>
          </w:p>
        </w:tc>
      </w:tr>
      <w:tr w14:paraId="0BDCF2CB">
        <w:tblPrEx>
          <w:tblCellMar>
            <w:top w:w="0" w:type="dxa"/>
            <w:left w:w="0" w:type="dxa"/>
            <w:bottom w:w="0" w:type="dxa"/>
            <w:right w:w="0" w:type="dxa"/>
          </w:tblCellMar>
        </w:tblPrEx>
        <w:trPr>
          <w:trHeight w:val="308" w:hRule="atLeast"/>
        </w:trPr>
        <w:tc>
          <w:tcPr>
            <w:tcW w:w="1380" w:type="dxa"/>
            <w:tcBorders>
              <w:left w:val="single" w:color="auto" w:sz="8" w:space="0"/>
              <w:right w:val="single" w:color="auto" w:sz="8" w:space="0"/>
            </w:tcBorders>
            <w:vAlign w:val="bottom"/>
          </w:tcPr>
          <w:p w14:paraId="17E737F0">
            <w:pPr>
              <w:spacing w:line="0" w:lineRule="atLeast"/>
              <w:ind w:left="620"/>
              <w:rPr>
                <w:b/>
                <w:sz w:val="24"/>
              </w:rPr>
            </w:pPr>
            <w:r>
              <w:rPr>
                <w:b/>
                <w:sz w:val="24"/>
              </w:rPr>
              <w:t>9.</w:t>
            </w:r>
          </w:p>
        </w:tc>
        <w:tc>
          <w:tcPr>
            <w:tcW w:w="7240" w:type="dxa"/>
            <w:tcBorders>
              <w:right w:val="single" w:color="auto" w:sz="8" w:space="0"/>
            </w:tcBorders>
            <w:vAlign w:val="bottom"/>
          </w:tcPr>
          <w:p w14:paraId="1C59AA29">
            <w:pPr>
              <w:spacing w:line="0" w:lineRule="atLeast"/>
              <w:ind w:left="40"/>
              <w:rPr>
                <w:b/>
                <w:sz w:val="24"/>
              </w:rPr>
            </w:pPr>
            <w:r>
              <w:rPr>
                <w:b/>
                <w:sz w:val="24"/>
              </w:rPr>
              <w:t>Bibliography and Reference</w:t>
            </w:r>
          </w:p>
        </w:tc>
        <w:tc>
          <w:tcPr>
            <w:tcW w:w="1080" w:type="dxa"/>
            <w:tcBorders>
              <w:right w:val="single" w:color="auto" w:sz="8" w:space="0"/>
            </w:tcBorders>
            <w:vAlign w:val="bottom"/>
          </w:tcPr>
          <w:p w14:paraId="36E1B4AC">
            <w:pPr>
              <w:spacing w:line="0" w:lineRule="atLeast"/>
              <w:jc w:val="center"/>
              <w:rPr>
                <w:b/>
                <w:w w:val="99"/>
                <w:sz w:val="24"/>
              </w:rPr>
            </w:pPr>
            <w:r>
              <w:rPr>
                <w:b/>
                <w:w w:val="99"/>
                <w:sz w:val="24"/>
              </w:rPr>
              <w:t>14</w:t>
            </w:r>
          </w:p>
        </w:tc>
      </w:tr>
      <w:tr w14:paraId="295D5F1E">
        <w:tblPrEx>
          <w:tblCellMar>
            <w:top w:w="0" w:type="dxa"/>
            <w:left w:w="0" w:type="dxa"/>
            <w:bottom w:w="0" w:type="dxa"/>
            <w:right w:w="0" w:type="dxa"/>
          </w:tblCellMar>
        </w:tblPrEx>
        <w:trPr>
          <w:trHeight w:val="84" w:hRule="atLeast"/>
        </w:trPr>
        <w:tc>
          <w:tcPr>
            <w:tcW w:w="1380" w:type="dxa"/>
            <w:tcBorders>
              <w:left w:val="single" w:color="auto" w:sz="8" w:space="0"/>
              <w:bottom w:val="single" w:color="auto" w:sz="8" w:space="0"/>
              <w:right w:val="single" w:color="auto" w:sz="8" w:space="0"/>
            </w:tcBorders>
            <w:vAlign w:val="bottom"/>
          </w:tcPr>
          <w:p w14:paraId="365B1416">
            <w:pPr>
              <w:spacing w:line="0" w:lineRule="atLeast"/>
              <w:rPr>
                <w:sz w:val="7"/>
              </w:rPr>
            </w:pPr>
          </w:p>
        </w:tc>
        <w:tc>
          <w:tcPr>
            <w:tcW w:w="7240" w:type="dxa"/>
            <w:tcBorders>
              <w:bottom w:val="single" w:color="auto" w:sz="8" w:space="0"/>
              <w:right w:val="single" w:color="auto" w:sz="8" w:space="0"/>
            </w:tcBorders>
            <w:vAlign w:val="bottom"/>
          </w:tcPr>
          <w:p w14:paraId="5F1E6EA0">
            <w:pPr>
              <w:spacing w:line="0" w:lineRule="atLeast"/>
              <w:rPr>
                <w:sz w:val="7"/>
              </w:rPr>
            </w:pPr>
          </w:p>
        </w:tc>
        <w:tc>
          <w:tcPr>
            <w:tcW w:w="1080" w:type="dxa"/>
            <w:tcBorders>
              <w:bottom w:val="single" w:color="auto" w:sz="8" w:space="0"/>
              <w:right w:val="single" w:color="auto" w:sz="8" w:space="0"/>
            </w:tcBorders>
            <w:vAlign w:val="bottom"/>
          </w:tcPr>
          <w:p w14:paraId="2D86D9C6">
            <w:pPr>
              <w:spacing w:line="0" w:lineRule="atLeast"/>
              <w:rPr>
                <w:sz w:val="7"/>
              </w:rPr>
            </w:pPr>
          </w:p>
        </w:tc>
      </w:tr>
    </w:tbl>
    <w:p w14:paraId="02759FD7">
      <w:pPr>
        <w:pStyle w:val="13"/>
        <w:rPr>
          <w:sz w:val="72"/>
        </w:rPr>
      </w:pPr>
    </w:p>
    <w:p w14:paraId="6450E4E1">
      <w:pPr>
        <w:spacing w:line="480" w:lineRule="auto"/>
        <w:jc w:val="both"/>
        <w:rPr>
          <w:rFonts w:ascii="Times New Roman" w:hAnsi="Times New Roman" w:eastAsia="Times New Roman" w:cs="Times New Roman"/>
          <w:spacing w:val="-6"/>
          <w:kern w:val="0"/>
          <w:sz w:val="28"/>
          <w:szCs w:val="28"/>
          <w:lang w:val="en-US"/>
          <w14:ligatures w14:val="none"/>
        </w:rPr>
      </w:pPr>
      <w:r>
        <w:rPr>
          <w:rFonts w:ascii="Times New Roman" w:hAnsi="Times New Roman" w:cs="Times New Roman"/>
          <w:b/>
          <w:bCs/>
          <w:sz w:val="32"/>
          <w:szCs w:val="32"/>
          <w:lang w:val="en-US"/>
        </w:rPr>
        <w:br w:type="textWrapping"/>
      </w:r>
      <w:r>
        <w:rPr>
          <w:rFonts w:ascii="Times New Roman" w:hAnsi="Times New Roman" w:cs="Times New Roman"/>
          <w:b/>
          <w:bCs/>
          <w:sz w:val="32"/>
          <w:szCs w:val="32"/>
          <w:lang w:val="en-US"/>
        </w:rPr>
        <w:br w:type="page"/>
      </w:r>
    </w:p>
    <w:tbl>
      <w:tblPr>
        <w:tblStyle w:val="12"/>
        <w:tblW w:w="0" w:type="auto"/>
        <w:tblInd w:w="548" w:type="dxa"/>
        <w:tblLayout w:type="fixed"/>
        <w:tblCellMar>
          <w:top w:w="0" w:type="dxa"/>
          <w:left w:w="0" w:type="dxa"/>
          <w:bottom w:w="0" w:type="dxa"/>
          <w:right w:w="0" w:type="dxa"/>
        </w:tblCellMar>
      </w:tblPr>
      <w:tblGrid>
        <w:gridCol w:w="949"/>
        <w:gridCol w:w="1661"/>
        <w:gridCol w:w="4710"/>
        <w:gridCol w:w="1318"/>
      </w:tblGrid>
      <w:tr w14:paraId="1E71B998">
        <w:tblPrEx>
          <w:tblCellMar>
            <w:top w:w="0" w:type="dxa"/>
            <w:left w:w="0" w:type="dxa"/>
            <w:bottom w:w="0" w:type="dxa"/>
            <w:right w:w="0" w:type="dxa"/>
          </w:tblCellMar>
        </w:tblPrEx>
        <w:trPr>
          <w:trHeight w:val="482" w:hRule="atLeast"/>
        </w:trPr>
        <w:tc>
          <w:tcPr>
            <w:tcW w:w="2610" w:type="dxa"/>
            <w:gridSpan w:val="2"/>
          </w:tcPr>
          <w:p w14:paraId="028632E2">
            <w:pPr>
              <w:pStyle w:val="42"/>
              <w:rPr>
                <w:sz w:val="28"/>
              </w:rPr>
            </w:pPr>
          </w:p>
        </w:tc>
        <w:tc>
          <w:tcPr>
            <w:tcW w:w="4710" w:type="dxa"/>
          </w:tcPr>
          <w:p w14:paraId="715AB043">
            <w:pPr>
              <w:pStyle w:val="42"/>
              <w:spacing w:line="356" w:lineRule="exact"/>
              <w:ind w:right="237"/>
              <w:jc w:val="center"/>
              <w:rPr>
                <w:b/>
                <w:sz w:val="32"/>
              </w:rPr>
            </w:pPr>
            <w:r>
              <w:rPr>
                <w:b/>
                <w:color w:val="001D35"/>
                <w:spacing w:val="-2"/>
                <w:sz w:val="32"/>
              </w:rPr>
              <w:t>INDEX</w:t>
            </w:r>
          </w:p>
        </w:tc>
        <w:tc>
          <w:tcPr>
            <w:tcW w:w="1318" w:type="dxa"/>
          </w:tcPr>
          <w:p w14:paraId="3F28E1F8">
            <w:pPr>
              <w:pStyle w:val="42"/>
              <w:rPr>
                <w:sz w:val="28"/>
              </w:rPr>
            </w:pPr>
          </w:p>
        </w:tc>
      </w:tr>
      <w:tr w14:paraId="30A77970">
        <w:tblPrEx>
          <w:tblCellMar>
            <w:top w:w="0" w:type="dxa"/>
            <w:left w:w="0" w:type="dxa"/>
            <w:bottom w:w="0" w:type="dxa"/>
            <w:right w:w="0" w:type="dxa"/>
          </w:tblCellMar>
        </w:tblPrEx>
        <w:trPr>
          <w:trHeight w:val="607" w:hRule="atLeast"/>
        </w:trPr>
        <w:tc>
          <w:tcPr>
            <w:tcW w:w="949" w:type="dxa"/>
          </w:tcPr>
          <w:p w14:paraId="0BE9AF2C">
            <w:pPr>
              <w:pStyle w:val="42"/>
              <w:spacing w:before="114"/>
              <w:ind w:left="50"/>
              <w:rPr>
                <w:b/>
                <w:sz w:val="32"/>
              </w:rPr>
            </w:pPr>
            <w:r>
              <w:rPr>
                <w:b/>
                <w:color w:val="001D35"/>
                <w:spacing w:val="-2"/>
                <w:sz w:val="32"/>
              </w:rPr>
              <w:t>Sr.No</w:t>
            </w:r>
          </w:p>
        </w:tc>
        <w:tc>
          <w:tcPr>
            <w:tcW w:w="1661" w:type="dxa"/>
          </w:tcPr>
          <w:p w14:paraId="1EF1F23E">
            <w:pPr>
              <w:pStyle w:val="42"/>
              <w:rPr>
                <w:sz w:val="28"/>
              </w:rPr>
            </w:pPr>
          </w:p>
        </w:tc>
        <w:tc>
          <w:tcPr>
            <w:tcW w:w="4710" w:type="dxa"/>
          </w:tcPr>
          <w:p w14:paraId="42E70466">
            <w:pPr>
              <w:pStyle w:val="42"/>
              <w:spacing w:before="114"/>
              <w:ind w:left="1269"/>
              <w:rPr>
                <w:b/>
                <w:sz w:val="32"/>
              </w:rPr>
            </w:pPr>
            <w:r>
              <w:rPr>
                <w:b/>
                <w:color w:val="001D35"/>
                <w:sz w:val="32"/>
              </w:rPr>
              <w:t>Chapter</w:t>
            </w:r>
            <w:r>
              <w:rPr>
                <w:b/>
                <w:color w:val="001D35"/>
                <w:spacing w:val="-16"/>
                <w:sz w:val="32"/>
              </w:rPr>
              <w:t xml:space="preserve"> </w:t>
            </w:r>
            <w:r>
              <w:rPr>
                <w:b/>
                <w:color w:val="001D35"/>
                <w:spacing w:val="-4"/>
                <w:sz w:val="32"/>
              </w:rPr>
              <w:t>Name</w:t>
            </w:r>
          </w:p>
        </w:tc>
        <w:tc>
          <w:tcPr>
            <w:tcW w:w="1318" w:type="dxa"/>
          </w:tcPr>
          <w:p w14:paraId="33A088A9">
            <w:pPr>
              <w:pStyle w:val="42"/>
              <w:spacing w:before="114"/>
              <w:ind w:left="139"/>
              <w:rPr>
                <w:b/>
                <w:sz w:val="32"/>
              </w:rPr>
            </w:pPr>
            <w:r>
              <w:rPr>
                <w:b/>
                <w:color w:val="001D35"/>
                <w:spacing w:val="-2"/>
                <w:sz w:val="32"/>
              </w:rPr>
              <w:t>PageNo.</w:t>
            </w:r>
          </w:p>
        </w:tc>
      </w:tr>
      <w:tr w14:paraId="38B11722">
        <w:tblPrEx>
          <w:tblCellMar>
            <w:top w:w="0" w:type="dxa"/>
            <w:left w:w="0" w:type="dxa"/>
            <w:bottom w:w="0" w:type="dxa"/>
            <w:right w:w="0" w:type="dxa"/>
          </w:tblCellMar>
        </w:tblPrEx>
        <w:trPr>
          <w:trHeight w:val="607" w:hRule="atLeast"/>
        </w:trPr>
        <w:tc>
          <w:tcPr>
            <w:tcW w:w="949" w:type="dxa"/>
          </w:tcPr>
          <w:p w14:paraId="23EA8073">
            <w:pPr>
              <w:pStyle w:val="42"/>
              <w:spacing w:before="112"/>
              <w:ind w:left="213"/>
              <w:rPr>
                <w:b/>
                <w:sz w:val="32"/>
              </w:rPr>
            </w:pPr>
            <w:r>
              <w:rPr>
                <w:b/>
                <w:color w:val="001D35"/>
                <w:spacing w:val="-10"/>
                <w:sz w:val="32"/>
              </w:rPr>
              <w:t>1</w:t>
            </w:r>
          </w:p>
        </w:tc>
        <w:tc>
          <w:tcPr>
            <w:tcW w:w="1661" w:type="dxa"/>
          </w:tcPr>
          <w:p w14:paraId="764E8F8B">
            <w:pPr>
              <w:pStyle w:val="42"/>
              <w:rPr>
                <w:sz w:val="28"/>
              </w:rPr>
            </w:pPr>
          </w:p>
        </w:tc>
        <w:tc>
          <w:tcPr>
            <w:tcW w:w="4710" w:type="dxa"/>
          </w:tcPr>
          <w:p w14:paraId="3EE5CA8C">
            <w:pPr>
              <w:pStyle w:val="42"/>
              <w:spacing w:before="112"/>
              <w:ind w:left="8" w:right="237"/>
              <w:jc w:val="center"/>
              <w:rPr>
                <w:b/>
                <w:sz w:val="32"/>
              </w:rPr>
            </w:pPr>
            <w:r>
              <w:rPr>
                <w:b/>
                <w:color w:val="001D35"/>
                <w:spacing w:val="-2"/>
                <w:sz w:val="32"/>
              </w:rPr>
              <w:t>Abstract</w:t>
            </w:r>
          </w:p>
        </w:tc>
        <w:tc>
          <w:tcPr>
            <w:tcW w:w="1318" w:type="dxa"/>
          </w:tcPr>
          <w:p w14:paraId="10982ADD">
            <w:pPr>
              <w:pStyle w:val="42"/>
              <w:spacing w:before="112"/>
              <w:ind w:right="67"/>
              <w:jc w:val="center"/>
              <w:rPr>
                <w:b/>
                <w:sz w:val="32"/>
              </w:rPr>
            </w:pPr>
            <w:r>
              <w:rPr>
                <w:b/>
                <w:color w:val="001D35"/>
                <w:spacing w:val="-10"/>
                <w:sz w:val="32"/>
              </w:rPr>
              <w:t>I</w:t>
            </w:r>
          </w:p>
        </w:tc>
      </w:tr>
      <w:tr w14:paraId="6BDF0B1A">
        <w:tblPrEx>
          <w:tblCellMar>
            <w:top w:w="0" w:type="dxa"/>
            <w:left w:w="0" w:type="dxa"/>
            <w:bottom w:w="0" w:type="dxa"/>
            <w:right w:w="0" w:type="dxa"/>
          </w:tblCellMar>
        </w:tblPrEx>
        <w:trPr>
          <w:trHeight w:val="626" w:hRule="atLeast"/>
        </w:trPr>
        <w:tc>
          <w:tcPr>
            <w:tcW w:w="949" w:type="dxa"/>
          </w:tcPr>
          <w:p w14:paraId="7CD14BB0">
            <w:pPr>
              <w:pStyle w:val="42"/>
              <w:spacing w:before="114"/>
              <w:ind w:left="213"/>
              <w:rPr>
                <w:b/>
                <w:sz w:val="32"/>
              </w:rPr>
            </w:pPr>
            <w:r>
              <w:rPr>
                <w:b/>
                <w:color w:val="001D35"/>
                <w:spacing w:val="-10"/>
                <w:sz w:val="32"/>
              </w:rPr>
              <w:t>2</w:t>
            </w:r>
          </w:p>
        </w:tc>
        <w:tc>
          <w:tcPr>
            <w:tcW w:w="1661" w:type="dxa"/>
          </w:tcPr>
          <w:p w14:paraId="0451A510">
            <w:pPr>
              <w:pStyle w:val="42"/>
              <w:rPr>
                <w:sz w:val="28"/>
              </w:rPr>
            </w:pPr>
          </w:p>
        </w:tc>
        <w:tc>
          <w:tcPr>
            <w:tcW w:w="4710" w:type="dxa"/>
          </w:tcPr>
          <w:p w14:paraId="4B360FAF">
            <w:pPr>
              <w:pStyle w:val="42"/>
              <w:spacing w:before="114"/>
              <w:ind w:left="1367"/>
              <w:rPr>
                <w:b/>
                <w:sz w:val="32"/>
              </w:rPr>
            </w:pPr>
            <w:r>
              <w:rPr>
                <w:b/>
                <w:color w:val="001D35"/>
                <w:spacing w:val="-2"/>
                <w:sz w:val="32"/>
              </w:rPr>
              <w:t>Introduction</w:t>
            </w:r>
          </w:p>
        </w:tc>
        <w:tc>
          <w:tcPr>
            <w:tcW w:w="1318" w:type="dxa"/>
          </w:tcPr>
          <w:p w14:paraId="7404813E">
            <w:pPr>
              <w:pStyle w:val="42"/>
              <w:spacing w:before="114"/>
              <w:ind w:left="36" w:right="67"/>
              <w:jc w:val="center"/>
              <w:rPr>
                <w:b/>
                <w:sz w:val="32"/>
              </w:rPr>
            </w:pPr>
            <w:r>
              <w:rPr>
                <w:b/>
                <w:color w:val="001D35"/>
                <w:spacing w:val="-10"/>
                <w:sz w:val="32"/>
              </w:rPr>
              <w:t>1</w:t>
            </w:r>
          </w:p>
        </w:tc>
      </w:tr>
      <w:tr w14:paraId="57E1B0F9">
        <w:tblPrEx>
          <w:tblCellMar>
            <w:top w:w="0" w:type="dxa"/>
            <w:left w:w="0" w:type="dxa"/>
            <w:bottom w:w="0" w:type="dxa"/>
            <w:right w:w="0" w:type="dxa"/>
          </w:tblCellMar>
        </w:tblPrEx>
        <w:trPr>
          <w:trHeight w:val="597" w:hRule="atLeast"/>
        </w:trPr>
        <w:tc>
          <w:tcPr>
            <w:tcW w:w="949" w:type="dxa"/>
          </w:tcPr>
          <w:p w14:paraId="66B9CDB8">
            <w:pPr>
              <w:pStyle w:val="42"/>
              <w:rPr>
                <w:sz w:val="28"/>
              </w:rPr>
            </w:pPr>
          </w:p>
        </w:tc>
        <w:tc>
          <w:tcPr>
            <w:tcW w:w="1661" w:type="dxa"/>
          </w:tcPr>
          <w:p w14:paraId="0115EDA1">
            <w:pPr>
              <w:pStyle w:val="42"/>
              <w:spacing w:before="130"/>
              <w:ind w:left="104"/>
              <w:rPr>
                <w:sz w:val="28"/>
              </w:rPr>
            </w:pPr>
            <w:r>
              <w:rPr>
                <w:color w:val="001D35"/>
                <w:spacing w:val="-5"/>
                <w:sz w:val="28"/>
              </w:rPr>
              <w:t>2.1</w:t>
            </w:r>
          </w:p>
        </w:tc>
        <w:tc>
          <w:tcPr>
            <w:tcW w:w="4710" w:type="dxa"/>
          </w:tcPr>
          <w:p w14:paraId="4149EE8A">
            <w:pPr>
              <w:pStyle w:val="42"/>
              <w:spacing w:before="130"/>
              <w:ind w:left="1313"/>
              <w:rPr>
                <w:sz w:val="28"/>
              </w:rPr>
            </w:pPr>
            <w:r>
              <w:rPr>
                <w:color w:val="001D35"/>
                <w:spacing w:val="-2"/>
                <w:sz w:val="28"/>
              </w:rPr>
              <w:t>Motivation</w:t>
            </w:r>
          </w:p>
        </w:tc>
        <w:tc>
          <w:tcPr>
            <w:tcW w:w="1318" w:type="dxa"/>
          </w:tcPr>
          <w:p w14:paraId="4C50EEB0">
            <w:pPr>
              <w:pStyle w:val="42"/>
              <w:rPr>
                <w:sz w:val="28"/>
              </w:rPr>
            </w:pPr>
          </w:p>
        </w:tc>
      </w:tr>
      <w:tr w14:paraId="7D0802BC">
        <w:tblPrEx>
          <w:tblCellMar>
            <w:top w:w="0" w:type="dxa"/>
            <w:left w:w="0" w:type="dxa"/>
            <w:bottom w:w="0" w:type="dxa"/>
            <w:right w:w="0" w:type="dxa"/>
          </w:tblCellMar>
        </w:tblPrEx>
        <w:trPr>
          <w:trHeight w:val="600" w:hRule="atLeast"/>
        </w:trPr>
        <w:tc>
          <w:tcPr>
            <w:tcW w:w="949" w:type="dxa"/>
          </w:tcPr>
          <w:p w14:paraId="084F34E6">
            <w:pPr>
              <w:pStyle w:val="42"/>
              <w:rPr>
                <w:sz w:val="28"/>
              </w:rPr>
            </w:pPr>
          </w:p>
        </w:tc>
        <w:tc>
          <w:tcPr>
            <w:tcW w:w="1661" w:type="dxa"/>
          </w:tcPr>
          <w:p w14:paraId="61AD195E">
            <w:pPr>
              <w:pStyle w:val="42"/>
              <w:spacing w:before="132"/>
              <w:ind w:left="104"/>
              <w:rPr>
                <w:sz w:val="28"/>
              </w:rPr>
            </w:pPr>
            <w:r>
              <w:rPr>
                <w:color w:val="001D35"/>
                <w:spacing w:val="-5"/>
                <w:sz w:val="28"/>
              </w:rPr>
              <w:t>2.2</w:t>
            </w:r>
          </w:p>
        </w:tc>
        <w:tc>
          <w:tcPr>
            <w:tcW w:w="4710" w:type="dxa"/>
          </w:tcPr>
          <w:p w14:paraId="48B325BB">
            <w:pPr>
              <w:pStyle w:val="42"/>
              <w:spacing w:before="132"/>
              <w:ind w:left="1313"/>
              <w:rPr>
                <w:sz w:val="28"/>
              </w:rPr>
            </w:pPr>
            <w:r>
              <w:rPr>
                <w:color w:val="001D35"/>
                <w:spacing w:val="-2"/>
                <w:sz w:val="28"/>
              </w:rPr>
              <w:t>Problem</w:t>
            </w:r>
            <w:r>
              <w:rPr>
                <w:color w:val="001D35"/>
                <w:spacing w:val="-5"/>
                <w:sz w:val="28"/>
              </w:rPr>
              <w:t xml:space="preserve"> </w:t>
            </w:r>
            <w:r>
              <w:rPr>
                <w:color w:val="001D35"/>
                <w:spacing w:val="-2"/>
                <w:sz w:val="28"/>
              </w:rPr>
              <w:t>Statement</w:t>
            </w:r>
          </w:p>
        </w:tc>
        <w:tc>
          <w:tcPr>
            <w:tcW w:w="1318" w:type="dxa"/>
          </w:tcPr>
          <w:p w14:paraId="1BBB5712">
            <w:pPr>
              <w:pStyle w:val="42"/>
              <w:rPr>
                <w:sz w:val="28"/>
              </w:rPr>
            </w:pPr>
          </w:p>
        </w:tc>
      </w:tr>
      <w:tr w14:paraId="37B828C2">
        <w:tblPrEx>
          <w:tblCellMar>
            <w:top w:w="0" w:type="dxa"/>
            <w:left w:w="0" w:type="dxa"/>
            <w:bottom w:w="0" w:type="dxa"/>
            <w:right w:w="0" w:type="dxa"/>
          </w:tblCellMar>
        </w:tblPrEx>
        <w:trPr>
          <w:trHeight w:val="600" w:hRule="atLeast"/>
        </w:trPr>
        <w:tc>
          <w:tcPr>
            <w:tcW w:w="949" w:type="dxa"/>
          </w:tcPr>
          <w:p w14:paraId="375DE527">
            <w:pPr>
              <w:pStyle w:val="42"/>
              <w:rPr>
                <w:sz w:val="28"/>
              </w:rPr>
            </w:pPr>
          </w:p>
        </w:tc>
        <w:tc>
          <w:tcPr>
            <w:tcW w:w="1661" w:type="dxa"/>
          </w:tcPr>
          <w:p w14:paraId="282CD094">
            <w:pPr>
              <w:pStyle w:val="42"/>
              <w:spacing w:before="132"/>
              <w:ind w:left="104"/>
              <w:rPr>
                <w:sz w:val="28"/>
              </w:rPr>
            </w:pPr>
            <w:r>
              <w:rPr>
                <w:color w:val="001D35"/>
                <w:spacing w:val="-5"/>
                <w:sz w:val="28"/>
              </w:rPr>
              <w:t>2.3</w:t>
            </w:r>
          </w:p>
        </w:tc>
        <w:tc>
          <w:tcPr>
            <w:tcW w:w="4710" w:type="dxa"/>
          </w:tcPr>
          <w:p w14:paraId="5A4A7536">
            <w:pPr>
              <w:pStyle w:val="42"/>
              <w:spacing w:before="132"/>
              <w:ind w:left="1313"/>
              <w:rPr>
                <w:sz w:val="28"/>
              </w:rPr>
            </w:pPr>
            <w:r>
              <w:rPr>
                <w:color w:val="001D35"/>
                <w:sz w:val="28"/>
              </w:rPr>
              <w:t>Purpose/Objective</w:t>
            </w:r>
            <w:r>
              <w:rPr>
                <w:color w:val="001D35"/>
                <w:spacing w:val="-14"/>
                <w:sz w:val="28"/>
              </w:rPr>
              <w:t xml:space="preserve"> </w:t>
            </w:r>
            <w:r>
              <w:rPr>
                <w:color w:val="001D35"/>
                <w:sz w:val="28"/>
              </w:rPr>
              <w:t>and</w:t>
            </w:r>
            <w:r>
              <w:rPr>
                <w:color w:val="001D35"/>
                <w:spacing w:val="-14"/>
                <w:sz w:val="28"/>
              </w:rPr>
              <w:t xml:space="preserve"> </w:t>
            </w:r>
            <w:r>
              <w:rPr>
                <w:color w:val="001D35"/>
                <w:spacing w:val="-4"/>
                <w:sz w:val="28"/>
              </w:rPr>
              <w:t>Goals</w:t>
            </w:r>
          </w:p>
        </w:tc>
        <w:tc>
          <w:tcPr>
            <w:tcW w:w="1318" w:type="dxa"/>
          </w:tcPr>
          <w:p w14:paraId="757F8257">
            <w:pPr>
              <w:pStyle w:val="42"/>
              <w:rPr>
                <w:sz w:val="28"/>
              </w:rPr>
            </w:pPr>
          </w:p>
        </w:tc>
      </w:tr>
      <w:tr w14:paraId="5F7E1527">
        <w:tblPrEx>
          <w:tblCellMar>
            <w:top w:w="0" w:type="dxa"/>
            <w:left w:w="0" w:type="dxa"/>
            <w:bottom w:w="0" w:type="dxa"/>
            <w:right w:w="0" w:type="dxa"/>
          </w:tblCellMar>
        </w:tblPrEx>
        <w:trPr>
          <w:trHeight w:val="600" w:hRule="atLeast"/>
        </w:trPr>
        <w:tc>
          <w:tcPr>
            <w:tcW w:w="949" w:type="dxa"/>
          </w:tcPr>
          <w:p w14:paraId="2F007CB5">
            <w:pPr>
              <w:pStyle w:val="42"/>
              <w:rPr>
                <w:sz w:val="28"/>
              </w:rPr>
            </w:pPr>
          </w:p>
        </w:tc>
        <w:tc>
          <w:tcPr>
            <w:tcW w:w="1661" w:type="dxa"/>
          </w:tcPr>
          <w:p w14:paraId="40BD0A9D">
            <w:pPr>
              <w:pStyle w:val="42"/>
              <w:spacing w:before="133"/>
              <w:ind w:left="104"/>
              <w:rPr>
                <w:sz w:val="28"/>
              </w:rPr>
            </w:pPr>
            <w:r>
              <w:rPr>
                <w:color w:val="001D35"/>
                <w:spacing w:val="-5"/>
                <w:sz w:val="28"/>
              </w:rPr>
              <w:t>2.4</w:t>
            </w:r>
          </w:p>
        </w:tc>
        <w:tc>
          <w:tcPr>
            <w:tcW w:w="4710" w:type="dxa"/>
          </w:tcPr>
          <w:p w14:paraId="2F4D013A">
            <w:pPr>
              <w:pStyle w:val="42"/>
              <w:spacing w:before="133"/>
              <w:ind w:left="1319"/>
              <w:rPr>
                <w:sz w:val="28"/>
              </w:rPr>
            </w:pPr>
            <w:r>
              <w:rPr>
                <w:color w:val="001D35"/>
                <w:spacing w:val="-2"/>
                <w:sz w:val="28"/>
              </w:rPr>
              <w:t>Literature</w:t>
            </w:r>
            <w:r>
              <w:rPr>
                <w:color w:val="001D35"/>
                <w:spacing w:val="1"/>
                <w:sz w:val="28"/>
              </w:rPr>
              <w:t xml:space="preserve"> </w:t>
            </w:r>
            <w:r>
              <w:rPr>
                <w:color w:val="001D35"/>
                <w:spacing w:val="-2"/>
                <w:sz w:val="28"/>
              </w:rPr>
              <w:t>Survey</w:t>
            </w:r>
          </w:p>
        </w:tc>
        <w:tc>
          <w:tcPr>
            <w:tcW w:w="1318" w:type="dxa"/>
          </w:tcPr>
          <w:p w14:paraId="3834DFE5">
            <w:pPr>
              <w:pStyle w:val="42"/>
              <w:rPr>
                <w:sz w:val="28"/>
              </w:rPr>
            </w:pPr>
          </w:p>
        </w:tc>
      </w:tr>
      <w:tr w14:paraId="4D0D903A">
        <w:tblPrEx>
          <w:tblCellMar>
            <w:top w:w="0" w:type="dxa"/>
            <w:left w:w="0" w:type="dxa"/>
            <w:bottom w:w="0" w:type="dxa"/>
            <w:right w:w="0" w:type="dxa"/>
          </w:tblCellMar>
        </w:tblPrEx>
        <w:trPr>
          <w:trHeight w:val="1209" w:hRule="atLeast"/>
        </w:trPr>
        <w:tc>
          <w:tcPr>
            <w:tcW w:w="949" w:type="dxa"/>
          </w:tcPr>
          <w:p w14:paraId="02FE6585">
            <w:pPr>
              <w:pStyle w:val="42"/>
              <w:spacing w:before="332"/>
              <w:rPr>
                <w:sz w:val="32"/>
              </w:rPr>
            </w:pPr>
          </w:p>
          <w:p w14:paraId="74894574">
            <w:pPr>
              <w:pStyle w:val="42"/>
              <w:ind w:left="213"/>
              <w:rPr>
                <w:b/>
                <w:sz w:val="32"/>
              </w:rPr>
            </w:pPr>
            <w:r>
              <w:rPr>
                <w:b/>
                <w:color w:val="001D35"/>
                <w:spacing w:val="-10"/>
                <w:sz w:val="32"/>
              </w:rPr>
              <w:t>3</w:t>
            </w:r>
          </w:p>
        </w:tc>
        <w:tc>
          <w:tcPr>
            <w:tcW w:w="1661" w:type="dxa"/>
          </w:tcPr>
          <w:p w14:paraId="513A5E71">
            <w:pPr>
              <w:pStyle w:val="42"/>
              <w:spacing w:before="132"/>
              <w:ind w:left="104"/>
              <w:rPr>
                <w:sz w:val="28"/>
              </w:rPr>
            </w:pPr>
            <w:r>
              <w:rPr>
                <w:color w:val="001D35"/>
                <w:spacing w:val="-5"/>
                <w:sz w:val="28"/>
              </w:rPr>
              <w:t>2.5</w:t>
            </w:r>
          </w:p>
        </w:tc>
        <w:tc>
          <w:tcPr>
            <w:tcW w:w="4710" w:type="dxa"/>
          </w:tcPr>
          <w:p w14:paraId="4745E3CD">
            <w:pPr>
              <w:pStyle w:val="42"/>
              <w:spacing w:before="132"/>
              <w:ind w:left="1319"/>
              <w:rPr>
                <w:sz w:val="28"/>
              </w:rPr>
            </w:pPr>
            <w:r>
              <w:rPr>
                <w:color w:val="001D35"/>
                <w:sz w:val="28"/>
              </w:rPr>
              <w:t>Project</w:t>
            </w:r>
            <w:r>
              <w:rPr>
                <w:color w:val="001D35"/>
                <w:spacing w:val="-7"/>
                <w:sz w:val="28"/>
              </w:rPr>
              <w:t xml:space="preserve"> </w:t>
            </w:r>
            <w:r>
              <w:rPr>
                <w:color w:val="001D35"/>
                <w:sz w:val="28"/>
              </w:rPr>
              <w:t>Scope</w:t>
            </w:r>
            <w:r>
              <w:rPr>
                <w:color w:val="001D35"/>
                <w:spacing w:val="-5"/>
                <w:sz w:val="28"/>
              </w:rPr>
              <w:t xml:space="preserve"> </w:t>
            </w:r>
            <w:r>
              <w:rPr>
                <w:color w:val="001D35"/>
                <w:sz w:val="28"/>
              </w:rPr>
              <w:t>&amp;</w:t>
            </w:r>
            <w:r>
              <w:rPr>
                <w:color w:val="001D35"/>
                <w:spacing w:val="-6"/>
                <w:sz w:val="28"/>
              </w:rPr>
              <w:t xml:space="preserve"> </w:t>
            </w:r>
            <w:r>
              <w:rPr>
                <w:color w:val="001D35"/>
                <w:spacing w:val="-2"/>
                <w:sz w:val="28"/>
              </w:rPr>
              <w:t>Limitation</w:t>
            </w:r>
          </w:p>
          <w:p w14:paraId="5F4105A3">
            <w:pPr>
              <w:pStyle w:val="42"/>
              <w:spacing w:before="246"/>
              <w:ind w:left="1204"/>
              <w:rPr>
                <w:b/>
                <w:sz w:val="32"/>
              </w:rPr>
            </w:pPr>
            <w:r>
              <w:rPr>
                <w:b/>
                <w:color w:val="001D35"/>
                <w:sz w:val="32"/>
              </w:rPr>
              <w:t>System</w:t>
            </w:r>
            <w:r>
              <w:rPr>
                <w:b/>
                <w:color w:val="001D35"/>
                <w:spacing w:val="-11"/>
                <w:sz w:val="32"/>
              </w:rPr>
              <w:t xml:space="preserve"> </w:t>
            </w:r>
            <w:r>
              <w:rPr>
                <w:b/>
                <w:color w:val="001D35"/>
                <w:spacing w:val="-2"/>
                <w:sz w:val="32"/>
              </w:rPr>
              <w:t>Analysis</w:t>
            </w:r>
          </w:p>
        </w:tc>
        <w:tc>
          <w:tcPr>
            <w:tcW w:w="1318" w:type="dxa"/>
          </w:tcPr>
          <w:p w14:paraId="5C823A12">
            <w:pPr>
              <w:pStyle w:val="42"/>
              <w:spacing w:before="332"/>
              <w:rPr>
                <w:sz w:val="32"/>
              </w:rPr>
            </w:pPr>
          </w:p>
          <w:p w14:paraId="0AFAA80C">
            <w:pPr>
              <w:pStyle w:val="42"/>
              <w:ind w:left="7" w:right="67"/>
              <w:jc w:val="center"/>
              <w:rPr>
                <w:b/>
                <w:sz w:val="32"/>
              </w:rPr>
            </w:pPr>
            <w:r>
              <w:rPr>
                <w:b/>
                <w:color w:val="001D35"/>
                <w:spacing w:val="-10"/>
                <w:sz w:val="32"/>
              </w:rPr>
              <w:t>4</w:t>
            </w:r>
          </w:p>
        </w:tc>
      </w:tr>
      <w:tr w14:paraId="78D523A4">
        <w:tblPrEx>
          <w:tblCellMar>
            <w:top w:w="0" w:type="dxa"/>
            <w:left w:w="0" w:type="dxa"/>
            <w:bottom w:w="0" w:type="dxa"/>
            <w:right w:w="0" w:type="dxa"/>
          </w:tblCellMar>
        </w:tblPrEx>
        <w:trPr>
          <w:trHeight w:val="595" w:hRule="atLeast"/>
        </w:trPr>
        <w:tc>
          <w:tcPr>
            <w:tcW w:w="949" w:type="dxa"/>
          </w:tcPr>
          <w:p w14:paraId="1C62DFEF">
            <w:pPr>
              <w:pStyle w:val="42"/>
              <w:rPr>
                <w:sz w:val="28"/>
              </w:rPr>
            </w:pPr>
          </w:p>
        </w:tc>
        <w:tc>
          <w:tcPr>
            <w:tcW w:w="1661" w:type="dxa"/>
          </w:tcPr>
          <w:p w14:paraId="183585A7">
            <w:pPr>
              <w:pStyle w:val="42"/>
              <w:spacing w:before="128"/>
              <w:ind w:left="104"/>
              <w:rPr>
                <w:sz w:val="28"/>
              </w:rPr>
            </w:pPr>
            <w:r>
              <w:rPr>
                <w:color w:val="001D35"/>
                <w:spacing w:val="-5"/>
                <w:sz w:val="28"/>
              </w:rPr>
              <w:t>3.1</w:t>
            </w:r>
          </w:p>
        </w:tc>
        <w:tc>
          <w:tcPr>
            <w:tcW w:w="4710" w:type="dxa"/>
          </w:tcPr>
          <w:p w14:paraId="5855297D">
            <w:pPr>
              <w:pStyle w:val="42"/>
              <w:spacing w:before="128"/>
              <w:ind w:left="1324"/>
              <w:rPr>
                <w:sz w:val="28"/>
              </w:rPr>
            </w:pPr>
            <w:r>
              <w:rPr>
                <w:color w:val="001D35"/>
                <w:sz w:val="28"/>
              </w:rPr>
              <w:t>Existing</w:t>
            </w:r>
            <w:r>
              <w:rPr>
                <w:color w:val="001D35"/>
                <w:spacing w:val="-14"/>
                <w:sz w:val="28"/>
              </w:rPr>
              <w:t xml:space="preserve"> </w:t>
            </w:r>
            <w:r>
              <w:rPr>
                <w:color w:val="001D35"/>
                <w:spacing w:val="-2"/>
                <w:sz w:val="28"/>
              </w:rPr>
              <w:t>System</w:t>
            </w:r>
          </w:p>
        </w:tc>
        <w:tc>
          <w:tcPr>
            <w:tcW w:w="1318" w:type="dxa"/>
          </w:tcPr>
          <w:p w14:paraId="562587BC">
            <w:pPr>
              <w:pStyle w:val="42"/>
              <w:rPr>
                <w:sz w:val="28"/>
              </w:rPr>
            </w:pPr>
          </w:p>
        </w:tc>
      </w:tr>
      <w:tr w14:paraId="19F36481">
        <w:tblPrEx>
          <w:tblCellMar>
            <w:top w:w="0" w:type="dxa"/>
            <w:left w:w="0" w:type="dxa"/>
            <w:bottom w:w="0" w:type="dxa"/>
            <w:right w:w="0" w:type="dxa"/>
          </w:tblCellMar>
        </w:tblPrEx>
        <w:trPr>
          <w:trHeight w:val="600" w:hRule="atLeast"/>
        </w:trPr>
        <w:tc>
          <w:tcPr>
            <w:tcW w:w="949" w:type="dxa"/>
          </w:tcPr>
          <w:p w14:paraId="23C53D72">
            <w:pPr>
              <w:pStyle w:val="42"/>
              <w:rPr>
                <w:sz w:val="28"/>
              </w:rPr>
            </w:pPr>
          </w:p>
        </w:tc>
        <w:tc>
          <w:tcPr>
            <w:tcW w:w="1661" w:type="dxa"/>
          </w:tcPr>
          <w:p w14:paraId="60D3036C">
            <w:pPr>
              <w:pStyle w:val="42"/>
              <w:spacing w:before="132"/>
              <w:ind w:left="104"/>
              <w:rPr>
                <w:sz w:val="28"/>
              </w:rPr>
            </w:pPr>
            <w:r>
              <w:rPr>
                <w:color w:val="001D35"/>
                <w:spacing w:val="-5"/>
                <w:sz w:val="28"/>
              </w:rPr>
              <w:t>3.2</w:t>
            </w:r>
          </w:p>
        </w:tc>
        <w:tc>
          <w:tcPr>
            <w:tcW w:w="4710" w:type="dxa"/>
          </w:tcPr>
          <w:p w14:paraId="1A372B3E">
            <w:pPr>
              <w:pStyle w:val="42"/>
              <w:spacing w:before="132"/>
              <w:ind w:left="1324"/>
              <w:rPr>
                <w:sz w:val="28"/>
              </w:rPr>
            </w:pPr>
            <w:r>
              <w:rPr>
                <w:color w:val="001D35"/>
                <w:sz w:val="28"/>
              </w:rPr>
              <w:t>Scope</w:t>
            </w:r>
            <w:r>
              <w:rPr>
                <w:color w:val="001D35"/>
                <w:spacing w:val="-7"/>
                <w:sz w:val="28"/>
              </w:rPr>
              <w:t xml:space="preserve"> </w:t>
            </w:r>
            <w:r>
              <w:rPr>
                <w:color w:val="001D35"/>
                <w:sz w:val="28"/>
              </w:rPr>
              <w:t>and</w:t>
            </w:r>
            <w:r>
              <w:rPr>
                <w:color w:val="001D35"/>
                <w:spacing w:val="-1"/>
                <w:sz w:val="28"/>
              </w:rPr>
              <w:t xml:space="preserve"> </w:t>
            </w:r>
            <w:r>
              <w:rPr>
                <w:color w:val="001D35"/>
                <w:spacing w:val="-2"/>
                <w:sz w:val="28"/>
              </w:rPr>
              <w:t>Limitations</w:t>
            </w:r>
          </w:p>
        </w:tc>
        <w:tc>
          <w:tcPr>
            <w:tcW w:w="1318" w:type="dxa"/>
          </w:tcPr>
          <w:p w14:paraId="5182974E">
            <w:pPr>
              <w:pStyle w:val="42"/>
              <w:rPr>
                <w:sz w:val="28"/>
              </w:rPr>
            </w:pPr>
          </w:p>
        </w:tc>
      </w:tr>
      <w:tr w14:paraId="47FB5182">
        <w:tblPrEx>
          <w:tblCellMar>
            <w:top w:w="0" w:type="dxa"/>
            <w:left w:w="0" w:type="dxa"/>
            <w:bottom w:w="0" w:type="dxa"/>
            <w:right w:w="0" w:type="dxa"/>
          </w:tblCellMar>
        </w:tblPrEx>
        <w:trPr>
          <w:trHeight w:val="600" w:hRule="atLeast"/>
        </w:trPr>
        <w:tc>
          <w:tcPr>
            <w:tcW w:w="949" w:type="dxa"/>
          </w:tcPr>
          <w:p w14:paraId="2963622F">
            <w:pPr>
              <w:pStyle w:val="42"/>
              <w:rPr>
                <w:sz w:val="28"/>
              </w:rPr>
            </w:pPr>
          </w:p>
        </w:tc>
        <w:tc>
          <w:tcPr>
            <w:tcW w:w="1661" w:type="dxa"/>
          </w:tcPr>
          <w:p w14:paraId="64BA7D30">
            <w:pPr>
              <w:pStyle w:val="42"/>
              <w:spacing w:before="132"/>
              <w:ind w:left="104"/>
              <w:rPr>
                <w:sz w:val="28"/>
              </w:rPr>
            </w:pPr>
            <w:r>
              <w:rPr>
                <w:color w:val="001D35"/>
                <w:spacing w:val="-5"/>
                <w:sz w:val="28"/>
              </w:rPr>
              <w:t>3.3</w:t>
            </w:r>
          </w:p>
        </w:tc>
        <w:tc>
          <w:tcPr>
            <w:tcW w:w="4710" w:type="dxa"/>
          </w:tcPr>
          <w:p w14:paraId="61618BA7">
            <w:pPr>
              <w:pStyle w:val="42"/>
              <w:spacing w:before="132"/>
              <w:ind w:left="1324"/>
              <w:rPr>
                <w:sz w:val="28"/>
              </w:rPr>
            </w:pPr>
            <w:r>
              <w:rPr>
                <w:color w:val="001D35"/>
                <w:sz w:val="28"/>
              </w:rPr>
              <w:t>Perspective</w:t>
            </w:r>
            <w:r>
              <w:rPr>
                <w:color w:val="001D35"/>
                <w:spacing w:val="-10"/>
                <w:sz w:val="28"/>
              </w:rPr>
              <w:t xml:space="preserve"> </w:t>
            </w:r>
            <w:r>
              <w:rPr>
                <w:color w:val="001D35"/>
                <w:sz w:val="28"/>
              </w:rPr>
              <w:t>and</w:t>
            </w:r>
            <w:r>
              <w:rPr>
                <w:color w:val="001D35"/>
                <w:spacing w:val="-5"/>
                <w:sz w:val="28"/>
              </w:rPr>
              <w:t xml:space="preserve"> </w:t>
            </w:r>
            <w:r>
              <w:rPr>
                <w:color w:val="001D35"/>
                <w:spacing w:val="-2"/>
                <w:sz w:val="28"/>
              </w:rPr>
              <w:t>Features</w:t>
            </w:r>
          </w:p>
        </w:tc>
        <w:tc>
          <w:tcPr>
            <w:tcW w:w="1318" w:type="dxa"/>
          </w:tcPr>
          <w:p w14:paraId="7637711D">
            <w:pPr>
              <w:pStyle w:val="42"/>
              <w:rPr>
                <w:sz w:val="28"/>
              </w:rPr>
            </w:pPr>
          </w:p>
        </w:tc>
      </w:tr>
      <w:tr w14:paraId="6E0C379B">
        <w:tblPrEx>
          <w:tblCellMar>
            <w:top w:w="0" w:type="dxa"/>
            <w:left w:w="0" w:type="dxa"/>
            <w:bottom w:w="0" w:type="dxa"/>
            <w:right w:w="0" w:type="dxa"/>
          </w:tblCellMar>
        </w:tblPrEx>
        <w:trPr>
          <w:trHeight w:val="600" w:hRule="atLeast"/>
        </w:trPr>
        <w:tc>
          <w:tcPr>
            <w:tcW w:w="949" w:type="dxa"/>
          </w:tcPr>
          <w:p w14:paraId="0F72B854">
            <w:pPr>
              <w:pStyle w:val="42"/>
              <w:rPr>
                <w:sz w:val="28"/>
              </w:rPr>
            </w:pPr>
          </w:p>
        </w:tc>
        <w:tc>
          <w:tcPr>
            <w:tcW w:w="1661" w:type="dxa"/>
          </w:tcPr>
          <w:p w14:paraId="3F1628A9">
            <w:pPr>
              <w:pStyle w:val="42"/>
              <w:spacing w:before="132"/>
              <w:ind w:left="104"/>
              <w:rPr>
                <w:sz w:val="28"/>
              </w:rPr>
            </w:pPr>
            <w:r>
              <w:rPr>
                <w:color w:val="001D35"/>
                <w:spacing w:val="-5"/>
                <w:sz w:val="28"/>
              </w:rPr>
              <w:t>3.4</w:t>
            </w:r>
          </w:p>
        </w:tc>
        <w:tc>
          <w:tcPr>
            <w:tcW w:w="4710" w:type="dxa"/>
          </w:tcPr>
          <w:p w14:paraId="5022B36F">
            <w:pPr>
              <w:pStyle w:val="42"/>
              <w:spacing w:before="132"/>
              <w:ind w:left="1324"/>
              <w:rPr>
                <w:sz w:val="28"/>
              </w:rPr>
            </w:pPr>
            <w:r>
              <w:rPr>
                <w:color w:val="001D35"/>
                <w:spacing w:val="-2"/>
                <w:sz w:val="28"/>
              </w:rPr>
              <w:t>Stakeholders</w:t>
            </w:r>
          </w:p>
        </w:tc>
        <w:tc>
          <w:tcPr>
            <w:tcW w:w="1318" w:type="dxa"/>
          </w:tcPr>
          <w:p w14:paraId="5E4A9392">
            <w:pPr>
              <w:pStyle w:val="42"/>
              <w:rPr>
                <w:sz w:val="28"/>
              </w:rPr>
            </w:pPr>
          </w:p>
        </w:tc>
      </w:tr>
      <w:tr w14:paraId="7FB73C4C">
        <w:tblPrEx>
          <w:tblCellMar>
            <w:top w:w="0" w:type="dxa"/>
            <w:left w:w="0" w:type="dxa"/>
            <w:bottom w:w="0" w:type="dxa"/>
            <w:right w:w="0" w:type="dxa"/>
          </w:tblCellMar>
        </w:tblPrEx>
        <w:trPr>
          <w:trHeight w:val="1212" w:hRule="atLeast"/>
        </w:trPr>
        <w:tc>
          <w:tcPr>
            <w:tcW w:w="949" w:type="dxa"/>
          </w:tcPr>
          <w:p w14:paraId="65BE20E7">
            <w:pPr>
              <w:pStyle w:val="42"/>
              <w:spacing w:before="332"/>
              <w:rPr>
                <w:sz w:val="32"/>
              </w:rPr>
            </w:pPr>
          </w:p>
          <w:p w14:paraId="4A0137D3">
            <w:pPr>
              <w:pStyle w:val="42"/>
              <w:ind w:left="131"/>
              <w:rPr>
                <w:b/>
                <w:sz w:val="32"/>
              </w:rPr>
            </w:pPr>
            <w:r>
              <w:rPr>
                <w:b/>
                <w:color w:val="001D35"/>
                <w:spacing w:val="-10"/>
                <w:sz w:val="32"/>
              </w:rPr>
              <w:t>4</w:t>
            </w:r>
          </w:p>
        </w:tc>
        <w:tc>
          <w:tcPr>
            <w:tcW w:w="1661" w:type="dxa"/>
          </w:tcPr>
          <w:p w14:paraId="2BC787CC">
            <w:pPr>
              <w:pStyle w:val="42"/>
              <w:spacing w:before="132"/>
              <w:ind w:left="104"/>
              <w:rPr>
                <w:sz w:val="28"/>
              </w:rPr>
            </w:pPr>
            <w:r>
              <w:rPr>
                <w:color w:val="001D35"/>
                <w:spacing w:val="-5"/>
                <w:sz w:val="28"/>
              </w:rPr>
              <w:t>3.5</w:t>
            </w:r>
          </w:p>
        </w:tc>
        <w:tc>
          <w:tcPr>
            <w:tcW w:w="4710" w:type="dxa"/>
          </w:tcPr>
          <w:p w14:paraId="20B17766">
            <w:pPr>
              <w:pStyle w:val="42"/>
              <w:spacing w:before="132"/>
              <w:ind w:left="1324"/>
              <w:rPr>
                <w:sz w:val="28"/>
              </w:rPr>
            </w:pPr>
            <w:r>
              <w:rPr>
                <w:color w:val="001D35"/>
                <w:sz w:val="28"/>
              </w:rPr>
              <w:t>Requirement</w:t>
            </w:r>
            <w:r>
              <w:rPr>
                <w:color w:val="001D35"/>
                <w:spacing w:val="-12"/>
                <w:sz w:val="28"/>
              </w:rPr>
              <w:t xml:space="preserve"> </w:t>
            </w:r>
            <w:r>
              <w:rPr>
                <w:color w:val="001D35"/>
                <w:spacing w:val="-2"/>
                <w:sz w:val="28"/>
              </w:rPr>
              <w:t>Analysis</w:t>
            </w:r>
          </w:p>
          <w:p w14:paraId="533E592C">
            <w:pPr>
              <w:pStyle w:val="42"/>
              <w:spacing w:before="246"/>
              <w:ind w:left="1291"/>
              <w:rPr>
                <w:b/>
                <w:sz w:val="32"/>
              </w:rPr>
            </w:pPr>
            <w:r>
              <w:rPr>
                <w:b/>
                <w:color w:val="001D35"/>
                <w:sz w:val="32"/>
              </w:rPr>
              <w:t>System</w:t>
            </w:r>
            <w:r>
              <w:rPr>
                <w:b/>
                <w:color w:val="001D35"/>
                <w:spacing w:val="-16"/>
                <w:sz w:val="32"/>
              </w:rPr>
              <w:t xml:space="preserve"> </w:t>
            </w:r>
            <w:r>
              <w:rPr>
                <w:b/>
                <w:color w:val="001D35"/>
                <w:spacing w:val="-2"/>
                <w:sz w:val="32"/>
              </w:rPr>
              <w:t>Design</w:t>
            </w:r>
          </w:p>
        </w:tc>
        <w:tc>
          <w:tcPr>
            <w:tcW w:w="1318" w:type="dxa"/>
          </w:tcPr>
          <w:p w14:paraId="19EFD403">
            <w:pPr>
              <w:pStyle w:val="42"/>
              <w:spacing w:before="332"/>
              <w:rPr>
                <w:sz w:val="32"/>
              </w:rPr>
            </w:pPr>
          </w:p>
          <w:p w14:paraId="20A54791">
            <w:pPr>
              <w:pStyle w:val="42"/>
              <w:ind w:left="36" w:right="67"/>
              <w:jc w:val="center"/>
              <w:rPr>
                <w:b/>
                <w:sz w:val="32"/>
              </w:rPr>
            </w:pPr>
            <w:r>
              <w:rPr>
                <w:b/>
                <w:color w:val="001D35"/>
                <w:spacing w:val="-10"/>
                <w:sz w:val="32"/>
              </w:rPr>
              <w:t>8</w:t>
            </w:r>
          </w:p>
        </w:tc>
      </w:tr>
      <w:tr w14:paraId="483D7C41">
        <w:tblPrEx>
          <w:tblCellMar>
            <w:top w:w="0" w:type="dxa"/>
            <w:left w:w="0" w:type="dxa"/>
            <w:bottom w:w="0" w:type="dxa"/>
            <w:right w:w="0" w:type="dxa"/>
          </w:tblCellMar>
        </w:tblPrEx>
        <w:trPr>
          <w:trHeight w:val="598" w:hRule="atLeast"/>
        </w:trPr>
        <w:tc>
          <w:tcPr>
            <w:tcW w:w="949" w:type="dxa"/>
          </w:tcPr>
          <w:p w14:paraId="33911969">
            <w:pPr>
              <w:pStyle w:val="42"/>
              <w:rPr>
                <w:sz w:val="28"/>
              </w:rPr>
            </w:pPr>
          </w:p>
        </w:tc>
        <w:tc>
          <w:tcPr>
            <w:tcW w:w="1661" w:type="dxa"/>
          </w:tcPr>
          <w:p w14:paraId="608896E7">
            <w:pPr>
              <w:pStyle w:val="42"/>
              <w:spacing w:before="130"/>
              <w:ind w:left="104"/>
              <w:rPr>
                <w:sz w:val="28"/>
              </w:rPr>
            </w:pPr>
            <w:r>
              <w:rPr>
                <w:color w:val="001D35"/>
                <w:spacing w:val="-5"/>
                <w:sz w:val="28"/>
              </w:rPr>
              <w:t>4.1</w:t>
            </w:r>
          </w:p>
        </w:tc>
        <w:tc>
          <w:tcPr>
            <w:tcW w:w="4710" w:type="dxa"/>
          </w:tcPr>
          <w:p w14:paraId="7311F9E0">
            <w:pPr>
              <w:pStyle w:val="42"/>
              <w:spacing w:before="130"/>
              <w:ind w:left="1380"/>
              <w:rPr>
                <w:sz w:val="28"/>
              </w:rPr>
            </w:pPr>
            <w:r>
              <w:rPr>
                <w:color w:val="001D35"/>
                <w:sz w:val="28"/>
              </w:rPr>
              <w:t>Design</w:t>
            </w:r>
            <w:r>
              <w:rPr>
                <w:color w:val="001D35"/>
                <w:spacing w:val="-15"/>
                <w:sz w:val="28"/>
              </w:rPr>
              <w:t xml:space="preserve"> </w:t>
            </w:r>
            <w:r>
              <w:rPr>
                <w:color w:val="001D35"/>
                <w:spacing w:val="-2"/>
                <w:sz w:val="28"/>
              </w:rPr>
              <w:t>Constraints</w:t>
            </w:r>
          </w:p>
        </w:tc>
        <w:tc>
          <w:tcPr>
            <w:tcW w:w="1318" w:type="dxa"/>
          </w:tcPr>
          <w:p w14:paraId="13ABFE0A">
            <w:pPr>
              <w:pStyle w:val="42"/>
              <w:rPr>
                <w:sz w:val="28"/>
              </w:rPr>
            </w:pPr>
          </w:p>
        </w:tc>
      </w:tr>
      <w:tr w14:paraId="1F4DE7D6">
        <w:tblPrEx>
          <w:tblCellMar>
            <w:top w:w="0" w:type="dxa"/>
            <w:left w:w="0" w:type="dxa"/>
            <w:bottom w:w="0" w:type="dxa"/>
            <w:right w:w="0" w:type="dxa"/>
          </w:tblCellMar>
        </w:tblPrEx>
        <w:trPr>
          <w:trHeight w:val="600" w:hRule="atLeast"/>
        </w:trPr>
        <w:tc>
          <w:tcPr>
            <w:tcW w:w="949" w:type="dxa"/>
          </w:tcPr>
          <w:p w14:paraId="79D4B369">
            <w:pPr>
              <w:pStyle w:val="42"/>
              <w:rPr>
                <w:sz w:val="28"/>
              </w:rPr>
            </w:pPr>
          </w:p>
        </w:tc>
        <w:tc>
          <w:tcPr>
            <w:tcW w:w="1661" w:type="dxa"/>
          </w:tcPr>
          <w:p w14:paraId="6FF3AF43">
            <w:pPr>
              <w:pStyle w:val="42"/>
              <w:spacing w:before="132"/>
              <w:ind w:left="104"/>
              <w:rPr>
                <w:sz w:val="28"/>
              </w:rPr>
            </w:pPr>
            <w:r>
              <w:rPr>
                <w:color w:val="001D35"/>
                <w:spacing w:val="-5"/>
                <w:sz w:val="28"/>
              </w:rPr>
              <w:t>4.2</w:t>
            </w:r>
          </w:p>
        </w:tc>
        <w:tc>
          <w:tcPr>
            <w:tcW w:w="4710" w:type="dxa"/>
          </w:tcPr>
          <w:p w14:paraId="7297A1BC">
            <w:pPr>
              <w:pStyle w:val="42"/>
              <w:spacing w:before="132"/>
              <w:ind w:left="1396"/>
              <w:rPr>
                <w:sz w:val="28"/>
              </w:rPr>
            </w:pPr>
            <w:r>
              <w:rPr>
                <w:color w:val="001D35"/>
                <w:sz w:val="28"/>
              </w:rPr>
              <w:t>System</w:t>
            </w:r>
            <w:r>
              <w:rPr>
                <w:color w:val="001D35"/>
                <w:spacing w:val="-10"/>
                <w:sz w:val="28"/>
              </w:rPr>
              <w:t xml:space="preserve"> </w:t>
            </w:r>
            <w:r>
              <w:rPr>
                <w:color w:val="001D35"/>
                <w:sz w:val="28"/>
              </w:rPr>
              <w:t>Model:</w:t>
            </w:r>
            <w:r>
              <w:rPr>
                <w:color w:val="001D35"/>
                <w:spacing w:val="-9"/>
                <w:sz w:val="28"/>
              </w:rPr>
              <w:t xml:space="preserve"> </w:t>
            </w:r>
            <w:r>
              <w:rPr>
                <w:color w:val="001D35"/>
                <w:spacing w:val="-5"/>
                <w:sz w:val="28"/>
              </w:rPr>
              <w:t>DFD</w:t>
            </w:r>
          </w:p>
        </w:tc>
        <w:tc>
          <w:tcPr>
            <w:tcW w:w="1318" w:type="dxa"/>
          </w:tcPr>
          <w:p w14:paraId="3E24A800">
            <w:pPr>
              <w:pStyle w:val="42"/>
              <w:rPr>
                <w:sz w:val="28"/>
              </w:rPr>
            </w:pPr>
          </w:p>
        </w:tc>
      </w:tr>
      <w:tr w14:paraId="4166D590">
        <w:tblPrEx>
          <w:tblCellMar>
            <w:top w:w="0" w:type="dxa"/>
            <w:left w:w="0" w:type="dxa"/>
            <w:bottom w:w="0" w:type="dxa"/>
            <w:right w:w="0" w:type="dxa"/>
          </w:tblCellMar>
        </w:tblPrEx>
        <w:trPr>
          <w:trHeight w:val="600" w:hRule="atLeast"/>
        </w:trPr>
        <w:tc>
          <w:tcPr>
            <w:tcW w:w="949" w:type="dxa"/>
          </w:tcPr>
          <w:p w14:paraId="0AC3BC6F">
            <w:pPr>
              <w:pStyle w:val="42"/>
              <w:rPr>
                <w:sz w:val="28"/>
              </w:rPr>
            </w:pPr>
          </w:p>
        </w:tc>
        <w:tc>
          <w:tcPr>
            <w:tcW w:w="1661" w:type="dxa"/>
          </w:tcPr>
          <w:p w14:paraId="1220B0F0">
            <w:pPr>
              <w:pStyle w:val="42"/>
              <w:spacing w:before="132"/>
              <w:ind w:left="104"/>
              <w:rPr>
                <w:sz w:val="28"/>
              </w:rPr>
            </w:pPr>
            <w:r>
              <w:rPr>
                <w:color w:val="001D35"/>
                <w:spacing w:val="-5"/>
                <w:sz w:val="28"/>
              </w:rPr>
              <w:t>4.3</w:t>
            </w:r>
          </w:p>
        </w:tc>
        <w:tc>
          <w:tcPr>
            <w:tcW w:w="4710" w:type="dxa"/>
          </w:tcPr>
          <w:p w14:paraId="0B30AD06">
            <w:pPr>
              <w:pStyle w:val="42"/>
              <w:spacing w:before="132"/>
              <w:ind w:left="1396"/>
              <w:rPr>
                <w:sz w:val="28"/>
              </w:rPr>
            </w:pPr>
            <w:r>
              <w:rPr>
                <w:color w:val="001D35"/>
                <w:sz w:val="28"/>
              </w:rPr>
              <w:t>Data</w:t>
            </w:r>
            <w:r>
              <w:rPr>
                <w:color w:val="001D35"/>
                <w:spacing w:val="-3"/>
                <w:sz w:val="28"/>
              </w:rPr>
              <w:t xml:space="preserve"> </w:t>
            </w:r>
            <w:r>
              <w:rPr>
                <w:color w:val="001D35"/>
                <w:spacing w:val="-2"/>
                <w:sz w:val="28"/>
              </w:rPr>
              <w:t>Model</w:t>
            </w:r>
          </w:p>
        </w:tc>
        <w:tc>
          <w:tcPr>
            <w:tcW w:w="1318" w:type="dxa"/>
          </w:tcPr>
          <w:p w14:paraId="656A7DBE">
            <w:pPr>
              <w:pStyle w:val="42"/>
              <w:rPr>
                <w:sz w:val="28"/>
              </w:rPr>
            </w:pPr>
          </w:p>
        </w:tc>
      </w:tr>
      <w:tr w14:paraId="7C0EE778">
        <w:tblPrEx>
          <w:tblCellMar>
            <w:top w:w="0" w:type="dxa"/>
            <w:left w:w="0" w:type="dxa"/>
            <w:bottom w:w="0" w:type="dxa"/>
            <w:right w:w="0" w:type="dxa"/>
          </w:tblCellMar>
        </w:tblPrEx>
        <w:trPr>
          <w:trHeight w:val="1212" w:hRule="atLeast"/>
        </w:trPr>
        <w:tc>
          <w:tcPr>
            <w:tcW w:w="949" w:type="dxa"/>
          </w:tcPr>
          <w:p w14:paraId="211BD29A">
            <w:pPr>
              <w:pStyle w:val="42"/>
              <w:spacing w:before="332"/>
              <w:rPr>
                <w:sz w:val="32"/>
              </w:rPr>
            </w:pPr>
          </w:p>
          <w:p w14:paraId="436B16E4">
            <w:pPr>
              <w:pStyle w:val="42"/>
              <w:ind w:left="131"/>
              <w:rPr>
                <w:b/>
                <w:sz w:val="32"/>
              </w:rPr>
            </w:pPr>
            <w:r>
              <w:rPr>
                <w:b/>
                <w:color w:val="001D35"/>
                <w:spacing w:val="-10"/>
                <w:sz w:val="32"/>
              </w:rPr>
              <w:t>5</w:t>
            </w:r>
          </w:p>
        </w:tc>
        <w:tc>
          <w:tcPr>
            <w:tcW w:w="1661" w:type="dxa"/>
          </w:tcPr>
          <w:p w14:paraId="7E5A0476">
            <w:pPr>
              <w:pStyle w:val="42"/>
              <w:spacing w:before="132"/>
              <w:ind w:left="104"/>
              <w:rPr>
                <w:sz w:val="28"/>
              </w:rPr>
            </w:pPr>
            <w:r>
              <w:rPr>
                <w:color w:val="001D35"/>
                <w:spacing w:val="-5"/>
                <w:sz w:val="28"/>
              </w:rPr>
              <w:t>4.4</w:t>
            </w:r>
          </w:p>
        </w:tc>
        <w:tc>
          <w:tcPr>
            <w:tcW w:w="4710" w:type="dxa"/>
          </w:tcPr>
          <w:p w14:paraId="5E6A28B0">
            <w:pPr>
              <w:pStyle w:val="42"/>
              <w:spacing w:before="132"/>
              <w:ind w:left="1396"/>
              <w:rPr>
                <w:sz w:val="28"/>
              </w:rPr>
            </w:pPr>
            <w:r>
              <w:rPr>
                <w:color w:val="001D35"/>
                <w:sz w:val="28"/>
              </w:rPr>
              <w:t>User</w:t>
            </w:r>
            <w:r>
              <w:rPr>
                <w:color w:val="001D35"/>
                <w:spacing w:val="-4"/>
                <w:sz w:val="28"/>
              </w:rPr>
              <w:t xml:space="preserve"> </w:t>
            </w:r>
            <w:r>
              <w:rPr>
                <w:color w:val="001D35"/>
                <w:spacing w:val="-2"/>
                <w:sz w:val="28"/>
              </w:rPr>
              <w:t>Interfaces</w:t>
            </w:r>
          </w:p>
          <w:p w14:paraId="29A7D1AA">
            <w:pPr>
              <w:pStyle w:val="42"/>
              <w:spacing w:before="246"/>
              <w:ind w:left="1209"/>
              <w:rPr>
                <w:b/>
                <w:sz w:val="32"/>
              </w:rPr>
            </w:pPr>
            <w:r>
              <w:rPr>
                <w:b/>
                <w:color w:val="001D35"/>
                <w:spacing w:val="-2"/>
                <w:sz w:val="32"/>
              </w:rPr>
              <w:t>Implementation</w:t>
            </w:r>
            <w:r>
              <w:rPr>
                <w:b/>
                <w:color w:val="001D35"/>
                <w:spacing w:val="6"/>
                <w:sz w:val="32"/>
              </w:rPr>
              <w:t xml:space="preserve"> </w:t>
            </w:r>
            <w:r>
              <w:rPr>
                <w:b/>
                <w:color w:val="001D35"/>
                <w:spacing w:val="-2"/>
                <w:sz w:val="32"/>
              </w:rPr>
              <w:t>Details</w:t>
            </w:r>
          </w:p>
        </w:tc>
        <w:tc>
          <w:tcPr>
            <w:tcW w:w="1318" w:type="dxa"/>
          </w:tcPr>
          <w:p w14:paraId="2623258D">
            <w:pPr>
              <w:pStyle w:val="42"/>
              <w:spacing w:before="332"/>
              <w:rPr>
                <w:sz w:val="32"/>
              </w:rPr>
            </w:pPr>
          </w:p>
          <w:p w14:paraId="2D644DF1">
            <w:pPr>
              <w:pStyle w:val="42"/>
              <w:ind w:left="427"/>
              <w:rPr>
                <w:b/>
                <w:sz w:val="32"/>
              </w:rPr>
            </w:pPr>
            <w:r>
              <w:rPr>
                <w:b/>
                <w:color w:val="001D35"/>
                <w:spacing w:val="-5"/>
                <w:sz w:val="32"/>
              </w:rPr>
              <w:t>22</w:t>
            </w:r>
          </w:p>
        </w:tc>
      </w:tr>
      <w:tr w14:paraId="537527EB">
        <w:tblPrEx>
          <w:tblCellMar>
            <w:top w:w="0" w:type="dxa"/>
            <w:left w:w="0" w:type="dxa"/>
            <w:bottom w:w="0" w:type="dxa"/>
            <w:right w:w="0" w:type="dxa"/>
          </w:tblCellMar>
        </w:tblPrEx>
        <w:trPr>
          <w:trHeight w:val="597" w:hRule="atLeast"/>
        </w:trPr>
        <w:tc>
          <w:tcPr>
            <w:tcW w:w="949" w:type="dxa"/>
          </w:tcPr>
          <w:p w14:paraId="62D2ED63">
            <w:pPr>
              <w:pStyle w:val="42"/>
              <w:rPr>
                <w:sz w:val="28"/>
              </w:rPr>
            </w:pPr>
          </w:p>
        </w:tc>
        <w:tc>
          <w:tcPr>
            <w:tcW w:w="1661" w:type="dxa"/>
          </w:tcPr>
          <w:p w14:paraId="50E9E67A">
            <w:pPr>
              <w:pStyle w:val="42"/>
              <w:spacing w:before="130"/>
              <w:ind w:left="104"/>
              <w:rPr>
                <w:sz w:val="28"/>
              </w:rPr>
            </w:pPr>
            <w:r>
              <w:rPr>
                <w:color w:val="001D35"/>
                <w:spacing w:val="-5"/>
                <w:sz w:val="28"/>
              </w:rPr>
              <w:t>5.1</w:t>
            </w:r>
          </w:p>
        </w:tc>
        <w:tc>
          <w:tcPr>
            <w:tcW w:w="4710" w:type="dxa"/>
          </w:tcPr>
          <w:p w14:paraId="383BA54C">
            <w:pPr>
              <w:pStyle w:val="42"/>
              <w:spacing w:before="130"/>
              <w:ind w:left="1396"/>
              <w:rPr>
                <w:sz w:val="28"/>
              </w:rPr>
            </w:pPr>
            <w:r>
              <w:rPr>
                <w:color w:val="001D35"/>
                <w:sz w:val="28"/>
              </w:rPr>
              <w:t>Software</w:t>
            </w:r>
            <w:r>
              <w:rPr>
                <w:color w:val="001D35"/>
                <w:spacing w:val="-16"/>
                <w:sz w:val="28"/>
              </w:rPr>
              <w:t xml:space="preserve"> </w:t>
            </w:r>
            <w:r>
              <w:rPr>
                <w:color w:val="001D35"/>
                <w:spacing w:val="-2"/>
                <w:sz w:val="28"/>
              </w:rPr>
              <w:t>Requirements</w:t>
            </w:r>
          </w:p>
        </w:tc>
        <w:tc>
          <w:tcPr>
            <w:tcW w:w="1318" w:type="dxa"/>
          </w:tcPr>
          <w:p w14:paraId="63411951">
            <w:pPr>
              <w:pStyle w:val="42"/>
              <w:rPr>
                <w:sz w:val="28"/>
              </w:rPr>
            </w:pPr>
          </w:p>
        </w:tc>
      </w:tr>
      <w:tr w14:paraId="03D155EC">
        <w:tblPrEx>
          <w:tblCellMar>
            <w:top w:w="0" w:type="dxa"/>
            <w:left w:w="0" w:type="dxa"/>
            <w:bottom w:w="0" w:type="dxa"/>
            <w:right w:w="0" w:type="dxa"/>
          </w:tblCellMar>
        </w:tblPrEx>
        <w:trPr>
          <w:trHeight w:val="454" w:hRule="atLeast"/>
        </w:trPr>
        <w:tc>
          <w:tcPr>
            <w:tcW w:w="949" w:type="dxa"/>
          </w:tcPr>
          <w:p w14:paraId="50894700">
            <w:pPr>
              <w:pStyle w:val="42"/>
              <w:rPr>
                <w:sz w:val="28"/>
              </w:rPr>
            </w:pPr>
          </w:p>
        </w:tc>
        <w:tc>
          <w:tcPr>
            <w:tcW w:w="1661" w:type="dxa"/>
          </w:tcPr>
          <w:p w14:paraId="3D75A2AB">
            <w:pPr>
              <w:pStyle w:val="42"/>
              <w:spacing w:before="132" w:line="302" w:lineRule="exact"/>
              <w:ind w:left="104"/>
              <w:rPr>
                <w:sz w:val="28"/>
              </w:rPr>
            </w:pPr>
            <w:r>
              <w:rPr>
                <w:color w:val="001D35"/>
                <w:spacing w:val="-5"/>
                <w:sz w:val="28"/>
              </w:rPr>
              <w:t>5.2</w:t>
            </w:r>
          </w:p>
        </w:tc>
        <w:tc>
          <w:tcPr>
            <w:tcW w:w="4710" w:type="dxa"/>
          </w:tcPr>
          <w:p w14:paraId="64EE4187">
            <w:pPr>
              <w:pStyle w:val="42"/>
              <w:spacing w:before="132" w:line="302" w:lineRule="exact"/>
              <w:ind w:left="1396"/>
              <w:rPr>
                <w:sz w:val="28"/>
              </w:rPr>
            </w:pPr>
            <w:r>
              <w:rPr>
                <w:color w:val="001D35"/>
                <w:sz w:val="28"/>
              </w:rPr>
              <w:t>Hardware</w:t>
            </w:r>
            <w:r>
              <w:rPr>
                <w:color w:val="001D35"/>
                <w:spacing w:val="-13"/>
                <w:sz w:val="28"/>
              </w:rPr>
              <w:t xml:space="preserve"> </w:t>
            </w:r>
            <w:r>
              <w:rPr>
                <w:color w:val="001D35"/>
                <w:spacing w:val="-2"/>
                <w:sz w:val="28"/>
              </w:rPr>
              <w:t>Requirements</w:t>
            </w:r>
          </w:p>
        </w:tc>
        <w:tc>
          <w:tcPr>
            <w:tcW w:w="1318" w:type="dxa"/>
          </w:tcPr>
          <w:p w14:paraId="2354B5DB">
            <w:pPr>
              <w:pStyle w:val="42"/>
              <w:rPr>
                <w:sz w:val="28"/>
              </w:rPr>
            </w:pPr>
          </w:p>
        </w:tc>
      </w:tr>
    </w:tbl>
    <w:p w14:paraId="15DFDFC4">
      <w:pPr>
        <w:pStyle w:val="13"/>
        <w:spacing w:before="2"/>
        <w:rPr>
          <w:sz w:val="8"/>
        </w:rPr>
      </w:pPr>
    </w:p>
    <w:tbl>
      <w:tblPr>
        <w:tblStyle w:val="12"/>
        <w:tblW w:w="0" w:type="auto"/>
        <w:tblInd w:w="548" w:type="dxa"/>
        <w:tblLayout w:type="fixed"/>
        <w:tblCellMar>
          <w:top w:w="0" w:type="dxa"/>
          <w:left w:w="0" w:type="dxa"/>
          <w:bottom w:w="0" w:type="dxa"/>
          <w:right w:w="0" w:type="dxa"/>
        </w:tblCellMar>
      </w:tblPr>
      <w:tblGrid>
        <w:gridCol w:w="632"/>
        <w:gridCol w:w="1540"/>
        <w:gridCol w:w="5825"/>
        <w:gridCol w:w="1222"/>
      </w:tblGrid>
      <w:tr w14:paraId="5D32E6EA">
        <w:tblPrEx>
          <w:tblCellMar>
            <w:top w:w="0" w:type="dxa"/>
            <w:left w:w="0" w:type="dxa"/>
            <w:bottom w:w="0" w:type="dxa"/>
            <w:right w:w="0" w:type="dxa"/>
          </w:tblCellMar>
        </w:tblPrEx>
        <w:trPr>
          <w:trHeight w:val="499" w:hRule="atLeast"/>
        </w:trPr>
        <w:tc>
          <w:tcPr>
            <w:tcW w:w="632" w:type="dxa"/>
          </w:tcPr>
          <w:p w14:paraId="48980CC3">
            <w:pPr>
              <w:pStyle w:val="42"/>
              <w:spacing w:line="356" w:lineRule="exact"/>
              <w:ind w:left="50"/>
              <w:rPr>
                <w:b/>
                <w:sz w:val="32"/>
              </w:rPr>
            </w:pPr>
            <w:r>
              <w:rPr>
                <w:b/>
                <w:color w:val="001D35"/>
                <w:spacing w:val="-10"/>
                <w:sz w:val="32"/>
              </w:rPr>
              <w:t>6</w:t>
            </w:r>
          </w:p>
        </w:tc>
        <w:tc>
          <w:tcPr>
            <w:tcW w:w="1540" w:type="dxa"/>
          </w:tcPr>
          <w:p w14:paraId="0C2E7547">
            <w:pPr>
              <w:pStyle w:val="42"/>
              <w:rPr>
                <w:sz w:val="28"/>
              </w:rPr>
            </w:pPr>
          </w:p>
        </w:tc>
        <w:tc>
          <w:tcPr>
            <w:tcW w:w="5825" w:type="dxa"/>
          </w:tcPr>
          <w:p w14:paraId="6D55CF80">
            <w:pPr>
              <w:pStyle w:val="42"/>
              <w:spacing w:line="356" w:lineRule="exact"/>
              <w:ind w:left="749"/>
              <w:rPr>
                <w:b/>
                <w:sz w:val="32"/>
              </w:rPr>
            </w:pPr>
            <w:r>
              <w:rPr>
                <w:b/>
                <w:color w:val="001D35"/>
                <w:sz w:val="32"/>
              </w:rPr>
              <w:t>Outputs</w:t>
            </w:r>
            <w:r>
              <w:rPr>
                <w:b/>
                <w:color w:val="001D35"/>
                <w:spacing w:val="-7"/>
                <w:sz w:val="32"/>
              </w:rPr>
              <w:t xml:space="preserve"> </w:t>
            </w:r>
            <w:r>
              <w:rPr>
                <w:b/>
                <w:color w:val="001D35"/>
                <w:sz w:val="32"/>
              </w:rPr>
              <w:t>and</w:t>
            </w:r>
            <w:r>
              <w:rPr>
                <w:b/>
                <w:color w:val="001D35"/>
                <w:spacing w:val="-6"/>
                <w:sz w:val="32"/>
              </w:rPr>
              <w:t xml:space="preserve"> </w:t>
            </w:r>
            <w:r>
              <w:rPr>
                <w:b/>
                <w:color w:val="001D35"/>
                <w:sz w:val="32"/>
              </w:rPr>
              <w:t>Report</w:t>
            </w:r>
            <w:r>
              <w:rPr>
                <w:b/>
                <w:color w:val="001D35"/>
                <w:spacing w:val="-10"/>
                <w:sz w:val="32"/>
              </w:rPr>
              <w:t xml:space="preserve"> </w:t>
            </w:r>
            <w:r>
              <w:rPr>
                <w:b/>
                <w:color w:val="001D35"/>
                <w:spacing w:val="-2"/>
                <w:sz w:val="32"/>
              </w:rPr>
              <w:t>Testing</w:t>
            </w:r>
          </w:p>
        </w:tc>
        <w:tc>
          <w:tcPr>
            <w:tcW w:w="1222" w:type="dxa"/>
          </w:tcPr>
          <w:p w14:paraId="10064FDF">
            <w:pPr>
              <w:pStyle w:val="42"/>
              <w:spacing w:line="356" w:lineRule="exact"/>
              <w:ind w:right="48"/>
              <w:jc w:val="right"/>
              <w:rPr>
                <w:b/>
                <w:sz w:val="32"/>
              </w:rPr>
            </w:pPr>
            <w:r>
              <w:rPr>
                <w:b/>
                <w:color w:val="001D35"/>
                <w:spacing w:val="-5"/>
                <w:sz w:val="32"/>
              </w:rPr>
              <w:t>24</w:t>
            </w:r>
          </w:p>
        </w:tc>
      </w:tr>
      <w:tr w14:paraId="797A30B5">
        <w:tblPrEx>
          <w:tblCellMar>
            <w:top w:w="0" w:type="dxa"/>
            <w:left w:w="0" w:type="dxa"/>
            <w:bottom w:w="0" w:type="dxa"/>
            <w:right w:w="0" w:type="dxa"/>
          </w:tblCellMar>
        </w:tblPrEx>
        <w:trPr>
          <w:trHeight w:val="598" w:hRule="atLeast"/>
        </w:trPr>
        <w:tc>
          <w:tcPr>
            <w:tcW w:w="632" w:type="dxa"/>
          </w:tcPr>
          <w:p w14:paraId="04D19519">
            <w:pPr>
              <w:pStyle w:val="42"/>
              <w:rPr>
                <w:sz w:val="28"/>
              </w:rPr>
            </w:pPr>
          </w:p>
        </w:tc>
        <w:tc>
          <w:tcPr>
            <w:tcW w:w="1540" w:type="dxa"/>
          </w:tcPr>
          <w:p w14:paraId="77519DBF">
            <w:pPr>
              <w:pStyle w:val="42"/>
              <w:spacing w:before="130"/>
              <w:ind w:left="421"/>
              <w:rPr>
                <w:sz w:val="28"/>
              </w:rPr>
            </w:pPr>
            <w:r>
              <w:rPr>
                <w:color w:val="001D35"/>
                <w:spacing w:val="-5"/>
                <w:sz w:val="28"/>
              </w:rPr>
              <w:t>6.1</w:t>
            </w:r>
          </w:p>
        </w:tc>
        <w:tc>
          <w:tcPr>
            <w:tcW w:w="5825" w:type="dxa"/>
          </w:tcPr>
          <w:p w14:paraId="111D9509">
            <w:pPr>
              <w:pStyle w:val="42"/>
              <w:spacing w:before="130"/>
              <w:ind w:left="1762"/>
              <w:rPr>
                <w:sz w:val="28"/>
              </w:rPr>
            </w:pPr>
            <w:r>
              <w:rPr>
                <w:color w:val="001D35"/>
                <w:sz w:val="28"/>
              </w:rPr>
              <w:t>Test</w:t>
            </w:r>
            <w:r>
              <w:rPr>
                <w:color w:val="001D35"/>
                <w:spacing w:val="-6"/>
                <w:sz w:val="28"/>
              </w:rPr>
              <w:t xml:space="preserve"> </w:t>
            </w:r>
            <w:r>
              <w:rPr>
                <w:color w:val="001D35"/>
                <w:spacing w:val="-2"/>
                <w:sz w:val="28"/>
              </w:rPr>
              <w:t>Cases</w:t>
            </w:r>
          </w:p>
        </w:tc>
        <w:tc>
          <w:tcPr>
            <w:tcW w:w="1222" w:type="dxa"/>
          </w:tcPr>
          <w:p w14:paraId="36EB3C6F">
            <w:pPr>
              <w:pStyle w:val="42"/>
              <w:rPr>
                <w:sz w:val="28"/>
              </w:rPr>
            </w:pPr>
          </w:p>
        </w:tc>
      </w:tr>
      <w:tr w14:paraId="55601E60">
        <w:tblPrEx>
          <w:tblCellMar>
            <w:top w:w="0" w:type="dxa"/>
            <w:left w:w="0" w:type="dxa"/>
            <w:bottom w:w="0" w:type="dxa"/>
            <w:right w:w="0" w:type="dxa"/>
          </w:tblCellMar>
        </w:tblPrEx>
        <w:trPr>
          <w:trHeight w:val="600" w:hRule="atLeast"/>
        </w:trPr>
        <w:tc>
          <w:tcPr>
            <w:tcW w:w="632" w:type="dxa"/>
          </w:tcPr>
          <w:p w14:paraId="5FAB8D68">
            <w:pPr>
              <w:pStyle w:val="42"/>
              <w:rPr>
                <w:sz w:val="28"/>
              </w:rPr>
            </w:pPr>
          </w:p>
        </w:tc>
        <w:tc>
          <w:tcPr>
            <w:tcW w:w="1540" w:type="dxa"/>
          </w:tcPr>
          <w:p w14:paraId="535CC026">
            <w:pPr>
              <w:pStyle w:val="42"/>
              <w:spacing w:before="133"/>
              <w:ind w:left="421"/>
              <w:rPr>
                <w:sz w:val="28"/>
              </w:rPr>
            </w:pPr>
            <w:r>
              <w:rPr>
                <w:color w:val="001D35"/>
                <w:spacing w:val="-2"/>
                <w:sz w:val="28"/>
              </w:rPr>
              <w:t>6.1.1</w:t>
            </w:r>
          </w:p>
        </w:tc>
        <w:tc>
          <w:tcPr>
            <w:tcW w:w="5825" w:type="dxa"/>
          </w:tcPr>
          <w:p w14:paraId="284444D4">
            <w:pPr>
              <w:pStyle w:val="42"/>
              <w:spacing w:before="133"/>
              <w:ind w:left="1762"/>
              <w:rPr>
                <w:sz w:val="28"/>
              </w:rPr>
            </w:pPr>
            <w:r>
              <w:rPr>
                <w:color w:val="001D35"/>
                <w:sz w:val="28"/>
              </w:rPr>
              <w:t>Black</w:t>
            </w:r>
            <w:r>
              <w:rPr>
                <w:color w:val="001D35"/>
                <w:spacing w:val="-3"/>
                <w:sz w:val="28"/>
              </w:rPr>
              <w:t xml:space="preserve"> </w:t>
            </w:r>
            <w:r>
              <w:rPr>
                <w:color w:val="001D35"/>
                <w:sz w:val="28"/>
              </w:rPr>
              <w:t>Box</w:t>
            </w:r>
            <w:r>
              <w:rPr>
                <w:color w:val="001D35"/>
                <w:spacing w:val="-11"/>
                <w:sz w:val="28"/>
              </w:rPr>
              <w:t xml:space="preserve"> </w:t>
            </w:r>
            <w:r>
              <w:rPr>
                <w:color w:val="001D35"/>
                <w:spacing w:val="-2"/>
                <w:sz w:val="28"/>
              </w:rPr>
              <w:t>Testing</w:t>
            </w:r>
          </w:p>
        </w:tc>
        <w:tc>
          <w:tcPr>
            <w:tcW w:w="1222" w:type="dxa"/>
          </w:tcPr>
          <w:p w14:paraId="5E113661">
            <w:pPr>
              <w:pStyle w:val="42"/>
              <w:rPr>
                <w:sz w:val="28"/>
              </w:rPr>
            </w:pPr>
          </w:p>
        </w:tc>
      </w:tr>
      <w:tr w14:paraId="4BCFD4F0">
        <w:tblPrEx>
          <w:tblCellMar>
            <w:top w:w="0" w:type="dxa"/>
            <w:left w:w="0" w:type="dxa"/>
            <w:bottom w:w="0" w:type="dxa"/>
            <w:right w:w="0" w:type="dxa"/>
          </w:tblCellMar>
        </w:tblPrEx>
        <w:trPr>
          <w:trHeight w:val="583" w:hRule="atLeast"/>
        </w:trPr>
        <w:tc>
          <w:tcPr>
            <w:tcW w:w="632" w:type="dxa"/>
          </w:tcPr>
          <w:p w14:paraId="637A1B5F">
            <w:pPr>
              <w:pStyle w:val="42"/>
              <w:rPr>
                <w:sz w:val="28"/>
              </w:rPr>
            </w:pPr>
          </w:p>
        </w:tc>
        <w:tc>
          <w:tcPr>
            <w:tcW w:w="1540" w:type="dxa"/>
          </w:tcPr>
          <w:p w14:paraId="5E78E4D3">
            <w:pPr>
              <w:pStyle w:val="42"/>
              <w:spacing w:before="132"/>
              <w:ind w:left="421"/>
              <w:rPr>
                <w:sz w:val="28"/>
              </w:rPr>
            </w:pPr>
            <w:r>
              <w:rPr>
                <w:color w:val="001D35"/>
                <w:spacing w:val="-2"/>
                <w:sz w:val="28"/>
              </w:rPr>
              <w:t>6.1.2</w:t>
            </w:r>
          </w:p>
        </w:tc>
        <w:tc>
          <w:tcPr>
            <w:tcW w:w="5825" w:type="dxa"/>
          </w:tcPr>
          <w:p w14:paraId="5EEF6045">
            <w:pPr>
              <w:pStyle w:val="42"/>
              <w:spacing w:before="132"/>
              <w:ind w:left="1762"/>
              <w:rPr>
                <w:sz w:val="28"/>
              </w:rPr>
            </w:pPr>
            <w:r>
              <w:rPr>
                <w:color w:val="001D35"/>
                <w:sz w:val="28"/>
              </w:rPr>
              <w:t>White</w:t>
            </w:r>
            <w:r>
              <w:rPr>
                <w:color w:val="001D35"/>
                <w:spacing w:val="-5"/>
                <w:sz w:val="28"/>
              </w:rPr>
              <w:t xml:space="preserve"> </w:t>
            </w:r>
            <w:r>
              <w:rPr>
                <w:color w:val="001D35"/>
                <w:sz w:val="28"/>
              </w:rPr>
              <w:t>Box</w:t>
            </w:r>
            <w:r>
              <w:rPr>
                <w:color w:val="001D35"/>
                <w:spacing w:val="-6"/>
                <w:sz w:val="28"/>
              </w:rPr>
              <w:t xml:space="preserve"> </w:t>
            </w:r>
            <w:r>
              <w:rPr>
                <w:color w:val="001D35"/>
                <w:spacing w:val="-2"/>
                <w:sz w:val="28"/>
              </w:rPr>
              <w:t>Testing</w:t>
            </w:r>
          </w:p>
        </w:tc>
        <w:tc>
          <w:tcPr>
            <w:tcW w:w="1222" w:type="dxa"/>
          </w:tcPr>
          <w:p w14:paraId="204D2D4E">
            <w:pPr>
              <w:pStyle w:val="42"/>
              <w:rPr>
                <w:sz w:val="28"/>
              </w:rPr>
            </w:pPr>
          </w:p>
        </w:tc>
      </w:tr>
      <w:tr w14:paraId="3F9D1355">
        <w:tblPrEx>
          <w:tblCellMar>
            <w:top w:w="0" w:type="dxa"/>
            <w:left w:w="0" w:type="dxa"/>
            <w:bottom w:w="0" w:type="dxa"/>
            <w:right w:w="0" w:type="dxa"/>
          </w:tblCellMar>
        </w:tblPrEx>
        <w:trPr>
          <w:trHeight w:val="626" w:hRule="atLeast"/>
        </w:trPr>
        <w:tc>
          <w:tcPr>
            <w:tcW w:w="632" w:type="dxa"/>
          </w:tcPr>
          <w:p w14:paraId="7F28DF96">
            <w:pPr>
              <w:pStyle w:val="42"/>
              <w:spacing w:before="117"/>
              <w:ind w:left="50"/>
              <w:rPr>
                <w:b/>
                <w:sz w:val="32"/>
              </w:rPr>
            </w:pPr>
            <w:r>
              <w:rPr>
                <w:b/>
                <w:color w:val="001D35"/>
                <w:spacing w:val="-10"/>
                <w:sz w:val="32"/>
              </w:rPr>
              <w:t>7</w:t>
            </w:r>
          </w:p>
        </w:tc>
        <w:tc>
          <w:tcPr>
            <w:tcW w:w="1540" w:type="dxa"/>
          </w:tcPr>
          <w:p w14:paraId="5E168CFA">
            <w:pPr>
              <w:pStyle w:val="42"/>
              <w:rPr>
                <w:sz w:val="28"/>
              </w:rPr>
            </w:pPr>
          </w:p>
        </w:tc>
        <w:tc>
          <w:tcPr>
            <w:tcW w:w="5825" w:type="dxa"/>
          </w:tcPr>
          <w:p w14:paraId="222B4D08">
            <w:pPr>
              <w:pStyle w:val="42"/>
              <w:spacing w:before="117"/>
              <w:ind w:left="557"/>
              <w:rPr>
                <w:b/>
                <w:sz w:val="32"/>
              </w:rPr>
            </w:pPr>
            <w:r>
              <w:rPr>
                <w:b/>
                <w:color w:val="001D35"/>
                <w:sz w:val="32"/>
              </w:rPr>
              <w:t>Conclusion</w:t>
            </w:r>
            <w:r>
              <w:rPr>
                <w:b/>
                <w:color w:val="001D35"/>
                <w:spacing w:val="-9"/>
                <w:sz w:val="32"/>
              </w:rPr>
              <w:t xml:space="preserve"> </w:t>
            </w:r>
            <w:r>
              <w:rPr>
                <w:b/>
                <w:color w:val="001D35"/>
                <w:sz w:val="32"/>
              </w:rPr>
              <w:t>&amp;</w:t>
            </w:r>
            <w:r>
              <w:rPr>
                <w:b/>
                <w:color w:val="001D35"/>
                <w:spacing w:val="-11"/>
                <w:sz w:val="32"/>
              </w:rPr>
              <w:t xml:space="preserve"> </w:t>
            </w:r>
            <w:r>
              <w:rPr>
                <w:b/>
                <w:color w:val="001D35"/>
                <w:spacing w:val="-2"/>
                <w:sz w:val="32"/>
              </w:rPr>
              <w:t>Recommendations</w:t>
            </w:r>
          </w:p>
        </w:tc>
        <w:tc>
          <w:tcPr>
            <w:tcW w:w="1222" w:type="dxa"/>
          </w:tcPr>
          <w:p w14:paraId="7236E932">
            <w:pPr>
              <w:pStyle w:val="42"/>
              <w:spacing w:before="117"/>
              <w:ind w:right="91"/>
              <w:jc w:val="right"/>
              <w:rPr>
                <w:b/>
                <w:sz w:val="32"/>
              </w:rPr>
            </w:pPr>
            <w:r>
              <w:rPr>
                <w:b/>
                <w:color w:val="001D35"/>
                <w:spacing w:val="-5"/>
                <w:sz w:val="32"/>
              </w:rPr>
              <w:t>32</w:t>
            </w:r>
          </w:p>
        </w:tc>
      </w:tr>
      <w:tr w14:paraId="10D7A46C">
        <w:tblPrEx>
          <w:tblCellMar>
            <w:top w:w="0" w:type="dxa"/>
            <w:left w:w="0" w:type="dxa"/>
            <w:bottom w:w="0" w:type="dxa"/>
            <w:right w:w="0" w:type="dxa"/>
          </w:tblCellMar>
        </w:tblPrEx>
        <w:trPr>
          <w:trHeight w:val="595" w:hRule="atLeast"/>
        </w:trPr>
        <w:tc>
          <w:tcPr>
            <w:tcW w:w="632" w:type="dxa"/>
          </w:tcPr>
          <w:p w14:paraId="07FB7A93">
            <w:pPr>
              <w:pStyle w:val="42"/>
              <w:rPr>
                <w:sz w:val="28"/>
              </w:rPr>
            </w:pPr>
          </w:p>
        </w:tc>
        <w:tc>
          <w:tcPr>
            <w:tcW w:w="1540" w:type="dxa"/>
          </w:tcPr>
          <w:p w14:paraId="559A12F2">
            <w:pPr>
              <w:pStyle w:val="42"/>
              <w:spacing w:before="128"/>
              <w:ind w:left="421"/>
              <w:rPr>
                <w:sz w:val="28"/>
              </w:rPr>
            </w:pPr>
            <w:r>
              <w:rPr>
                <w:color w:val="001D35"/>
                <w:spacing w:val="-5"/>
                <w:sz w:val="28"/>
              </w:rPr>
              <w:t>7.1</w:t>
            </w:r>
          </w:p>
        </w:tc>
        <w:tc>
          <w:tcPr>
            <w:tcW w:w="5825" w:type="dxa"/>
          </w:tcPr>
          <w:p w14:paraId="12D5BAF0">
            <w:pPr>
              <w:pStyle w:val="42"/>
              <w:spacing w:before="128"/>
              <w:ind w:left="1762"/>
              <w:rPr>
                <w:sz w:val="28"/>
              </w:rPr>
            </w:pPr>
            <w:r>
              <w:rPr>
                <w:color w:val="001D35"/>
                <w:spacing w:val="-2"/>
                <w:sz w:val="28"/>
              </w:rPr>
              <w:t>Conclusion</w:t>
            </w:r>
          </w:p>
        </w:tc>
        <w:tc>
          <w:tcPr>
            <w:tcW w:w="1222" w:type="dxa"/>
          </w:tcPr>
          <w:p w14:paraId="2C7147AE">
            <w:pPr>
              <w:pStyle w:val="42"/>
              <w:rPr>
                <w:sz w:val="28"/>
              </w:rPr>
            </w:pPr>
          </w:p>
        </w:tc>
      </w:tr>
      <w:tr w14:paraId="2D686B8E">
        <w:tblPrEx>
          <w:tblCellMar>
            <w:top w:w="0" w:type="dxa"/>
            <w:left w:w="0" w:type="dxa"/>
            <w:bottom w:w="0" w:type="dxa"/>
            <w:right w:w="0" w:type="dxa"/>
          </w:tblCellMar>
        </w:tblPrEx>
        <w:trPr>
          <w:trHeight w:val="583" w:hRule="atLeast"/>
        </w:trPr>
        <w:tc>
          <w:tcPr>
            <w:tcW w:w="632" w:type="dxa"/>
          </w:tcPr>
          <w:p w14:paraId="3BCB7E47">
            <w:pPr>
              <w:pStyle w:val="42"/>
              <w:rPr>
                <w:sz w:val="28"/>
              </w:rPr>
            </w:pPr>
          </w:p>
        </w:tc>
        <w:tc>
          <w:tcPr>
            <w:tcW w:w="1540" w:type="dxa"/>
          </w:tcPr>
          <w:p w14:paraId="08B848BB">
            <w:pPr>
              <w:pStyle w:val="42"/>
              <w:spacing w:before="132"/>
              <w:ind w:left="421"/>
              <w:rPr>
                <w:sz w:val="28"/>
              </w:rPr>
            </w:pPr>
            <w:r>
              <w:rPr>
                <w:color w:val="001D35"/>
                <w:spacing w:val="-5"/>
                <w:sz w:val="28"/>
              </w:rPr>
              <w:t>7.2</w:t>
            </w:r>
          </w:p>
        </w:tc>
        <w:tc>
          <w:tcPr>
            <w:tcW w:w="5825" w:type="dxa"/>
          </w:tcPr>
          <w:p w14:paraId="20CAE6BB">
            <w:pPr>
              <w:pStyle w:val="42"/>
              <w:spacing w:before="132"/>
              <w:ind w:left="1762"/>
              <w:rPr>
                <w:sz w:val="28"/>
              </w:rPr>
            </w:pPr>
            <w:r>
              <w:rPr>
                <w:color w:val="001D35"/>
                <w:spacing w:val="-2"/>
                <w:sz w:val="28"/>
              </w:rPr>
              <w:t>Recommendations</w:t>
            </w:r>
          </w:p>
        </w:tc>
        <w:tc>
          <w:tcPr>
            <w:tcW w:w="1222" w:type="dxa"/>
          </w:tcPr>
          <w:p w14:paraId="230261A3">
            <w:pPr>
              <w:pStyle w:val="42"/>
              <w:rPr>
                <w:sz w:val="28"/>
              </w:rPr>
            </w:pPr>
          </w:p>
        </w:tc>
      </w:tr>
      <w:tr w14:paraId="7CFD078E">
        <w:tblPrEx>
          <w:tblCellMar>
            <w:top w:w="0" w:type="dxa"/>
            <w:left w:w="0" w:type="dxa"/>
            <w:bottom w:w="0" w:type="dxa"/>
            <w:right w:w="0" w:type="dxa"/>
          </w:tblCellMar>
        </w:tblPrEx>
        <w:trPr>
          <w:trHeight w:val="612" w:hRule="atLeast"/>
        </w:trPr>
        <w:tc>
          <w:tcPr>
            <w:tcW w:w="632" w:type="dxa"/>
          </w:tcPr>
          <w:p w14:paraId="19F2E90D">
            <w:pPr>
              <w:pStyle w:val="42"/>
              <w:spacing w:before="117"/>
              <w:ind w:left="50"/>
              <w:rPr>
                <w:b/>
                <w:sz w:val="32"/>
              </w:rPr>
            </w:pPr>
            <w:r>
              <w:rPr>
                <w:b/>
                <w:color w:val="001D35"/>
                <w:spacing w:val="-10"/>
                <w:sz w:val="32"/>
              </w:rPr>
              <w:t>8</w:t>
            </w:r>
          </w:p>
        </w:tc>
        <w:tc>
          <w:tcPr>
            <w:tcW w:w="1540" w:type="dxa"/>
          </w:tcPr>
          <w:p w14:paraId="16E34F9F">
            <w:pPr>
              <w:pStyle w:val="42"/>
              <w:rPr>
                <w:sz w:val="28"/>
              </w:rPr>
            </w:pPr>
          </w:p>
        </w:tc>
        <w:tc>
          <w:tcPr>
            <w:tcW w:w="5825" w:type="dxa"/>
          </w:tcPr>
          <w:p w14:paraId="29724D92">
            <w:pPr>
              <w:pStyle w:val="42"/>
              <w:spacing w:before="117"/>
              <w:ind w:left="1805"/>
              <w:rPr>
                <w:b/>
                <w:sz w:val="32"/>
              </w:rPr>
            </w:pPr>
            <w:r>
              <w:rPr>
                <w:b/>
                <w:color w:val="001D35"/>
                <w:sz w:val="32"/>
              </w:rPr>
              <w:t>Future</w:t>
            </w:r>
            <w:r>
              <w:rPr>
                <w:b/>
                <w:color w:val="001D35"/>
                <w:spacing w:val="-3"/>
                <w:sz w:val="32"/>
              </w:rPr>
              <w:t xml:space="preserve"> </w:t>
            </w:r>
            <w:r>
              <w:rPr>
                <w:b/>
                <w:color w:val="001D35"/>
                <w:spacing w:val="-4"/>
                <w:sz w:val="32"/>
              </w:rPr>
              <w:t>Scope</w:t>
            </w:r>
          </w:p>
        </w:tc>
        <w:tc>
          <w:tcPr>
            <w:tcW w:w="1222" w:type="dxa"/>
          </w:tcPr>
          <w:p w14:paraId="2116A678">
            <w:pPr>
              <w:pStyle w:val="42"/>
              <w:spacing w:before="117"/>
              <w:ind w:right="101"/>
              <w:jc w:val="right"/>
              <w:rPr>
                <w:b/>
                <w:sz w:val="32"/>
              </w:rPr>
            </w:pPr>
            <w:r>
              <w:rPr>
                <w:b/>
                <w:color w:val="001D35"/>
                <w:spacing w:val="-5"/>
                <w:sz w:val="32"/>
              </w:rPr>
              <w:t>34</w:t>
            </w:r>
          </w:p>
        </w:tc>
      </w:tr>
      <w:tr w14:paraId="102CADFB">
        <w:tblPrEx>
          <w:tblCellMar>
            <w:top w:w="0" w:type="dxa"/>
            <w:left w:w="0" w:type="dxa"/>
            <w:bottom w:w="0" w:type="dxa"/>
            <w:right w:w="0" w:type="dxa"/>
          </w:tblCellMar>
        </w:tblPrEx>
        <w:trPr>
          <w:trHeight w:val="482" w:hRule="atLeast"/>
        </w:trPr>
        <w:tc>
          <w:tcPr>
            <w:tcW w:w="632" w:type="dxa"/>
          </w:tcPr>
          <w:p w14:paraId="1217DB1C">
            <w:pPr>
              <w:pStyle w:val="42"/>
              <w:spacing w:before="114" w:line="348" w:lineRule="exact"/>
              <w:ind w:left="50"/>
              <w:rPr>
                <w:b/>
                <w:sz w:val="32"/>
              </w:rPr>
            </w:pPr>
            <w:r>
              <w:rPr>
                <w:b/>
                <w:color w:val="001D35"/>
                <w:spacing w:val="-10"/>
                <w:sz w:val="32"/>
              </w:rPr>
              <w:t>9</w:t>
            </w:r>
          </w:p>
        </w:tc>
        <w:tc>
          <w:tcPr>
            <w:tcW w:w="1540" w:type="dxa"/>
          </w:tcPr>
          <w:p w14:paraId="383D72DA">
            <w:pPr>
              <w:pStyle w:val="42"/>
              <w:rPr>
                <w:sz w:val="28"/>
              </w:rPr>
            </w:pPr>
          </w:p>
        </w:tc>
        <w:tc>
          <w:tcPr>
            <w:tcW w:w="5825" w:type="dxa"/>
          </w:tcPr>
          <w:p w14:paraId="286BD915">
            <w:pPr>
              <w:pStyle w:val="42"/>
              <w:spacing w:before="114" w:line="348" w:lineRule="exact"/>
              <w:ind w:left="816"/>
              <w:rPr>
                <w:b/>
                <w:sz w:val="32"/>
              </w:rPr>
            </w:pPr>
            <w:r>
              <w:rPr>
                <w:b/>
                <w:color w:val="001D35"/>
                <w:sz w:val="32"/>
              </w:rPr>
              <w:t>Bibliography</w:t>
            </w:r>
            <w:r>
              <w:rPr>
                <w:b/>
                <w:color w:val="001D35"/>
                <w:spacing w:val="-10"/>
                <w:sz w:val="32"/>
              </w:rPr>
              <w:t xml:space="preserve"> </w:t>
            </w:r>
            <w:r>
              <w:rPr>
                <w:b/>
                <w:color w:val="001D35"/>
                <w:sz w:val="32"/>
              </w:rPr>
              <w:t>&amp;</w:t>
            </w:r>
            <w:r>
              <w:rPr>
                <w:b/>
                <w:color w:val="001D35"/>
                <w:spacing w:val="-6"/>
                <w:sz w:val="32"/>
              </w:rPr>
              <w:t xml:space="preserve"> </w:t>
            </w:r>
            <w:r>
              <w:rPr>
                <w:b/>
                <w:color w:val="001D35"/>
                <w:spacing w:val="-2"/>
                <w:sz w:val="32"/>
              </w:rPr>
              <w:t>References</w:t>
            </w:r>
          </w:p>
        </w:tc>
        <w:tc>
          <w:tcPr>
            <w:tcW w:w="1222" w:type="dxa"/>
          </w:tcPr>
          <w:p w14:paraId="4C73C3D5">
            <w:pPr>
              <w:pStyle w:val="42"/>
              <w:spacing w:before="114" w:line="348" w:lineRule="exact"/>
              <w:ind w:right="103"/>
              <w:jc w:val="right"/>
              <w:rPr>
                <w:b/>
                <w:sz w:val="32"/>
              </w:rPr>
            </w:pPr>
            <w:r>
              <w:rPr>
                <w:b/>
                <w:color w:val="001D35"/>
                <w:spacing w:val="-5"/>
                <w:sz w:val="32"/>
              </w:rPr>
              <w:t>36</w:t>
            </w:r>
          </w:p>
        </w:tc>
      </w:tr>
    </w:tbl>
    <w:p w14:paraId="02D6CFD3">
      <w:pPr>
        <w:spacing w:line="480" w:lineRule="auto"/>
        <w:jc w:val="both"/>
        <w:rPr>
          <w:rFonts w:ascii="Times New Roman" w:hAnsi="Times New Roman" w:eastAsia="Times New Roman" w:cs="Times New Roman"/>
          <w:spacing w:val="-6"/>
          <w:kern w:val="0"/>
          <w:sz w:val="28"/>
          <w:szCs w:val="28"/>
          <w:lang w:val="en-US"/>
          <w14:ligatures w14:val="none"/>
        </w:rPr>
      </w:pPr>
    </w:p>
    <w:p w14:paraId="2F86A663">
      <w:pPr>
        <w:spacing w:line="480" w:lineRule="auto"/>
        <w:jc w:val="both"/>
        <w:rPr>
          <w:rFonts w:ascii="Times New Roman" w:hAnsi="Times New Roman" w:eastAsia="Times New Roman" w:cs="Times New Roman"/>
          <w:spacing w:val="-6"/>
          <w:kern w:val="0"/>
          <w:sz w:val="28"/>
          <w:szCs w:val="28"/>
          <w:lang w:val="en-US"/>
          <w14:ligatures w14:val="none"/>
        </w:rPr>
      </w:pPr>
    </w:p>
    <w:p w14:paraId="07C0BDE0">
      <w:pPr>
        <w:spacing w:line="480" w:lineRule="auto"/>
        <w:rPr>
          <w:rFonts w:ascii="Times New Roman" w:hAnsi="Times New Roman" w:eastAsia="Times New Roman" w:cs="Times New Roman"/>
          <w:spacing w:val="-6"/>
          <w:kern w:val="0"/>
          <w:lang w:val="en-US"/>
          <w14:ligatures w14:val="none"/>
        </w:rPr>
      </w:pPr>
    </w:p>
    <w:p w14:paraId="74080426">
      <w:pPr>
        <w:spacing w:line="480" w:lineRule="auto"/>
        <w:rPr>
          <w:rFonts w:ascii="Times New Roman" w:hAnsi="Times New Roman" w:eastAsia="Times New Roman" w:cs="Times New Roman"/>
          <w:spacing w:val="-6"/>
          <w:kern w:val="0"/>
          <w:lang w:val="en-US"/>
          <w14:ligatures w14:val="none"/>
        </w:rPr>
      </w:pPr>
    </w:p>
    <w:p w14:paraId="4A2F8308">
      <w:pPr>
        <w:spacing w:line="480" w:lineRule="auto"/>
        <w:rPr>
          <w:rFonts w:ascii="Times New Roman" w:hAnsi="Times New Roman" w:eastAsia="Times New Roman" w:cs="Times New Roman"/>
          <w:spacing w:val="-6"/>
          <w:kern w:val="0"/>
          <w:lang w:val="en-US"/>
          <w14:ligatures w14:val="none"/>
        </w:rPr>
      </w:pPr>
    </w:p>
    <w:p w14:paraId="499D147B">
      <w:pPr>
        <w:spacing w:line="480" w:lineRule="auto"/>
        <w:rPr>
          <w:rFonts w:ascii="Times New Roman" w:hAnsi="Times New Roman" w:eastAsia="Times New Roman" w:cs="Times New Roman"/>
          <w:spacing w:val="-6"/>
          <w:kern w:val="0"/>
          <w:lang w:val="en-US"/>
          <w14:ligatures w14:val="none"/>
        </w:rPr>
      </w:pPr>
    </w:p>
    <w:p w14:paraId="797C0638">
      <w:pPr>
        <w:spacing w:line="480" w:lineRule="auto"/>
        <w:rPr>
          <w:rFonts w:ascii="Times New Roman" w:hAnsi="Times New Roman" w:eastAsia="Times New Roman" w:cs="Times New Roman"/>
          <w:spacing w:val="-6"/>
          <w:kern w:val="0"/>
          <w:lang w:val="en-US"/>
          <w14:ligatures w14:val="none"/>
        </w:rPr>
      </w:pPr>
    </w:p>
    <w:p w14:paraId="4FA252F7">
      <w:pPr>
        <w:jc w:val="center"/>
        <w:rPr>
          <w:rFonts w:ascii="Times New Roman" w:hAnsi="Times New Roman" w:cs="Times New Roman"/>
          <w:b/>
          <w:bCs/>
          <w:sz w:val="32"/>
          <w:szCs w:val="32"/>
          <w:lang w:val="en-US"/>
        </w:rPr>
      </w:pPr>
    </w:p>
    <w:p w14:paraId="08D38D67">
      <w:pPr>
        <w:rPr>
          <w:rFonts w:ascii="Calibri"/>
          <w:b/>
          <w:sz w:val="32"/>
        </w:rPr>
        <w:sectPr>
          <w:headerReference r:id="rId5" w:type="default"/>
          <w:footerReference r:id="rId6" w:type="default"/>
          <w:type w:val="continuous"/>
          <w:pgSz w:w="12240" w:h="15840"/>
          <w:pgMar w:top="1280" w:right="1134" w:bottom="280" w:left="1134" w:header="720" w:footer="720" w:gutter="0"/>
          <w:pgNumType w:fmt="decimal"/>
          <w:cols w:space="720" w:num="1"/>
        </w:sectPr>
      </w:pPr>
    </w:p>
    <w:p w14:paraId="65970AEE">
      <w:pPr>
        <w:pStyle w:val="34"/>
        <w:ind w:left="0"/>
        <w:jc w:val="center"/>
        <w:rPr>
          <w:sz w:val="32"/>
          <w:szCs w:val="32"/>
        </w:rPr>
      </w:pPr>
      <w:r>
        <w:rPr>
          <w:rFonts w:hint="default"/>
          <w:b/>
          <w:bCs/>
          <w:sz w:val="32"/>
          <w:szCs w:val="32"/>
          <w:lang w:val="en-IN"/>
        </w:rPr>
        <w:t>Introduction</w:t>
      </w:r>
      <w:r>
        <w:rPr>
          <w:rFonts w:hint="default"/>
          <w:b/>
          <w:bCs/>
          <w:sz w:val="32"/>
          <w:szCs w:val="32"/>
          <w:lang w:val="en-IN"/>
        </w:rPr>
        <w:br w:type="textWrapping"/>
      </w:r>
      <w:r>
        <w:rPr>
          <w:b/>
          <w:bCs/>
          <w:sz w:val="32"/>
          <w:szCs w:val="32"/>
        </w:rPr>
        <w:br w:type="textWrapping"/>
      </w:r>
    </w:p>
    <w:p w14:paraId="793C29B6">
      <w:pPr>
        <w:pStyle w:val="5"/>
        <w:keepNext w:val="0"/>
        <w:keepLines w:val="0"/>
        <w:widowControl/>
        <w:numPr>
          <w:ilvl w:val="0"/>
          <w:numId w:val="0"/>
        </w:numPr>
        <w:suppressLineNumbers w:val="0"/>
        <w:ind w:leftChars="0"/>
        <w:rPr>
          <w:rFonts w:hint="default"/>
          <w:sz w:val="32"/>
          <w:szCs w:val="32"/>
          <w:lang w:val="en-IN"/>
        </w:rPr>
      </w:pPr>
      <w:r>
        <w:rPr>
          <w:rFonts w:hint="default"/>
          <w:b/>
          <w:bCs/>
          <w:i w:val="0"/>
          <w:iCs w:val="0"/>
          <w:color w:val="000000" w:themeColor="text1"/>
          <w:sz w:val="32"/>
          <w:szCs w:val="32"/>
          <w:lang w:val="en-IN"/>
          <w14:textFill>
            <w14:solidFill>
              <w14:schemeClr w14:val="tx1"/>
            </w14:solidFill>
          </w14:textFill>
        </w:rPr>
        <w:t>Motivation</w:t>
      </w:r>
    </w:p>
    <w:p w14:paraId="21A303B3">
      <w:pPr>
        <w:pStyle w:val="17"/>
        <w:keepNext w:val="0"/>
        <w:keepLines w:val="0"/>
        <w:widowControl/>
        <w:suppressLineNumbers w:val="0"/>
        <w:rPr>
          <w:sz w:val="28"/>
          <w:szCs w:val="28"/>
        </w:rPr>
      </w:pPr>
      <w:r>
        <w:rPr>
          <w:sz w:val="28"/>
          <w:szCs w:val="28"/>
        </w:rPr>
        <w:br w:type="textWrapping"/>
      </w:r>
      <w:r>
        <w:rPr>
          <w:sz w:val="28"/>
          <w:szCs w:val="28"/>
        </w:rPr>
        <w:t>In an increasingly digital and interconnected world, the significance of genuine local connections and shared experiences remains paramount for both community well-being and personal development. However, individuals often face substantial challenges in discovering local groups aligned with their specific interests, organizing events efficiently, and managing attendee participation. The current landscape of social platforms often results in a fragmented experience, with users relying on disparate tools or being geographically limited in their search for like-minded communities. The motivation for developing ConnectLocal stems from this recognized need for a unified, integrated, and user-friendly platform that empowers individuals to forge meaningful local connections and collectively pursue their shared passions.</w:t>
      </w:r>
    </w:p>
    <w:p w14:paraId="0AD3FF30">
      <w:pPr>
        <w:pStyle w:val="5"/>
        <w:keepNext w:val="0"/>
        <w:keepLines w:val="0"/>
        <w:widowControl/>
        <w:suppressLineNumbers w:val="0"/>
        <w:rPr>
          <w:b/>
          <w:bCs/>
          <w:i w:val="0"/>
          <w:iCs w:val="0"/>
          <w:color w:val="000000" w:themeColor="text1"/>
          <w:sz w:val="32"/>
          <w:szCs w:val="32"/>
          <w14:textFill>
            <w14:solidFill>
              <w14:schemeClr w14:val="tx1"/>
            </w14:solidFill>
          </w14:textFill>
        </w:rPr>
      </w:pPr>
      <w:r>
        <w:rPr>
          <w:b/>
          <w:bCs/>
          <w:i w:val="0"/>
          <w:iCs w:val="0"/>
          <w:color w:val="000000" w:themeColor="text1"/>
          <w:sz w:val="32"/>
          <w:szCs w:val="32"/>
          <w14:textFill>
            <w14:solidFill>
              <w14:schemeClr w14:val="tx1"/>
            </w14:solidFill>
          </w14:textFill>
        </w:rPr>
        <w:t>Problem Statement</w:t>
      </w:r>
    </w:p>
    <w:p w14:paraId="7949F62C">
      <w:pPr>
        <w:pStyle w:val="17"/>
        <w:keepNext w:val="0"/>
        <w:keepLines w:val="0"/>
        <w:widowControl/>
        <w:suppressLineNumbers w:val="0"/>
        <w:rPr>
          <w:sz w:val="32"/>
          <w:szCs w:val="32"/>
        </w:rPr>
      </w:pPr>
      <w:r>
        <w:rPr>
          <w:sz w:val="28"/>
          <w:szCs w:val="28"/>
        </w:rPr>
        <w:t xml:space="preserve">The existing landscape for local community engagement and event organization is characterized by several significant challenges that hinder effective interaction. First, a </w:t>
      </w:r>
      <w:r>
        <w:rPr>
          <w:b/>
          <w:bCs/>
          <w:sz w:val="28"/>
          <w:szCs w:val="28"/>
        </w:rPr>
        <w:t>discovery fragmentation</w:t>
      </w:r>
      <w:r>
        <w:rPr>
          <w:sz w:val="28"/>
          <w:szCs w:val="28"/>
        </w:rPr>
        <w:t xml:space="preserve"> problem exists where users struggle to find groups that align with their niche interests, as relevant information is scattered across various social media platforms and unorganized websites. Second, </w:t>
      </w:r>
      <w:r>
        <w:rPr>
          <w:b/>
          <w:bCs/>
          <w:sz w:val="28"/>
          <w:szCs w:val="28"/>
        </w:rPr>
        <w:t>organizational inefficiency</w:t>
      </w:r>
      <w:r>
        <w:rPr>
          <w:sz w:val="28"/>
          <w:szCs w:val="28"/>
        </w:rPr>
        <w:t xml:space="preserve"> plagues group leaders who must manually manage member lists, schedule events, and disseminate updates using disparate and unintegrated tools. Finally, there is a pervasive issue of </w:t>
      </w:r>
      <w:r>
        <w:rPr>
          <w:b/>
          <w:bCs/>
          <w:sz w:val="28"/>
          <w:szCs w:val="28"/>
        </w:rPr>
        <w:t>limited engagement tools</w:t>
      </w:r>
      <w:r>
        <w:rPr>
          <w:sz w:val="28"/>
          <w:szCs w:val="28"/>
        </w:rPr>
        <w:t>, as many platforms lack robust features for fostering ongoing communication, discussion, and feedback within groups, which ultimately undermines community cohesion. ConnectLocal seeks to directly address these issues by providing a dedicated and centralized solution.</w:t>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p>
    <w:p w14:paraId="2A0566C6">
      <w:pPr>
        <w:pStyle w:val="5"/>
        <w:keepNext w:val="0"/>
        <w:keepLines w:val="0"/>
        <w:widowControl/>
        <w:suppressLineNumbers w:val="0"/>
        <w:rPr>
          <w:i w:val="0"/>
          <w:iCs w:val="0"/>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 xml:space="preserve"> </w:t>
      </w:r>
      <w:r>
        <w:rPr>
          <w:b/>
          <w:bCs/>
          <w:i w:val="0"/>
          <w:iCs w:val="0"/>
          <w:color w:val="000000" w:themeColor="text1"/>
          <w:sz w:val="32"/>
          <w:szCs w:val="32"/>
          <w14:textFill>
            <w14:solidFill>
              <w14:schemeClr w14:val="tx1"/>
            </w14:solidFill>
          </w14:textFill>
        </w:rPr>
        <w:t>Purpose/Objective and Goals</w:t>
      </w:r>
    </w:p>
    <w:p w14:paraId="256CEB00">
      <w:pPr>
        <w:pStyle w:val="17"/>
        <w:keepNext w:val="0"/>
        <w:keepLines w:val="0"/>
        <w:widowControl/>
        <w:suppressLineNumbers w:val="0"/>
        <w:rPr>
          <w:sz w:val="28"/>
          <w:szCs w:val="28"/>
        </w:rPr>
      </w:pPr>
      <w:r>
        <w:rPr>
          <w:sz w:val="28"/>
          <w:szCs w:val="28"/>
        </w:rPr>
        <w:t xml:space="preserve">The overarching </w:t>
      </w:r>
      <w:r>
        <w:rPr>
          <w:b/>
          <w:bCs/>
          <w:sz w:val="28"/>
          <w:szCs w:val="28"/>
        </w:rPr>
        <w:t>purpose</w:t>
      </w:r>
      <w:r>
        <w:rPr>
          <w:sz w:val="28"/>
          <w:szCs w:val="28"/>
        </w:rPr>
        <w:t xml:space="preserve"> of the ConnectLocal project is to develop a comprehensive and intuitive web platform that simplifies the entire lifecycle of creating, joining, and managing local community groups and events. This will foster stronger social bonds and facilitate shared experiences. Our </w:t>
      </w:r>
      <w:r>
        <w:rPr>
          <w:b/>
          <w:bCs/>
          <w:sz w:val="28"/>
          <w:szCs w:val="28"/>
        </w:rPr>
        <w:t>primary objectives</w:t>
      </w:r>
      <w:r>
        <w:rPr>
          <w:sz w:val="28"/>
          <w:szCs w:val="28"/>
        </w:rPr>
        <w:t xml:space="preserve"> are:</w:t>
      </w:r>
    </w:p>
    <w:p w14:paraId="15BEC48E">
      <w:pPr>
        <w:pStyle w:val="17"/>
        <w:keepNext w:val="0"/>
        <w:keepLines w:val="0"/>
        <w:widowControl/>
        <w:suppressLineNumbers w:val="0"/>
        <w:rPr>
          <w:sz w:val="28"/>
          <w:szCs w:val="28"/>
        </w:rPr>
      </w:pPr>
      <w:r>
        <w:rPr>
          <w:sz w:val="28"/>
          <w:szCs w:val="28"/>
        </w:rPr>
        <w:t xml:space="preserve">Our </w:t>
      </w:r>
      <w:r>
        <w:rPr>
          <w:b/>
          <w:bCs/>
          <w:sz w:val="28"/>
          <w:szCs w:val="28"/>
        </w:rPr>
        <w:t>goals</w:t>
      </w:r>
      <w:r>
        <w:rPr>
          <w:sz w:val="28"/>
          <w:szCs w:val="28"/>
        </w:rPr>
        <w:t xml:space="preserve"> are to achieve these objectives through the implementation of core functionalities such as user management, group and event creation tools, integrated messaging, and a robust search engine, all while prioritizing a scalable and secure architecture.</w:t>
      </w:r>
    </w:p>
    <w:p w14:paraId="5A6B2278">
      <w:pPr>
        <w:pStyle w:val="5"/>
        <w:keepNext w:val="0"/>
        <w:keepLines w:val="0"/>
        <w:widowControl/>
        <w:suppressLineNumbers w:val="0"/>
        <w:rPr>
          <w:sz w:val="32"/>
          <w:szCs w:val="32"/>
        </w:rPr>
      </w:pPr>
      <w:r>
        <w:rPr>
          <w:b/>
          <w:bCs/>
          <w:sz w:val="32"/>
          <w:szCs w:val="32"/>
        </w:rPr>
        <w:t xml:space="preserve"> </w:t>
      </w:r>
      <w:r>
        <w:rPr>
          <w:b/>
          <w:bCs/>
          <w:i w:val="0"/>
          <w:iCs w:val="0"/>
          <w:color w:val="000000" w:themeColor="text1"/>
          <w:sz w:val="32"/>
          <w:szCs w:val="32"/>
          <w14:textFill>
            <w14:solidFill>
              <w14:schemeClr w14:val="tx1"/>
            </w14:solidFill>
          </w14:textFill>
        </w:rPr>
        <w:t>Literature Survey</w:t>
      </w:r>
    </w:p>
    <w:p w14:paraId="3F2A1D24">
      <w:pPr>
        <w:pStyle w:val="17"/>
        <w:keepNext w:val="0"/>
        <w:keepLines w:val="0"/>
        <w:widowControl/>
        <w:suppressLineNumbers w:val="0"/>
        <w:rPr>
          <w:sz w:val="28"/>
          <w:szCs w:val="28"/>
        </w:rPr>
      </w:pPr>
      <w:r>
        <w:rPr>
          <w:sz w:val="28"/>
          <w:szCs w:val="28"/>
        </w:rPr>
        <w:t>A comprehensive review of existing literature was conducted to understand the current landscape of event management systems, including a meticulous examination of platforms such as Meetup.com, Eventbrite, and Facebook Events. This survey provided a clear understanding of the strengths and limitations of these solutions. Key areas of investigation included emerging technologies like AI for personalization, real-time communication protocols, and secure digital payment solutions. The survey also informed the selection of the most suitable technological frameworks and established best practices for user experience, security, and scalability. This foundational research ensures that the project is strategically positioned to address existing market gaps with a forward-thinking and robust solution.</w:t>
      </w:r>
    </w:p>
    <w:p w14:paraId="7A3BF1C9">
      <w:pPr>
        <w:pStyle w:val="5"/>
        <w:keepNext w:val="0"/>
        <w:keepLines w:val="0"/>
        <w:widowControl/>
        <w:suppressLineNumbers w:val="0"/>
        <w:rPr>
          <w:i w:val="0"/>
          <w:iCs w:val="0"/>
          <w:color w:val="000000" w:themeColor="text1"/>
          <w:sz w:val="32"/>
          <w:szCs w:val="32"/>
          <w14:textFill>
            <w14:solidFill>
              <w14:schemeClr w14:val="tx1"/>
            </w14:solidFill>
          </w14:textFill>
        </w:rPr>
      </w:pPr>
      <w:r>
        <w:rPr>
          <w:b/>
          <w:bCs/>
          <w:sz w:val="28"/>
          <w:szCs w:val="28"/>
        </w:rPr>
        <w:br w:type="textWrapping"/>
      </w:r>
      <w:r>
        <w:rPr>
          <w:b/>
          <w:bCs/>
          <w:i w:val="0"/>
          <w:iCs w:val="0"/>
          <w:color w:val="000000" w:themeColor="text1"/>
          <w:sz w:val="32"/>
          <w:szCs w:val="32"/>
          <w14:textFill>
            <w14:solidFill>
              <w14:schemeClr w14:val="tx1"/>
            </w14:solidFill>
          </w14:textFill>
        </w:rPr>
        <w:t>Project Scope and Limitations</w:t>
      </w:r>
    </w:p>
    <w:p w14:paraId="0F9A1346">
      <w:pPr>
        <w:pStyle w:val="17"/>
        <w:keepNext w:val="0"/>
        <w:keepLines w:val="0"/>
        <w:widowControl/>
        <w:suppressLineNumbers w:val="0"/>
        <w:rPr>
          <w:sz w:val="28"/>
          <w:szCs w:val="28"/>
        </w:rPr>
      </w:pPr>
      <w:r>
        <w:rPr>
          <w:sz w:val="28"/>
          <w:szCs w:val="28"/>
        </w:rPr>
        <w:t xml:space="preserve">The </w:t>
      </w:r>
      <w:r>
        <w:rPr>
          <w:b/>
          <w:bCs/>
          <w:sz w:val="28"/>
          <w:szCs w:val="28"/>
        </w:rPr>
        <w:t>scope</w:t>
      </w:r>
      <w:r>
        <w:rPr>
          <w:sz w:val="28"/>
          <w:szCs w:val="28"/>
        </w:rPr>
        <w:t xml:space="preserve"> of ConnectLocal is defined as a full-stack web application covering user management, group and event management, communication, discovery, and basic analytics. The system will be designed to be fully responsive for use across all devices. The project's </w:t>
      </w:r>
      <w:r>
        <w:rPr>
          <w:b/>
          <w:bCs/>
          <w:sz w:val="28"/>
          <w:szCs w:val="28"/>
        </w:rPr>
        <w:t>limitations</w:t>
      </w:r>
      <w:r>
        <w:rPr>
          <w:sz w:val="28"/>
          <w:szCs w:val="28"/>
        </w:rPr>
        <w:t xml:space="preserve"> include not implementing advanced monetization features beyond a primary payment gateway, a lack of built-in live streaming capabilities, and a focus on a single language for initial development. These advanced features will be considered for future iterations of the platform.</w:t>
      </w:r>
    </w:p>
    <w:p w14:paraId="21EFBCBF">
      <w:pPr>
        <w:jc w:val="left"/>
        <w:rPr>
          <w:b/>
          <w:bCs/>
          <w:sz w:val="32"/>
          <w:szCs w:val="32"/>
        </w:rPr>
      </w:pPr>
      <w:r>
        <w:rPr>
          <w:b/>
          <w:bCs/>
          <w:sz w:val="28"/>
          <w:szCs w:val="28"/>
        </w:rPr>
        <w:br w:type="textWrapping"/>
      </w:r>
      <w:r>
        <w:rPr>
          <w:b/>
          <w:bCs/>
          <w:sz w:val="32"/>
          <w:szCs w:val="32"/>
        </w:rPr>
        <w:br w:type="textWrapping"/>
      </w:r>
      <w:r>
        <w:rPr>
          <w:b/>
          <w:bCs/>
          <w:sz w:val="32"/>
          <w:szCs w:val="32"/>
        </w:rPr>
        <w:br w:type="textWrapping"/>
      </w:r>
      <w:r>
        <w:rPr>
          <w:b/>
          <w:bCs/>
          <w:sz w:val="32"/>
          <w:szCs w:val="32"/>
        </w:rPr>
        <w:br w:type="textWrapping"/>
      </w:r>
      <w:r>
        <w:rPr>
          <w:b/>
          <w:bCs/>
          <w:sz w:val="32"/>
          <w:szCs w:val="32"/>
        </w:rPr>
        <w:t>System Analysis</w:t>
      </w:r>
    </w:p>
    <w:p w14:paraId="0528BEC9">
      <w:pPr>
        <w:pStyle w:val="34"/>
        <w:numPr>
          <w:ilvl w:val="0"/>
          <w:numId w:val="1"/>
        </w:numPr>
        <w:rPr>
          <w:b w:val="0"/>
          <w:bCs w:val="0"/>
          <w:sz w:val="28"/>
          <w:szCs w:val="28"/>
        </w:rPr>
      </w:pPr>
      <w:r>
        <w:rPr>
          <w:b w:val="0"/>
          <w:bCs w:val="0"/>
          <w:sz w:val="28"/>
          <w:szCs w:val="28"/>
        </w:rPr>
        <w:t xml:space="preserve">Meetup.com: A long-standing platform specifically designed for local groups and events based on shared interests. </w:t>
      </w:r>
    </w:p>
    <w:p w14:paraId="072BDEDE">
      <w:pPr>
        <w:pStyle w:val="34"/>
        <w:numPr>
          <w:ilvl w:val="0"/>
          <w:numId w:val="1"/>
        </w:numPr>
        <w:rPr>
          <w:b w:val="0"/>
          <w:bCs w:val="0"/>
          <w:sz w:val="28"/>
          <w:szCs w:val="28"/>
        </w:rPr>
      </w:pPr>
      <w:r>
        <w:rPr>
          <w:b w:val="0"/>
          <w:bCs w:val="0"/>
          <w:sz w:val="28"/>
          <w:szCs w:val="28"/>
        </w:rPr>
        <w:t xml:space="preserve">Facebook Groups/Events: A widely used social media feature that allows users to create private or public groups and </w:t>
      </w:r>
    </w:p>
    <w:p w14:paraId="3911A6D1">
      <w:pPr>
        <w:pStyle w:val="34"/>
        <w:numPr>
          <w:ilvl w:val="0"/>
          <w:numId w:val="1"/>
        </w:numPr>
        <w:rPr>
          <w:b w:val="0"/>
          <w:bCs w:val="0"/>
          <w:sz w:val="28"/>
          <w:szCs w:val="28"/>
        </w:rPr>
      </w:pPr>
      <w:r>
        <w:rPr>
          <w:b w:val="0"/>
          <w:bCs w:val="0"/>
          <w:sz w:val="28"/>
          <w:szCs w:val="28"/>
        </w:rPr>
        <w:t xml:space="preserve">organize events. </w:t>
      </w:r>
    </w:p>
    <w:p w14:paraId="7539744B">
      <w:pPr>
        <w:pStyle w:val="34"/>
        <w:numPr>
          <w:ilvl w:val="0"/>
          <w:numId w:val="1"/>
        </w:numPr>
        <w:rPr>
          <w:b w:val="0"/>
          <w:bCs w:val="0"/>
          <w:sz w:val="28"/>
          <w:szCs w:val="28"/>
        </w:rPr>
      </w:pPr>
      <w:r>
        <w:rPr>
          <w:b w:val="0"/>
          <w:bCs w:val="0"/>
          <w:sz w:val="28"/>
          <w:szCs w:val="28"/>
        </w:rPr>
        <w:t xml:space="preserve">Eventbrite: Primarily a ticketing and event management platform, often used for larger, public events. </w:t>
      </w:r>
    </w:p>
    <w:p w14:paraId="382F4F51">
      <w:pPr>
        <w:pStyle w:val="34"/>
        <w:numPr>
          <w:ilvl w:val="0"/>
          <w:numId w:val="1"/>
        </w:numPr>
        <w:rPr>
          <w:b w:val="0"/>
          <w:bCs w:val="0"/>
          <w:sz w:val="28"/>
          <w:szCs w:val="28"/>
        </w:rPr>
      </w:pPr>
      <w:r>
        <w:rPr>
          <w:b w:val="0"/>
          <w:bCs w:val="0"/>
          <w:sz w:val="28"/>
          <w:szCs w:val="28"/>
        </w:rPr>
        <w:t xml:space="preserve">Local Community Forums/Websites: Various smaller, often niche-specific, online forums or websites catering to </w:t>
      </w:r>
    </w:p>
    <w:p w14:paraId="0A02A9D3">
      <w:pPr>
        <w:pStyle w:val="34"/>
        <w:numPr>
          <w:ilvl w:val="0"/>
          <w:numId w:val="1"/>
        </w:numPr>
        <w:rPr>
          <w:b w:val="0"/>
          <w:bCs w:val="0"/>
          <w:sz w:val="28"/>
          <w:szCs w:val="28"/>
        </w:rPr>
      </w:pPr>
      <w:r>
        <w:rPr>
          <w:b w:val="0"/>
          <w:bCs w:val="0"/>
          <w:sz w:val="28"/>
          <w:szCs w:val="28"/>
        </w:rPr>
        <w:t>particular local interests.</w:t>
      </w:r>
    </w:p>
    <w:p w14:paraId="2339BD80">
      <w:pPr>
        <w:rPr>
          <w:b/>
          <w:bCs/>
          <w:sz w:val="28"/>
          <w:szCs w:val="28"/>
        </w:rPr>
      </w:pPr>
    </w:p>
    <w:p w14:paraId="792793AA">
      <w:pPr>
        <w:rPr>
          <w:b/>
          <w:bCs/>
          <w:sz w:val="28"/>
          <w:szCs w:val="28"/>
        </w:rPr>
      </w:pPr>
    </w:p>
    <w:p w14:paraId="7E58DB7D">
      <w:pPr>
        <w:rPr>
          <w:b/>
          <w:bCs/>
          <w:sz w:val="28"/>
          <w:szCs w:val="28"/>
        </w:rPr>
      </w:pPr>
    </w:p>
    <w:p w14:paraId="31E938A2">
      <w:pPr>
        <w:rPr>
          <w:b/>
          <w:bCs/>
          <w:sz w:val="28"/>
          <w:szCs w:val="28"/>
        </w:rPr>
      </w:pPr>
    </w:p>
    <w:p w14:paraId="5B2E59D2">
      <w:pPr>
        <w:rPr>
          <w:b/>
          <w:bCs/>
          <w:sz w:val="32"/>
          <w:szCs w:val="32"/>
        </w:rPr>
      </w:pP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r>
        <w:rPr>
          <w:b/>
          <w:bCs/>
          <w:sz w:val="28"/>
          <w:szCs w:val="28"/>
        </w:rPr>
        <w:br w:type="textWrapping"/>
      </w:r>
    </w:p>
    <w:p w14:paraId="442891E5">
      <w:pPr>
        <w:jc w:val="both"/>
        <w:rPr>
          <w:b/>
          <w:bCs/>
          <w:sz w:val="32"/>
          <w:szCs w:val="32"/>
        </w:rPr>
      </w:pPr>
      <w:r>
        <w:rPr>
          <w:b/>
          <w:bCs/>
          <w:sz w:val="32"/>
          <w:szCs w:val="32"/>
        </w:rPr>
        <w:t>Project</w:t>
      </w:r>
      <w:r>
        <w:rPr>
          <w:rFonts w:hint="default"/>
          <w:b/>
          <w:bCs/>
          <w:sz w:val="32"/>
          <w:szCs w:val="32"/>
          <w:lang w:val="en-IN"/>
        </w:rPr>
        <w:t>,</w:t>
      </w:r>
      <w:r>
        <w:rPr>
          <w:b/>
          <w:bCs/>
          <w:sz w:val="32"/>
          <w:szCs w:val="32"/>
        </w:rPr>
        <w:t xml:space="preserve"> Perspective, Features</w:t>
      </w:r>
    </w:p>
    <w:p w14:paraId="6371CB84">
      <w:pPr>
        <w:pStyle w:val="34"/>
        <w:numPr>
          <w:ilvl w:val="0"/>
          <w:numId w:val="2"/>
        </w:numPr>
        <w:rPr>
          <w:sz w:val="28"/>
          <w:szCs w:val="28"/>
        </w:rPr>
      </w:pPr>
      <w:r>
        <w:rPr>
          <w:sz w:val="28"/>
          <w:szCs w:val="28"/>
        </w:rPr>
        <w:t xml:space="preserve">Unified Ecosystem A single platform for group discovery, event organization, </w:t>
      </w:r>
    </w:p>
    <w:p w14:paraId="1F99722E">
      <w:pPr>
        <w:pStyle w:val="34"/>
        <w:rPr>
          <w:sz w:val="28"/>
          <w:szCs w:val="28"/>
        </w:rPr>
      </w:pPr>
      <w:r>
        <w:rPr>
          <w:sz w:val="28"/>
          <w:szCs w:val="28"/>
        </w:rPr>
        <w:t xml:space="preserve">communication, and analytics. </w:t>
      </w:r>
    </w:p>
    <w:p w14:paraId="5CBDFF6A">
      <w:pPr>
        <w:pStyle w:val="34"/>
        <w:numPr>
          <w:ilvl w:val="0"/>
          <w:numId w:val="2"/>
        </w:numPr>
        <w:rPr>
          <w:sz w:val="28"/>
          <w:szCs w:val="28"/>
        </w:rPr>
      </w:pPr>
      <w:r>
        <w:rPr>
          <w:sz w:val="28"/>
          <w:szCs w:val="28"/>
        </w:rPr>
        <w:t xml:space="preserve">User-Centric Design Prioritizing intuitive navigation and a clean, modern interface for all user roles. </w:t>
      </w:r>
    </w:p>
    <w:p w14:paraId="7FFC61E4">
      <w:pPr>
        <w:pStyle w:val="34"/>
        <w:numPr>
          <w:ilvl w:val="0"/>
          <w:numId w:val="2"/>
        </w:numPr>
        <w:rPr>
          <w:sz w:val="28"/>
          <w:szCs w:val="28"/>
        </w:rPr>
      </w:pPr>
      <w:r>
        <w:rPr>
          <w:sz w:val="28"/>
          <w:szCs w:val="28"/>
        </w:rPr>
        <w:t xml:space="preserve">Robust Group Management Empowering organizers with fine-grained control over their groups and events. </w:t>
      </w:r>
    </w:p>
    <w:p w14:paraId="1044669C">
      <w:pPr>
        <w:pStyle w:val="34"/>
        <w:numPr>
          <w:ilvl w:val="0"/>
          <w:numId w:val="2"/>
        </w:numPr>
        <w:rPr>
          <w:sz w:val="28"/>
          <w:szCs w:val="28"/>
        </w:rPr>
      </w:pPr>
      <w:r>
        <w:rPr>
          <w:sz w:val="28"/>
          <w:szCs w:val="28"/>
        </w:rPr>
        <w:t xml:space="preserve">Enhanced Discovery Intelligent search and filtering to connect users with highly relevant communities. </w:t>
      </w:r>
    </w:p>
    <w:p w14:paraId="2B212F09">
      <w:pPr>
        <w:pStyle w:val="34"/>
        <w:numPr>
          <w:ilvl w:val="0"/>
          <w:numId w:val="2"/>
        </w:numPr>
        <w:rPr>
          <w:sz w:val="28"/>
          <w:szCs w:val="28"/>
        </w:rPr>
      </w:pPr>
      <w:r>
        <w:rPr>
          <w:sz w:val="28"/>
          <w:szCs w:val="28"/>
        </w:rPr>
        <w:t xml:space="preserve">Real-time Engagement Integrated chat, discussion forums, and notifications for dynamic interaction. </w:t>
      </w:r>
    </w:p>
    <w:p w14:paraId="3316473C">
      <w:pPr>
        <w:jc w:val="center"/>
        <w:rPr>
          <w:b/>
          <w:bCs/>
          <w:sz w:val="36"/>
          <w:szCs w:val="36"/>
        </w:rPr>
      </w:pPr>
    </w:p>
    <w:p w14:paraId="78B78FE7">
      <w:pPr>
        <w:jc w:val="center"/>
        <w:rPr>
          <w:b/>
          <w:bCs/>
          <w:sz w:val="36"/>
          <w:szCs w:val="36"/>
        </w:rPr>
      </w:pP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r>
        <w:rPr>
          <w:b/>
          <w:bCs/>
          <w:sz w:val="36"/>
          <w:szCs w:val="36"/>
        </w:rPr>
        <w:br w:type="textWrapping"/>
      </w:r>
    </w:p>
    <w:p w14:paraId="35187938">
      <w:pPr>
        <w:jc w:val="center"/>
        <w:rPr>
          <w:b/>
          <w:bCs/>
          <w:sz w:val="36"/>
          <w:szCs w:val="36"/>
        </w:rPr>
      </w:pPr>
    </w:p>
    <w:p w14:paraId="06EF2D31">
      <w:pPr>
        <w:jc w:val="center"/>
        <w:rPr>
          <w:b/>
          <w:bCs/>
          <w:sz w:val="32"/>
          <w:szCs w:val="32"/>
        </w:rPr>
      </w:pPr>
    </w:p>
    <w:p w14:paraId="20A56E18">
      <w:pPr>
        <w:jc w:val="both"/>
        <w:rPr>
          <w:b/>
          <w:bCs/>
          <w:sz w:val="32"/>
          <w:szCs w:val="32"/>
        </w:rPr>
      </w:pPr>
      <w:r>
        <w:rPr>
          <w:b/>
          <w:bCs/>
          <w:sz w:val="32"/>
          <w:szCs w:val="32"/>
        </w:rPr>
        <w:t>Stakeholders</w:t>
      </w:r>
    </w:p>
    <w:p w14:paraId="057D5887">
      <w:pPr>
        <w:pStyle w:val="34"/>
        <w:numPr>
          <w:ilvl w:val="0"/>
          <w:numId w:val="3"/>
        </w:numPr>
        <w:rPr>
          <w:sz w:val="28"/>
          <w:szCs w:val="28"/>
        </w:rPr>
      </w:pPr>
      <w:r>
        <w:rPr>
          <w:sz w:val="28"/>
          <w:szCs w:val="28"/>
        </w:rPr>
        <w:t xml:space="preserve">Primary Users: </w:t>
      </w:r>
    </w:p>
    <w:p w14:paraId="34B9E34C">
      <w:pPr>
        <w:pStyle w:val="34"/>
        <w:numPr>
          <w:ilvl w:val="1"/>
          <w:numId w:val="3"/>
        </w:numPr>
        <w:rPr>
          <w:sz w:val="28"/>
          <w:szCs w:val="28"/>
        </w:rPr>
      </w:pPr>
      <w:r>
        <w:rPr>
          <w:sz w:val="28"/>
          <w:szCs w:val="28"/>
        </w:rPr>
        <w:t xml:space="preserve">Group Organizers: Individuals or entities responsible for creating and managing groups and events. </w:t>
      </w:r>
    </w:p>
    <w:p w14:paraId="5A51B38C">
      <w:pPr>
        <w:pStyle w:val="34"/>
        <w:numPr>
          <w:ilvl w:val="1"/>
          <w:numId w:val="3"/>
        </w:numPr>
        <w:rPr>
          <w:sz w:val="28"/>
          <w:szCs w:val="28"/>
        </w:rPr>
      </w:pPr>
      <w:r>
        <w:rPr>
          <w:sz w:val="28"/>
          <w:szCs w:val="28"/>
        </w:rPr>
        <w:t xml:space="preserve">Group Members/Event Attendees: Individuals who join groups and participate in events. </w:t>
      </w:r>
    </w:p>
    <w:p w14:paraId="0B61F301">
      <w:pPr>
        <w:pStyle w:val="34"/>
        <w:numPr>
          <w:ilvl w:val="1"/>
          <w:numId w:val="3"/>
        </w:numPr>
        <w:rPr>
          <w:sz w:val="28"/>
          <w:szCs w:val="28"/>
        </w:rPr>
      </w:pPr>
      <w:r>
        <w:rPr>
          <w:sz w:val="28"/>
          <w:szCs w:val="28"/>
        </w:rPr>
        <w:t xml:space="preserve">Platform Administrators: The team responsible for maintaining the platform, user support, and overall </w:t>
      </w:r>
    </w:p>
    <w:p w14:paraId="47B42B7B">
      <w:pPr>
        <w:pStyle w:val="34"/>
        <w:ind w:left="1440"/>
        <w:rPr>
          <w:sz w:val="28"/>
          <w:szCs w:val="28"/>
        </w:rPr>
      </w:pPr>
      <w:r>
        <w:rPr>
          <w:sz w:val="28"/>
          <w:szCs w:val="28"/>
        </w:rPr>
        <w:t xml:space="preserve">system health. </w:t>
      </w:r>
    </w:p>
    <w:p w14:paraId="65F4D769">
      <w:pPr>
        <w:pStyle w:val="34"/>
        <w:numPr>
          <w:ilvl w:val="0"/>
          <w:numId w:val="3"/>
        </w:numPr>
        <w:rPr>
          <w:sz w:val="28"/>
          <w:szCs w:val="28"/>
        </w:rPr>
      </w:pPr>
      <w:r>
        <w:rPr>
          <w:sz w:val="28"/>
          <w:szCs w:val="28"/>
        </w:rPr>
        <w:t xml:space="preserve">Secondary Stakeholders: </w:t>
      </w:r>
    </w:p>
    <w:p w14:paraId="7CF8CD27">
      <w:pPr>
        <w:pStyle w:val="34"/>
        <w:numPr>
          <w:ilvl w:val="1"/>
          <w:numId w:val="3"/>
        </w:numPr>
        <w:rPr>
          <w:sz w:val="28"/>
          <w:szCs w:val="28"/>
        </w:rPr>
      </w:pPr>
      <w:r>
        <w:rPr>
          <w:sz w:val="28"/>
          <w:szCs w:val="28"/>
        </w:rPr>
        <w:t xml:space="preserve">Local Businesses/Venues: Who might host events or </w:t>
      </w:r>
    </w:p>
    <w:p w14:paraId="6FE35497">
      <w:pPr>
        <w:pStyle w:val="34"/>
        <w:ind w:left="1440"/>
        <w:rPr>
          <w:sz w:val="28"/>
          <w:szCs w:val="28"/>
        </w:rPr>
      </w:pPr>
      <w:r>
        <w:rPr>
          <w:sz w:val="28"/>
          <w:szCs w:val="28"/>
        </w:rPr>
        <w:t xml:space="preserve">offer services to groups. </w:t>
      </w:r>
    </w:p>
    <w:p w14:paraId="7F3115C5">
      <w:pPr>
        <w:pStyle w:val="34"/>
        <w:numPr>
          <w:ilvl w:val="1"/>
          <w:numId w:val="3"/>
        </w:numPr>
        <w:rPr>
          <w:sz w:val="28"/>
          <w:szCs w:val="28"/>
        </w:rPr>
      </w:pPr>
      <w:r>
        <w:rPr>
          <w:sz w:val="28"/>
          <w:szCs w:val="28"/>
        </w:rPr>
        <w:t xml:space="preserve">Community Organizations: Non-profits or associations </w:t>
      </w:r>
    </w:p>
    <w:p w14:paraId="191D1C95">
      <w:pPr>
        <w:pStyle w:val="34"/>
        <w:ind w:left="1440"/>
        <w:rPr>
          <w:sz w:val="28"/>
          <w:szCs w:val="28"/>
        </w:rPr>
      </w:pPr>
      <w:r>
        <w:rPr>
          <w:sz w:val="28"/>
          <w:szCs w:val="28"/>
        </w:rPr>
        <w:t xml:space="preserve">looking to expand their reach and engagement. </w:t>
      </w:r>
    </w:p>
    <w:p w14:paraId="0CDE36E8">
      <w:pPr>
        <w:pStyle w:val="34"/>
        <w:ind w:left="1440"/>
        <w:rPr>
          <w:sz w:val="28"/>
          <w:szCs w:val="28"/>
        </w:rPr>
      </w:pPr>
    </w:p>
    <w:p w14:paraId="43ED0D4A">
      <w:pPr>
        <w:pStyle w:val="34"/>
        <w:ind w:left="1440"/>
        <w:rPr>
          <w:sz w:val="28"/>
          <w:szCs w:val="28"/>
        </w:rPr>
      </w:pPr>
    </w:p>
    <w:p w14:paraId="7823B3C2">
      <w:pPr>
        <w:pStyle w:val="34"/>
        <w:ind w:left="1440"/>
        <w:rPr>
          <w:sz w:val="28"/>
          <w:szCs w:val="28"/>
        </w:rPr>
      </w:pPr>
    </w:p>
    <w:p w14:paraId="0CB41E8D">
      <w:pPr>
        <w:pStyle w:val="34"/>
        <w:ind w:left="1440"/>
        <w:rPr>
          <w:sz w:val="28"/>
          <w:szCs w:val="28"/>
        </w:rPr>
      </w:pPr>
    </w:p>
    <w:p w14:paraId="7504D179">
      <w:pPr>
        <w:pStyle w:val="34"/>
        <w:ind w:left="1440"/>
        <w:rPr>
          <w:sz w:val="28"/>
          <w:szCs w:val="28"/>
        </w:rPr>
      </w:pPr>
    </w:p>
    <w:p w14:paraId="54E50F62">
      <w:pPr>
        <w:pStyle w:val="34"/>
        <w:rPr>
          <w:sz w:val="28"/>
          <w:szCs w:val="28"/>
        </w:rPr>
      </w:pP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r>
        <w:rPr>
          <w:sz w:val="28"/>
          <w:szCs w:val="28"/>
        </w:rPr>
        <w:br w:type="textWrapping"/>
      </w:r>
    </w:p>
    <w:p w14:paraId="728C0953">
      <w:pPr>
        <w:pStyle w:val="34"/>
        <w:jc w:val="both"/>
        <w:rPr>
          <w:b/>
          <w:bCs/>
          <w:sz w:val="32"/>
          <w:szCs w:val="32"/>
        </w:rPr>
      </w:pPr>
      <w:r>
        <w:rPr>
          <w:b/>
          <w:bCs/>
          <w:sz w:val="32"/>
          <w:szCs w:val="32"/>
        </w:rPr>
        <w:t xml:space="preserve">Functional </w:t>
      </w:r>
      <w:r>
        <w:rPr>
          <w:b/>
          <w:bCs/>
          <w:sz w:val="32"/>
          <w:szCs w:val="32"/>
          <w:lang w:val="en-IN"/>
        </w:rPr>
        <w:t>Remuements</w:t>
      </w:r>
    </w:p>
    <w:p w14:paraId="014EB67C">
      <w:pPr>
        <w:pStyle w:val="34"/>
        <w:ind w:left="1440"/>
        <w:jc w:val="center"/>
        <w:rPr>
          <w:b/>
          <w:bCs/>
          <w:sz w:val="32"/>
          <w:szCs w:val="32"/>
        </w:rPr>
      </w:pPr>
    </w:p>
    <w:p w14:paraId="43BB53F1">
      <w:pPr>
        <w:pStyle w:val="34"/>
        <w:numPr>
          <w:ilvl w:val="0"/>
          <w:numId w:val="3"/>
        </w:numPr>
        <w:rPr>
          <w:sz w:val="24"/>
          <w:szCs w:val="24"/>
        </w:rPr>
      </w:pPr>
      <w:r>
        <w:rPr>
          <w:sz w:val="24"/>
          <w:szCs w:val="24"/>
        </w:rPr>
        <w:t xml:space="preserve">User Management: User registration, login/logout, profile creation/editing, password management (reset, change), </w:t>
      </w:r>
    </w:p>
    <w:p w14:paraId="0490146E">
      <w:pPr>
        <w:pStyle w:val="34"/>
        <w:numPr>
          <w:ilvl w:val="0"/>
          <w:numId w:val="3"/>
        </w:numPr>
        <w:rPr>
          <w:sz w:val="24"/>
          <w:szCs w:val="24"/>
        </w:rPr>
      </w:pPr>
      <w:r>
        <w:rPr>
          <w:sz w:val="24"/>
          <w:szCs w:val="24"/>
        </w:rPr>
        <w:t xml:space="preserve">account deactivation. </w:t>
      </w:r>
    </w:p>
    <w:p w14:paraId="266C70AB">
      <w:pPr>
        <w:pStyle w:val="34"/>
        <w:numPr>
          <w:ilvl w:val="0"/>
          <w:numId w:val="3"/>
        </w:numPr>
        <w:rPr>
          <w:sz w:val="24"/>
          <w:szCs w:val="24"/>
        </w:rPr>
      </w:pPr>
      <w:r>
        <w:rPr>
          <w:sz w:val="24"/>
          <w:szCs w:val="24"/>
        </w:rPr>
        <w:t xml:space="preserve">Group Management: Create/edit/delete groups, join/leave groups, set group privacy (public/private), manage group </w:t>
      </w:r>
    </w:p>
    <w:p w14:paraId="292B0625">
      <w:pPr>
        <w:pStyle w:val="34"/>
        <w:numPr>
          <w:ilvl w:val="0"/>
          <w:numId w:val="3"/>
        </w:numPr>
        <w:rPr>
          <w:sz w:val="24"/>
          <w:szCs w:val="24"/>
        </w:rPr>
      </w:pPr>
      <w:r>
        <w:rPr>
          <w:sz w:val="24"/>
          <w:szCs w:val="24"/>
        </w:rPr>
        <w:t xml:space="preserve">members (add, remove, assign roles), group discussion forums. </w:t>
      </w:r>
    </w:p>
    <w:p w14:paraId="729791DB">
      <w:pPr>
        <w:pStyle w:val="34"/>
        <w:numPr>
          <w:ilvl w:val="0"/>
          <w:numId w:val="3"/>
        </w:numPr>
        <w:rPr>
          <w:sz w:val="24"/>
          <w:szCs w:val="24"/>
        </w:rPr>
      </w:pPr>
      <w:r>
        <w:rPr>
          <w:sz w:val="24"/>
          <w:szCs w:val="24"/>
        </w:rPr>
        <w:t xml:space="preserve">Event Management: Create/edit/delete events, set event details (date, time, location, description), RSVP functionality </w:t>
      </w:r>
    </w:p>
    <w:p w14:paraId="3BC36549">
      <w:pPr>
        <w:pStyle w:val="34"/>
        <w:numPr>
          <w:ilvl w:val="0"/>
          <w:numId w:val="3"/>
        </w:numPr>
        <w:rPr>
          <w:sz w:val="24"/>
          <w:szCs w:val="24"/>
        </w:rPr>
      </w:pPr>
      <w:r>
        <w:rPr>
          <w:sz w:val="24"/>
          <w:szCs w:val="24"/>
        </w:rPr>
        <w:t xml:space="preserve">(attend, decline, maybe), attendee list management, event reminders/notifications. </w:t>
      </w:r>
    </w:p>
    <w:p w14:paraId="52117C8E">
      <w:pPr>
        <w:pStyle w:val="34"/>
        <w:numPr>
          <w:ilvl w:val="0"/>
          <w:numId w:val="3"/>
        </w:numPr>
        <w:rPr>
          <w:sz w:val="24"/>
          <w:szCs w:val="24"/>
        </w:rPr>
      </w:pPr>
      <w:r>
        <w:rPr>
          <w:sz w:val="24"/>
          <w:szCs w:val="24"/>
        </w:rPr>
        <w:t xml:space="preserve">Discovery &amp; Search: Search groups by name/interest/location, search events by date/category/location, filter search </w:t>
      </w:r>
    </w:p>
    <w:p w14:paraId="03E44807">
      <w:pPr>
        <w:pStyle w:val="34"/>
        <w:numPr>
          <w:ilvl w:val="0"/>
          <w:numId w:val="3"/>
        </w:numPr>
        <w:rPr>
          <w:sz w:val="24"/>
          <w:szCs w:val="24"/>
        </w:rPr>
      </w:pPr>
      <w:r>
        <w:rPr>
          <w:sz w:val="24"/>
          <w:szCs w:val="24"/>
        </w:rPr>
        <w:t xml:space="preserve">results. </w:t>
      </w:r>
    </w:p>
    <w:p w14:paraId="67ABF25B">
      <w:pPr>
        <w:pStyle w:val="34"/>
        <w:numPr>
          <w:ilvl w:val="0"/>
          <w:numId w:val="3"/>
        </w:numPr>
        <w:rPr>
          <w:sz w:val="24"/>
          <w:szCs w:val="24"/>
        </w:rPr>
      </w:pPr>
      <w:r>
        <w:rPr>
          <w:sz w:val="24"/>
          <w:szCs w:val="24"/>
        </w:rPr>
        <w:t xml:space="preserve">Communication: In-app messaging between group members, group-wide announcements, event-specific chat. </w:t>
      </w:r>
    </w:p>
    <w:p w14:paraId="4A7D87A4">
      <w:pPr>
        <w:pStyle w:val="34"/>
        <w:numPr>
          <w:ilvl w:val="0"/>
          <w:numId w:val="3"/>
        </w:numPr>
        <w:rPr>
          <w:sz w:val="24"/>
          <w:szCs w:val="24"/>
        </w:rPr>
      </w:pPr>
      <w:r>
        <w:rPr>
          <w:sz w:val="24"/>
          <w:szCs w:val="24"/>
        </w:rPr>
        <w:t xml:space="preserve">Notifications: Real-time notifications for new events, messages, RSVPs, and group updates. </w:t>
      </w:r>
    </w:p>
    <w:p w14:paraId="4CC97EB6">
      <w:pPr>
        <w:pStyle w:val="34"/>
        <w:numPr>
          <w:ilvl w:val="0"/>
          <w:numId w:val="3"/>
        </w:numPr>
        <w:rPr>
          <w:sz w:val="24"/>
          <w:szCs w:val="24"/>
        </w:rPr>
      </w:pPr>
      <w:r>
        <w:rPr>
          <w:sz w:val="24"/>
          <w:szCs w:val="24"/>
        </w:rPr>
        <w:t xml:space="preserve">Reporting &amp; Analytics: Dashboard for organizers to view group member count, event attendance rates, and basic </w:t>
      </w:r>
    </w:p>
    <w:p w14:paraId="690EE7AD">
      <w:pPr>
        <w:pStyle w:val="34"/>
        <w:numPr>
          <w:ilvl w:val="0"/>
          <w:numId w:val="3"/>
        </w:numPr>
        <w:rPr>
          <w:sz w:val="24"/>
          <w:szCs w:val="24"/>
        </w:rPr>
      </w:pPr>
      <w:r>
        <w:rPr>
          <w:sz w:val="24"/>
          <w:szCs w:val="24"/>
        </w:rPr>
        <w:t xml:space="preserve">engagement metrics. </w:t>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br w:type="textWrapping"/>
      </w:r>
    </w:p>
    <w:p w14:paraId="7BDAD6B3">
      <w:pPr>
        <w:spacing w:after="0" w:line="240" w:lineRule="auto"/>
        <w:jc w:val="both"/>
        <w:rPr>
          <w:rFonts w:ascii="Arimo" w:hAnsi="Arimo" w:eastAsia="Times New Roman" w:cs="Times New Roman"/>
          <w:b/>
          <w:bCs/>
          <w:kern w:val="0"/>
          <w:sz w:val="32"/>
          <w:szCs w:val="8"/>
          <w:lang w:eastAsia="en-IN"/>
          <w14:ligatures w14:val="none"/>
        </w:rPr>
      </w:pPr>
      <w:r>
        <w:rPr>
          <w:rFonts w:ascii="Arimo" w:hAnsi="Arimo" w:eastAsia="Times New Roman" w:cs="Times New Roman"/>
          <w:b/>
          <w:bCs/>
          <w:kern w:val="0"/>
          <w:sz w:val="32"/>
          <w:szCs w:val="8"/>
          <w:lang w:eastAsia="en-IN"/>
          <w14:ligatures w14:val="none"/>
        </w:rPr>
        <w:t>Performance Remuements</w:t>
      </w:r>
    </w:p>
    <w:p w14:paraId="156B7EBA">
      <w:pPr>
        <w:spacing w:after="0" w:line="240" w:lineRule="auto"/>
        <w:jc w:val="center"/>
        <w:rPr>
          <w:rFonts w:ascii="Arimo" w:hAnsi="Arimo" w:eastAsia="Times New Roman" w:cs="Times New Roman"/>
          <w:b/>
          <w:bCs/>
          <w:kern w:val="0"/>
          <w:sz w:val="32"/>
          <w:szCs w:val="8"/>
          <w:lang w:eastAsia="en-IN"/>
          <w14:ligatures w14:val="none"/>
        </w:rPr>
      </w:pPr>
    </w:p>
    <w:p w14:paraId="57E9560C">
      <w:pPr>
        <w:spacing w:after="0" w:line="240" w:lineRule="auto"/>
        <w:jc w:val="center"/>
        <w:rPr>
          <w:rFonts w:ascii="Times New Roman" w:hAnsi="Times New Roman" w:eastAsia="Times New Roman" w:cs="Times New Roman"/>
          <w:b/>
          <w:bCs/>
          <w:kern w:val="0"/>
          <w:sz w:val="2"/>
          <w:szCs w:val="2"/>
          <w:lang w:eastAsia="en-IN"/>
          <w14:ligatures w14:val="none"/>
        </w:rPr>
      </w:pPr>
    </w:p>
    <w:p w14:paraId="2D96F835">
      <w:pPr>
        <w:pStyle w:val="34"/>
        <w:numPr>
          <w:ilvl w:val="0"/>
          <w:numId w:val="3"/>
        </w:numPr>
        <w:spacing w:after="0" w:line="240" w:lineRule="auto"/>
        <w:rPr>
          <w:rFonts w:ascii="Times New Roman" w:hAnsi="Times New Roman" w:eastAsia="Times New Roman" w:cs="Times New Roman"/>
          <w:kern w:val="0"/>
          <w:sz w:val="8"/>
          <w:szCs w:val="8"/>
          <w:lang w:eastAsia="en-IN"/>
          <w14:ligatures w14:val="none"/>
        </w:rPr>
      </w:pPr>
      <w:r>
        <w:rPr>
          <w:rFonts w:ascii="NotoSans-Bold" w:hAnsi="NotoSans-Bold" w:eastAsia="Times New Roman" w:cs="Times New Roman"/>
          <w:b/>
          <w:bCs/>
          <w:kern w:val="0"/>
          <w:sz w:val="28"/>
          <w:szCs w:val="18"/>
          <w:lang w:eastAsia="en-IN"/>
          <w14:ligatures w14:val="none"/>
        </w:rPr>
        <w:t xml:space="preserve">Response Time: </w:t>
      </w:r>
      <w:r>
        <w:rPr>
          <w:rFonts w:ascii="NotoSans" w:hAnsi="NotoSans" w:eastAsia="Times New Roman" w:cs="Times New Roman"/>
          <w:kern w:val="0"/>
          <w:sz w:val="28"/>
          <w:szCs w:val="18"/>
          <w:lang w:eastAsia="en-IN"/>
          <w14:ligatures w14:val="none"/>
        </w:rPr>
        <w:t>User interface actions (e.g., loading group pages, submitting RSVPs) should resp</w:t>
      </w:r>
      <w:r>
        <w:t xml:space="preserve"> </w:t>
      </w:r>
      <w:r>
        <w:rPr>
          <w:rFonts w:ascii="NotoSans" w:hAnsi="NotoSans" w:eastAsia="Times New Roman" w:cs="Times New Roman"/>
          <w:kern w:val="0"/>
          <w:sz w:val="28"/>
          <w:szCs w:val="18"/>
          <w:lang w:eastAsia="en-IN"/>
          <w14:ligatures w14:val="none"/>
        </w:rPr>
        <w:t xml:space="preserve">Read-Onlyond within 2-3 seconds </w:t>
      </w:r>
    </w:p>
    <w:p w14:paraId="13BCC7AC">
      <w:pPr>
        <w:pStyle w:val="34"/>
        <w:spacing w:after="0" w:line="240" w:lineRule="auto"/>
        <w:rPr>
          <w:rFonts w:ascii="Times New Roman" w:hAnsi="Times New Roman" w:eastAsia="Times New Roman" w:cs="Times New Roman"/>
          <w:kern w:val="0"/>
          <w:sz w:val="8"/>
          <w:szCs w:val="8"/>
          <w:lang w:eastAsia="en-IN"/>
          <w14:ligatures w14:val="none"/>
        </w:rPr>
      </w:pPr>
      <w:r>
        <w:rPr>
          <w:rFonts w:ascii="NotoSans" w:hAnsi="NotoSans" w:eastAsia="Times New Roman" w:cs="Times New Roman"/>
          <w:kern w:val="0"/>
          <w:sz w:val="28"/>
          <w:szCs w:val="18"/>
          <w:lang w:eastAsia="en-IN"/>
          <w14:ligatures w14:val="none"/>
        </w:rPr>
        <w:t xml:space="preserve">under normal load. </w:t>
      </w:r>
    </w:p>
    <w:p w14:paraId="4C44D0B9">
      <w:pPr>
        <w:pStyle w:val="34"/>
        <w:numPr>
          <w:ilvl w:val="0"/>
          <w:numId w:val="3"/>
        </w:numPr>
        <w:spacing w:after="0" w:line="240" w:lineRule="auto"/>
        <w:rPr>
          <w:rFonts w:ascii="Times New Roman" w:hAnsi="Times New Roman" w:eastAsia="Times New Roman" w:cs="Times New Roman"/>
          <w:kern w:val="0"/>
          <w:sz w:val="8"/>
          <w:szCs w:val="8"/>
          <w:lang w:eastAsia="en-IN"/>
          <w14:ligatures w14:val="none"/>
        </w:rPr>
      </w:pPr>
      <w:r>
        <w:rPr>
          <w:rFonts w:ascii="NotoSans-Bold" w:hAnsi="NotoSans-Bold" w:eastAsia="Times New Roman" w:cs="Times New Roman"/>
          <w:b/>
          <w:bCs/>
          <w:kern w:val="0"/>
          <w:sz w:val="28"/>
          <w:szCs w:val="18"/>
          <w:lang w:eastAsia="en-IN"/>
          <w14:ligatures w14:val="none"/>
        </w:rPr>
        <w:t xml:space="preserve">Scalability: </w:t>
      </w:r>
      <w:r>
        <w:rPr>
          <w:rFonts w:ascii="NotoSans" w:hAnsi="NotoSans" w:eastAsia="Times New Roman" w:cs="Times New Roman"/>
          <w:kern w:val="0"/>
          <w:sz w:val="28"/>
          <w:szCs w:val="18"/>
          <w:lang w:eastAsia="en-IN"/>
          <w14:ligatures w14:val="none"/>
        </w:rPr>
        <w:t xml:space="preserve">The system must support concurrent users (e.g., 10,000 active users) and manage a growing number of </w:t>
      </w:r>
    </w:p>
    <w:p w14:paraId="07082EBD">
      <w:pPr>
        <w:pStyle w:val="34"/>
        <w:numPr>
          <w:ilvl w:val="0"/>
          <w:numId w:val="3"/>
        </w:numPr>
        <w:spacing w:after="0" w:line="240" w:lineRule="auto"/>
        <w:rPr>
          <w:rFonts w:ascii="Times New Roman" w:hAnsi="Times New Roman" w:eastAsia="Times New Roman" w:cs="Times New Roman"/>
          <w:kern w:val="0"/>
          <w:sz w:val="8"/>
          <w:szCs w:val="8"/>
          <w:lang w:eastAsia="en-IN"/>
          <w14:ligatures w14:val="none"/>
        </w:rPr>
      </w:pPr>
      <w:r>
        <w:rPr>
          <w:rFonts w:ascii="NotoSans" w:hAnsi="NotoSans" w:eastAsia="Times New Roman" w:cs="Times New Roman"/>
          <w:kern w:val="0"/>
          <w:sz w:val="28"/>
          <w:szCs w:val="18"/>
          <w:lang w:eastAsia="en-IN"/>
          <w14:ligatures w14:val="none"/>
        </w:rPr>
        <w:t xml:space="preserve">groups and events (e.g., 50,000 groups, 100,000 events) without significant performance degradation. </w:t>
      </w:r>
    </w:p>
    <w:p w14:paraId="5FF5C0DB">
      <w:pPr>
        <w:pStyle w:val="34"/>
        <w:numPr>
          <w:ilvl w:val="0"/>
          <w:numId w:val="3"/>
        </w:numPr>
        <w:spacing w:after="0" w:line="240" w:lineRule="auto"/>
        <w:rPr>
          <w:rFonts w:ascii="Times New Roman" w:hAnsi="Times New Roman" w:eastAsia="Times New Roman" w:cs="Times New Roman"/>
          <w:kern w:val="0"/>
          <w:sz w:val="8"/>
          <w:szCs w:val="8"/>
          <w:lang w:eastAsia="en-IN"/>
          <w14:ligatures w14:val="none"/>
        </w:rPr>
      </w:pPr>
      <w:r>
        <w:rPr>
          <w:rFonts w:ascii="NotoSans-Bold" w:hAnsi="NotoSans-Bold" w:eastAsia="Times New Roman" w:cs="Times New Roman"/>
          <w:b/>
          <w:bCs/>
          <w:kern w:val="0"/>
          <w:sz w:val="28"/>
          <w:szCs w:val="18"/>
          <w:lang w:eastAsia="en-IN"/>
          <w14:ligatures w14:val="none"/>
        </w:rPr>
        <w:t xml:space="preserve">Availability: </w:t>
      </w:r>
      <w:r>
        <w:rPr>
          <w:rFonts w:ascii="NotoSans" w:hAnsi="NotoSans" w:eastAsia="Times New Roman" w:cs="Times New Roman"/>
          <w:kern w:val="0"/>
          <w:sz w:val="28"/>
          <w:szCs w:val="18"/>
          <w:lang w:eastAsia="en-IN"/>
          <w14:ligatures w14:val="none"/>
        </w:rPr>
        <w:t xml:space="preserve">The platform should maintain 99.9% uptime, excluding scheduled maintenance. </w:t>
      </w:r>
    </w:p>
    <w:p w14:paraId="71F4743D">
      <w:pPr>
        <w:pStyle w:val="34"/>
        <w:numPr>
          <w:ilvl w:val="0"/>
          <w:numId w:val="3"/>
        </w:numPr>
        <w:spacing w:after="0" w:line="240" w:lineRule="auto"/>
        <w:rPr>
          <w:rFonts w:ascii="Times New Roman" w:hAnsi="Times New Roman" w:eastAsia="Times New Roman" w:cs="Times New Roman"/>
          <w:kern w:val="0"/>
          <w:sz w:val="8"/>
          <w:szCs w:val="8"/>
          <w:lang w:eastAsia="en-IN"/>
          <w14:ligatures w14:val="none"/>
        </w:rPr>
      </w:pPr>
      <w:r>
        <w:rPr>
          <w:rFonts w:ascii="NotoSans-Bold" w:hAnsi="NotoSans-Bold" w:eastAsia="Times New Roman" w:cs="Times New Roman"/>
          <w:b/>
          <w:bCs/>
          <w:kern w:val="0"/>
          <w:sz w:val="28"/>
          <w:szCs w:val="18"/>
          <w:lang w:eastAsia="en-IN"/>
          <w14:ligatures w14:val="none"/>
        </w:rPr>
        <w:t xml:space="preserve">Load Handling: </w:t>
      </w:r>
      <w:r>
        <w:rPr>
          <w:rFonts w:ascii="NotoSans" w:hAnsi="NotoSans" w:eastAsia="Times New Roman" w:cs="Times New Roman"/>
          <w:kern w:val="0"/>
          <w:sz w:val="28"/>
          <w:szCs w:val="18"/>
          <w:lang w:eastAsia="en-IN"/>
          <w14:ligatures w14:val="none"/>
        </w:rPr>
        <w:t>The system should gracefully handle peak loads during popular event announcements or registration periods.</w:t>
      </w:r>
    </w:p>
    <w:p w14:paraId="4A1C2A77">
      <w:pPr>
        <w:spacing w:after="0" w:line="240" w:lineRule="auto"/>
        <w:rPr>
          <w:rFonts w:ascii="Times New Roman" w:hAnsi="Times New Roman" w:eastAsia="Times New Roman" w:cs="Times New Roman"/>
          <w:sz w:val="8"/>
          <w:szCs w:val="8"/>
          <w:lang w:eastAsia="en-IN"/>
        </w:rPr>
      </w:pPr>
    </w:p>
    <w:p w14:paraId="3595FD0F">
      <w:pPr>
        <w:spacing w:after="0" w:line="240" w:lineRule="auto"/>
        <w:rPr>
          <w:rFonts w:ascii="Times New Roman" w:hAnsi="Times New Roman" w:eastAsia="Times New Roman" w:cs="Times New Roman"/>
          <w:sz w:val="8"/>
          <w:szCs w:val="8"/>
          <w:lang w:eastAsia="en-IN"/>
        </w:rPr>
      </w:pPr>
    </w:p>
    <w:p w14:paraId="5619FC85">
      <w:pPr>
        <w:spacing w:after="0" w:line="240" w:lineRule="auto"/>
        <w:rPr>
          <w:rFonts w:ascii="Times New Roman" w:hAnsi="Times New Roman" w:eastAsia="Times New Roman" w:cs="Times New Roman"/>
          <w:sz w:val="8"/>
          <w:szCs w:val="8"/>
          <w:lang w:eastAsia="en-IN"/>
        </w:rPr>
      </w:pPr>
    </w:p>
    <w:p w14:paraId="3DF94C83">
      <w:pPr>
        <w:spacing w:after="0" w:line="240" w:lineRule="auto"/>
        <w:rPr>
          <w:rFonts w:ascii="Times New Roman" w:hAnsi="Times New Roman" w:eastAsia="Times New Roman" w:cs="Times New Roman"/>
          <w:sz w:val="8"/>
          <w:szCs w:val="8"/>
          <w:lang w:eastAsia="en-IN"/>
        </w:rPr>
      </w:pPr>
      <w:permStart w:id="0" w:edGrp="everyone"/>
      <w:permEnd w:id="0"/>
    </w:p>
    <w:p w14:paraId="1FF92166">
      <w:pPr>
        <w:spacing w:after="0" w:line="240" w:lineRule="auto"/>
        <w:rPr>
          <w:rFonts w:ascii="Times New Roman" w:hAnsi="Times New Roman" w:eastAsia="Times New Roman" w:cs="Times New Roman"/>
          <w:sz w:val="8"/>
          <w:szCs w:val="8"/>
          <w:lang w:eastAsia="en-IN"/>
        </w:rPr>
      </w:pPr>
    </w:p>
    <w:p w14:paraId="3382F76F">
      <w:pPr>
        <w:spacing w:after="0" w:line="240" w:lineRule="auto"/>
        <w:rPr>
          <w:rFonts w:ascii="Times New Roman" w:hAnsi="Times New Roman" w:eastAsia="Times New Roman" w:cs="Times New Roman"/>
          <w:sz w:val="8"/>
          <w:szCs w:val="8"/>
          <w:lang w:eastAsia="en-IN"/>
        </w:rPr>
      </w:pPr>
    </w:p>
    <w:p w14:paraId="425B2BB3">
      <w:pPr>
        <w:spacing w:after="0" w:line="240" w:lineRule="auto"/>
        <w:rPr>
          <w:rFonts w:ascii="Times New Roman" w:hAnsi="Times New Roman" w:eastAsia="Times New Roman" w:cs="Times New Roman"/>
          <w:sz w:val="8"/>
          <w:szCs w:val="8"/>
          <w:lang w:eastAsia="en-IN"/>
        </w:rPr>
      </w:pPr>
    </w:p>
    <w:p w14:paraId="3EA84BB8">
      <w:pPr>
        <w:spacing w:after="0" w:line="240" w:lineRule="auto"/>
        <w:rPr>
          <w:rFonts w:ascii="Times New Roman" w:hAnsi="Times New Roman" w:eastAsia="Times New Roman" w:cs="Times New Roman"/>
          <w:sz w:val="8"/>
          <w:szCs w:val="8"/>
          <w:lang w:eastAsia="en-IN"/>
        </w:rPr>
      </w:pPr>
    </w:p>
    <w:p w14:paraId="596D9594">
      <w:pPr>
        <w:spacing w:after="0" w:line="240" w:lineRule="auto"/>
        <w:rPr>
          <w:rFonts w:ascii="Times New Roman" w:hAnsi="Times New Roman" w:eastAsia="Times New Roman" w:cs="Times New Roman"/>
          <w:sz w:val="8"/>
          <w:szCs w:val="8"/>
          <w:lang w:eastAsia="en-IN"/>
        </w:rPr>
      </w:pPr>
    </w:p>
    <w:p w14:paraId="5C103065">
      <w:pPr>
        <w:spacing w:after="0" w:line="240" w:lineRule="auto"/>
        <w:rPr>
          <w:rFonts w:ascii="Times New Roman" w:hAnsi="Times New Roman" w:eastAsia="Times New Roman" w:cs="Times New Roman"/>
          <w:sz w:val="8"/>
          <w:szCs w:val="8"/>
          <w:lang w:eastAsia="en-IN"/>
        </w:rPr>
      </w:pPr>
    </w:p>
    <w:p w14:paraId="741D8687">
      <w:pPr>
        <w:spacing w:after="0" w:line="240" w:lineRule="auto"/>
        <w:rPr>
          <w:rFonts w:ascii="Times New Roman" w:hAnsi="Times New Roman" w:eastAsia="Times New Roman" w:cs="Times New Roman"/>
          <w:sz w:val="8"/>
          <w:szCs w:val="8"/>
          <w:lang w:eastAsia="en-IN"/>
        </w:rPr>
      </w:pPr>
    </w:p>
    <w:p w14:paraId="2BBEE234">
      <w:pPr>
        <w:spacing w:after="0" w:line="240" w:lineRule="auto"/>
        <w:rPr>
          <w:rFonts w:ascii="Times New Roman" w:hAnsi="Times New Roman" w:eastAsia="Times New Roman" w:cs="Times New Roman"/>
          <w:sz w:val="8"/>
          <w:szCs w:val="8"/>
          <w:lang w:eastAsia="en-IN"/>
        </w:rPr>
      </w:pPr>
    </w:p>
    <w:p w14:paraId="54F8B3CA">
      <w:pPr>
        <w:spacing w:after="0" w:line="240" w:lineRule="auto"/>
        <w:rPr>
          <w:rFonts w:ascii="Times New Roman" w:hAnsi="Times New Roman" w:eastAsia="Times New Roman" w:cs="Times New Roman"/>
          <w:sz w:val="8"/>
          <w:szCs w:val="8"/>
          <w:lang w:eastAsia="en-IN"/>
        </w:rPr>
      </w:pPr>
    </w:p>
    <w:p w14:paraId="6416307C">
      <w:pPr>
        <w:spacing w:after="0" w:line="240" w:lineRule="auto"/>
        <w:rPr>
          <w:rFonts w:ascii="Times New Roman" w:hAnsi="Times New Roman" w:eastAsia="Times New Roman" w:cs="Times New Roman"/>
          <w:sz w:val="8"/>
          <w:szCs w:val="8"/>
          <w:lang w:eastAsia="en-IN"/>
        </w:rPr>
      </w:pPr>
    </w:p>
    <w:p w14:paraId="424EF8A9">
      <w:pPr>
        <w:spacing w:after="0" w:line="240" w:lineRule="auto"/>
        <w:rPr>
          <w:rFonts w:ascii="Times New Roman" w:hAnsi="Times New Roman" w:eastAsia="Times New Roman" w:cs="Times New Roman"/>
          <w:sz w:val="8"/>
          <w:szCs w:val="8"/>
          <w:lang w:eastAsia="en-IN"/>
        </w:rPr>
      </w:pPr>
    </w:p>
    <w:p w14:paraId="6AA64FA5">
      <w:pPr>
        <w:spacing w:after="0" w:line="240" w:lineRule="auto"/>
        <w:rPr>
          <w:rFonts w:ascii="Times New Roman" w:hAnsi="Times New Roman" w:eastAsia="Times New Roman" w:cs="Times New Roman"/>
          <w:sz w:val="8"/>
          <w:szCs w:val="8"/>
          <w:lang w:eastAsia="en-IN"/>
        </w:rPr>
      </w:pPr>
    </w:p>
    <w:p w14:paraId="094A6E7F">
      <w:pPr>
        <w:spacing w:after="0" w:line="240" w:lineRule="auto"/>
        <w:rPr>
          <w:rFonts w:ascii="Times New Roman" w:hAnsi="Times New Roman" w:eastAsia="Times New Roman" w:cs="Times New Roman"/>
          <w:sz w:val="8"/>
          <w:szCs w:val="8"/>
          <w:lang w:eastAsia="en-IN"/>
        </w:rPr>
      </w:pPr>
    </w:p>
    <w:p w14:paraId="2A368DFF">
      <w:pPr>
        <w:spacing w:after="0" w:line="240" w:lineRule="auto"/>
        <w:rPr>
          <w:rFonts w:ascii="Times New Roman" w:hAnsi="Times New Roman" w:eastAsia="Times New Roman" w:cs="Times New Roman"/>
          <w:sz w:val="8"/>
          <w:szCs w:val="8"/>
          <w:lang w:eastAsia="en-IN"/>
        </w:rPr>
      </w:pPr>
    </w:p>
    <w:p w14:paraId="783D8D71">
      <w:pPr>
        <w:spacing w:after="0" w:line="240" w:lineRule="auto"/>
        <w:rPr>
          <w:rFonts w:ascii="Times New Roman" w:hAnsi="Times New Roman" w:eastAsia="Times New Roman" w:cs="Times New Roman"/>
          <w:sz w:val="8"/>
          <w:szCs w:val="8"/>
          <w:lang w:eastAsia="en-IN"/>
        </w:rPr>
      </w:pPr>
    </w:p>
    <w:p w14:paraId="1A7CD0CD">
      <w:pPr>
        <w:spacing w:after="0" w:line="240" w:lineRule="auto"/>
        <w:rPr>
          <w:rFonts w:ascii="Times New Roman" w:hAnsi="Times New Roman" w:eastAsia="Times New Roman" w:cs="Times New Roman"/>
          <w:sz w:val="8"/>
          <w:szCs w:val="8"/>
          <w:lang w:eastAsia="en-IN"/>
        </w:rPr>
      </w:pPr>
    </w:p>
    <w:p w14:paraId="2BBAA939">
      <w:pPr>
        <w:spacing w:after="0" w:line="240" w:lineRule="auto"/>
        <w:rPr>
          <w:rFonts w:ascii="Times New Roman" w:hAnsi="Times New Roman" w:eastAsia="Times New Roman" w:cs="Times New Roman"/>
          <w:sz w:val="8"/>
          <w:szCs w:val="8"/>
          <w:lang w:eastAsia="en-IN"/>
        </w:rPr>
      </w:pPr>
    </w:p>
    <w:p w14:paraId="59CCF30E">
      <w:pPr>
        <w:spacing w:after="0" w:line="240" w:lineRule="auto"/>
        <w:rPr>
          <w:rFonts w:ascii="Times New Roman" w:hAnsi="Times New Roman" w:eastAsia="Times New Roman" w:cs="Times New Roman"/>
          <w:sz w:val="8"/>
          <w:szCs w:val="8"/>
          <w:lang w:eastAsia="en-IN"/>
        </w:rPr>
      </w:pPr>
    </w:p>
    <w:p w14:paraId="57FFB3A4">
      <w:pPr>
        <w:spacing w:after="0" w:line="240" w:lineRule="auto"/>
        <w:rPr>
          <w:rFonts w:ascii="Times New Roman" w:hAnsi="Times New Roman" w:eastAsia="Times New Roman" w:cs="Times New Roman"/>
          <w:sz w:val="8"/>
          <w:szCs w:val="8"/>
          <w:lang w:eastAsia="en-IN"/>
        </w:rPr>
      </w:pPr>
    </w:p>
    <w:p w14:paraId="7F4072B0">
      <w:pPr>
        <w:spacing w:after="0" w:line="240" w:lineRule="auto"/>
        <w:rPr>
          <w:rFonts w:ascii="Times New Roman" w:hAnsi="Times New Roman" w:eastAsia="Times New Roman" w:cs="Times New Roman"/>
          <w:sz w:val="8"/>
          <w:szCs w:val="8"/>
          <w:lang w:eastAsia="en-IN"/>
        </w:rPr>
      </w:pPr>
    </w:p>
    <w:p w14:paraId="5715E8C1">
      <w:pPr>
        <w:spacing w:after="0" w:line="240" w:lineRule="auto"/>
        <w:rPr>
          <w:rFonts w:ascii="Times New Roman" w:hAnsi="Times New Roman" w:eastAsia="Times New Roman" w:cs="Times New Roman"/>
          <w:sz w:val="8"/>
          <w:szCs w:val="8"/>
          <w:lang w:eastAsia="en-IN"/>
        </w:rPr>
      </w:pPr>
    </w:p>
    <w:p w14:paraId="3F4AB2FE">
      <w:pPr>
        <w:spacing w:after="0" w:line="240" w:lineRule="auto"/>
        <w:rPr>
          <w:rFonts w:ascii="Times New Roman" w:hAnsi="Times New Roman" w:eastAsia="Times New Roman" w:cs="Times New Roman"/>
          <w:sz w:val="8"/>
          <w:szCs w:val="8"/>
          <w:lang w:eastAsia="en-IN"/>
        </w:rPr>
      </w:pPr>
    </w:p>
    <w:p w14:paraId="0C23395E">
      <w:pPr>
        <w:spacing w:after="0" w:line="240" w:lineRule="auto"/>
        <w:rPr>
          <w:rFonts w:ascii="Times New Roman" w:hAnsi="Times New Roman" w:eastAsia="Times New Roman" w:cs="Times New Roman"/>
          <w:sz w:val="8"/>
          <w:szCs w:val="8"/>
          <w:lang w:eastAsia="en-IN"/>
        </w:rPr>
      </w:pPr>
    </w:p>
    <w:p w14:paraId="57ABC04D">
      <w:pPr>
        <w:spacing w:after="0" w:line="240" w:lineRule="auto"/>
        <w:rPr>
          <w:rFonts w:ascii="Times New Roman" w:hAnsi="Times New Roman" w:eastAsia="Times New Roman" w:cs="Times New Roman"/>
          <w:sz w:val="8"/>
          <w:szCs w:val="8"/>
          <w:lang w:eastAsia="en-IN"/>
        </w:rPr>
      </w:pPr>
    </w:p>
    <w:p w14:paraId="71997F41">
      <w:pPr>
        <w:spacing w:after="0" w:line="240" w:lineRule="auto"/>
        <w:rPr>
          <w:rFonts w:ascii="Times New Roman" w:hAnsi="Times New Roman" w:eastAsia="Times New Roman" w:cs="Times New Roman"/>
          <w:sz w:val="8"/>
          <w:szCs w:val="8"/>
          <w:lang w:eastAsia="en-IN"/>
        </w:rPr>
      </w:pPr>
    </w:p>
    <w:p w14:paraId="33C82DD1">
      <w:pPr>
        <w:spacing w:after="0" w:line="240" w:lineRule="auto"/>
        <w:rPr>
          <w:rFonts w:ascii="Times New Roman" w:hAnsi="Times New Roman" w:eastAsia="Times New Roman" w:cs="Times New Roman"/>
          <w:sz w:val="8"/>
          <w:szCs w:val="8"/>
          <w:lang w:eastAsia="en-IN"/>
        </w:rPr>
      </w:pPr>
    </w:p>
    <w:p w14:paraId="4F236FC9">
      <w:pPr>
        <w:spacing w:after="0" w:line="240" w:lineRule="auto"/>
        <w:rPr>
          <w:rFonts w:ascii="Times New Roman" w:hAnsi="Times New Roman" w:eastAsia="Times New Roman" w:cs="Times New Roman"/>
          <w:sz w:val="8"/>
          <w:szCs w:val="8"/>
          <w:lang w:eastAsia="en-IN"/>
        </w:rPr>
      </w:pPr>
    </w:p>
    <w:p w14:paraId="0C7531CD">
      <w:pPr>
        <w:spacing w:after="0" w:line="240" w:lineRule="auto"/>
        <w:rPr>
          <w:rFonts w:ascii="Times New Roman" w:hAnsi="Times New Roman" w:eastAsia="Times New Roman" w:cs="Times New Roman"/>
          <w:sz w:val="8"/>
          <w:szCs w:val="8"/>
          <w:lang w:eastAsia="en-IN"/>
        </w:rPr>
      </w:pPr>
    </w:p>
    <w:p w14:paraId="30100F89">
      <w:pPr>
        <w:spacing w:after="0" w:line="240" w:lineRule="auto"/>
        <w:rPr>
          <w:rFonts w:ascii="Times New Roman" w:hAnsi="Times New Roman" w:eastAsia="Times New Roman" w:cs="Times New Roman"/>
          <w:sz w:val="8"/>
          <w:szCs w:val="8"/>
          <w:lang w:eastAsia="en-IN"/>
        </w:rPr>
      </w:pPr>
    </w:p>
    <w:p w14:paraId="7958282A">
      <w:pPr>
        <w:spacing w:after="0" w:line="240" w:lineRule="auto"/>
        <w:rPr>
          <w:rFonts w:ascii="Times New Roman" w:hAnsi="Times New Roman" w:eastAsia="Times New Roman" w:cs="Times New Roman"/>
          <w:sz w:val="8"/>
          <w:szCs w:val="8"/>
          <w:lang w:eastAsia="en-IN"/>
        </w:rPr>
      </w:pPr>
    </w:p>
    <w:p w14:paraId="2FFF2651">
      <w:pPr>
        <w:spacing w:after="0" w:line="240" w:lineRule="auto"/>
        <w:rPr>
          <w:rFonts w:ascii="Times New Roman" w:hAnsi="Times New Roman" w:eastAsia="Times New Roman" w:cs="Times New Roman"/>
          <w:sz w:val="8"/>
          <w:szCs w:val="8"/>
          <w:lang w:eastAsia="en-IN"/>
        </w:rPr>
      </w:pPr>
    </w:p>
    <w:p w14:paraId="3C3BF4E6">
      <w:pPr>
        <w:spacing w:after="0" w:line="240" w:lineRule="auto"/>
        <w:rPr>
          <w:rFonts w:ascii="Times New Roman" w:hAnsi="Times New Roman" w:eastAsia="Times New Roman" w:cs="Times New Roman"/>
          <w:sz w:val="8"/>
          <w:szCs w:val="8"/>
          <w:lang w:eastAsia="en-IN"/>
        </w:rPr>
      </w:pPr>
    </w:p>
    <w:p w14:paraId="36EF099D">
      <w:pPr>
        <w:spacing w:after="0" w:line="240" w:lineRule="auto"/>
        <w:rPr>
          <w:rFonts w:ascii="Times New Roman" w:hAnsi="Times New Roman" w:eastAsia="Times New Roman" w:cs="Times New Roman"/>
          <w:sz w:val="8"/>
          <w:szCs w:val="8"/>
          <w:lang w:eastAsia="en-IN"/>
        </w:rPr>
      </w:pPr>
    </w:p>
    <w:p w14:paraId="65E44AC0">
      <w:pPr>
        <w:spacing w:after="0" w:line="240" w:lineRule="auto"/>
        <w:rPr>
          <w:rFonts w:ascii="Times New Roman" w:hAnsi="Times New Roman" w:eastAsia="Times New Roman" w:cs="Times New Roman"/>
          <w:sz w:val="8"/>
          <w:szCs w:val="8"/>
          <w:lang w:eastAsia="en-IN"/>
        </w:rPr>
      </w:pPr>
    </w:p>
    <w:p w14:paraId="56EFBFFA">
      <w:pPr>
        <w:spacing w:after="0" w:line="240" w:lineRule="auto"/>
        <w:rPr>
          <w:rFonts w:ascii="Times New Roman" w:hAnsi="Times New Roman" w:eastAsia="Times New Roman" w:cs="Times New Roman"/>
          <w:sz w:val="8"/>
          <w:szCs w:val="8"/>
          <w:lang w:eastAsia="en-IN"/>
        </w:rPr>
      </w:pPr>
    </w:p>
    <w:p w14:paraId="21DD2F08">
      <w:pPr>
        <w:spacing w:after="0" w:line="240" w:lineRule="auto"/>
        <w:rPr>
          <w:rFonts w:ascii="Times New Roman" w:hAnsi="Times New Roman" w:eastAsia="Times New Roman" w:cs="Times New Roman"/>
          <w:sz w:val="8"/>
          <w:szCs w:val="8"/>
          <w:lang w:eastAsia="en-IN"/>
        </w:rPr>
      </w:pPr>
    </w:p>
    <w:p w14:paraId="3FFD62BE">
      <w:pPr>
        <w:spacing w:after="0" w:line="240" w:lineRule="auto"/>
        <w:rPr>
          <w:rFonts w:ascii="Times New Roman" w:hAnsi="Times New Roman" w:eastAsia="Times New Roman" w:cs="Times New Roman"/>
          <w:sz w:val="8"/>
          <w:szCs w:val="8"/>
          <w:lang w:eastAsia="en-IN"/>
        </w:rPr>
      </w:pPr>
    </w:p>
    <w:p w14:paraId="379F944E">
      <w:pPr>
        <w:spacing w:after="0" w:line="240" w:lineRule="auto"/>
        <w:rPr>
          <w:rFonts w:ascii="Times New Roman" w:hAnsi="Times New Roman" w:eastAsia="Times New Roman" w:cs="Times New Roman"/>
          <w:sz w:val="8"/>
          <w:szCs w:val="8"/>
          <w:lang w:eastAsia="en-IN"/>
        </w:rPr>
      </w:pPr>
    </w:p>
    <w:p w14:paraId="70082CA8">
      <w:pPr>
        <w:spacing w:after="0" w:line="240" w:lineRule="auto"/>
        <w:rPr>
          <w:rFonts w:ascii="Times New Roman" w:hAnsi="Times New Roman" w:eastAsia="Times New Roman" w:cs="Times New Roman"/>
          <w:sz w:val="8"/>
          <w:szCs w:val="8"/>
          <w:lang w:eastAsia="en-IN"/>
        </w:rPr>
      </w:pPr>
    </w:p>
    <w:p w14:paraId="17091116">
      <w:pPr>
        <w:spacing w:after="0" w:line="240" w:lineRule="auto"/>
        <w:rPr>
          <w:rFonts w:ascii="Times New Roman" w:hAnsi="Times New Roman" w:eastAsia="Times New Roman" w:cs="Times New Roman"/>
          <w:sz w:val="8"/>
          <w:szCs w:val="8"/>
          <w:lang w:eastAsia="en-IN"/>
        </w:rPr>
      </w:pPr>
    </w:p>
    <w:p w14:paraId="7A1AB54D">
      <w:pPr>
        <w:spacing w:after="0" w:line="240" w:lineRule="auto"/>
        <w:rPr>
          <w:rFonts w:ascii="Times New Roman" w:hAnsi="Times New Roman" w:eastAsia="Times New Roman" w:cs="Times New Roman"/>
          <w:sz w:val="8"/>
          <w:szCs w:val="8"/>
          <w:lang w:eastAsia="en-IN"/>
        </w:rPr>
      </w:pPr>
    </w:p>
    <w:p w14:paraId="076EA9E0">
      <w:pPr>
        <w:spacing w:after="0" w:line="240" w:lineRule="auto"/>
        <w:rPr>
          <w:rFonts w:ascii="Times New Roman" w:hAnsi="Times New Roman" w:eastAsia="Times New Roman" w:cs="Times New Roman"/>
          <w:sz w:val="8"/>
          <w:szCs w:val="8"/>
          <w:lang w:eastAsia="en-IN"/>
        </w:rPr>
      </w:pPr>
    </w:p>
    <w:p w14:paraId="2D7DA877">
      <w:pPr>
        <w:spacing w:after="0" w:line="240" w:lineRule="auto"/>
        <w:rPr>
          <w:rFonts w:ascii="Times New Roman" w:hAnsi="Times New Roman" w:eastAsia="Times New Roman" w:cs="Times New Roman"/>
          <w:sz w:val="8"/>
          <w:szCs w:val="8"/>
          <w:lang w:eastAsia="en-IN"/>
        </w:rPr>
      </w:pPr>
    </w:p>
    <w:p w14:paraId="46C13330">
      <w:pPr>
        <w:spacing w:after="0" w:line="240" w:lineRule="auto"/>
        <w:rPr>
          <w:rFonts w:ascii="Times New Roman" w:hAnsi="Times New Roman" w:eastAsia="Times New Roman" w:cs="Times New Roman"/>
          <w:sz w:val="8"/>
          <w:szCs w:val="8"/>
          <w:lang w:eastAsia="en-IN"/>
        </w:rPr>
      </w:pPr>
    </w:p>
    <w:p w14:paraId="4C080821">
      <w:pPr>
        <w:spacing w:after="0" w:line="240" w:lineRule="auto"/>
        <w:rPr>
          <w:rFonts w:ascii="Times New Roman" w:hAnsi="Times New Roman" w:eastAsia="Times New Roman" w:cs="Times New Roman"/>
          <w:sz w:val="8"/>
          <w:szCs w:val="8"/>
          <w:lang w:eastAsia="en-IN"/>
        </w:rPr>
      </w:pPr>
    </w:p>
    <w:p w14:paraId="37E3F673">
      <w:pPr>
        <w:spacing w:after="0" w:line="240" w:lineRule="auto"/>
        <w:rPr>
          <w:rFonts w:ascii="Times New Roman" w:hAnsi="Times New Roman" w:eastAsia="Times New Roman" w:cs="Times New Roman"/>
          <w:sz w:val="8"/>
          <w:szCs w:val="8"/>
          <w:lang w:eastAsia="en-IN"/>
        </w:rPr>
      </w:pPr>
    </w:p>
    <w:p w14:paraId="552EB693">
      <w:pPr>
        <w:spacing w:after="0" w:line="240" w:lineRule="auto"/>
        <w:rPr>
          <w:rFonts w:ascii="Times New Roman" w:hAnsi="Times New Roman" w:eastAsia="Times New Roman" w:cs="Times New Roman"/>
          <w:sz w:val="8"/>
          <w:szCs w:val="8"/>
          <w:lang w:eastAsia="en-IN"/>
        </w:rPr>
      </w:pPr>
    </w:p>
    <w:p w14:paraId="38D83A99">
      <w:pPr>
        <w:spacing w:after="0" w:line="240" w:lineRule="auto"/>
        <w:rPr>
          <w:rFonts w:ascii="Times New Roman" w:hAnsi="Times New Roman" w:eastAsia="Times New Roman" w:cs="Times New Roman"/>
          <w:sz w:val="8"/>
          <w:szCs w:val="8"/>
          <w:lang w:eastAsia="en-IN"/>
        </w:rPr>
      </w:pPr>
    </w:p>
    <w:p w14:paraId="5CC4B7F1">
      <w:pPr>
        <w:spacing w:after="0" w:line="240" w:lineRule="auto"/>
        <w:rPr>
          <w:rFonts w:ascii="Times New Roman" w:hAnsi="Times New Roman" w:eastAsia="Times New Roman" w:cs="Times New Roman"/>
          <w:sz w:val="8"/>
          <w:szCs w:val="8"/>
          <w:lang w:eastAsia="en-IN"/>
        </w:rPr>
      </w:pPr>
    </w:p>
    <w:p w14:paraId="281339D8">
      <w:pPr>
        <w:spacing w:after="0" w:line="240" w:lineRule="auto"/>
        <w:rPr>
          <w:rFonts w:ascii="Times New Roman" w:hAnsi="Times New Roman" w:eastAsia="Times New Roman" w:cs="Times New Roman"/>
          <w:sz w:val="8"/>
          <w:szCs w:val="8"/>
          <w:lang w:eastAsia="en-IN"/>
        </w:rPr>
      </w:pPr>
    </w:p>
    <w:p w14:paraId="6934DE24">
      <w:pPr>
        <w:spacing w:after="0" w:line="240" w:lineRule="auto"/>
        <w:rPr>
          <w:rFonts w:ascii="Times New Roman" w:hAnsi="Times New Roman" w:eastAsia="Times New Roman" w:cs="Times New Roman"/>
          <w:sz w:val="8"/>
          <w:szCs w:val="8"/>
          <w:lang w:eastAsia="en-IN"/>
        </w:rPr>
      </w:pPr>
    </w:p>
    <w:p w14:paraId="365A71CA">
      <w:pPr>
        <w:spacing w:after="0" w:line="240" w:lineRule="auto"/>
        <w:rPr>
          <w:rFonts w:ascii="Times New Roman" w:hAnsi="Times New Roman" w:eastAsia="Times New Roman" w:cs="Times New Roman"/>
          <w:sz w:val="8"/>
          <w:szCs w:val="8"/>
          <w:lang w:eastAsia="en-IN"/>
        </w:rPr>
      </w:pPr>
    </w:p>
    <w:p w14:paraId="1001A4D8">
      <w:pPr>
        <w:spacing w:after="0" w:line="240" w:lineRule="auto"/>
        <w:rPr>
          <w:rFonts w:ascii="Times New Roman" w:hAnsi="Times New Roman" w:eastAsia="Times New Roman" w:cs="Times New Roman"/>
          <w:sz w:val="8"/>
          <w:szCs w:val="8"/>
          <w:lang w:eastAsia="en-IN"/>
        </w:rPr>
      </w:pPr>
    </w:p>
    <w:p w14:paraId="4E0D8E0B">
      <w:pPr>
        <w:spacing w:after="0" w:line="240" w:lineRule="auto"/>
        <w:rPr>
          <w:rFonts w:ascii="Times New Roman" w:hAnsi="Times New Roman" w:eastAsia="Times New Roman" w:cs="Times New Roman"/>
          <w:sz w:val="8"/>
          <w:szCs w:val="8"/>
          <w:lang w:eastAsia="en-IN"/>
        </w:rPr>
      </w:pPr>
    </w:p>
    <w:p w14:paraId="71872CEA">
      <w:pPr>
        <w:spacing w:after="0" w:line="240" w:lineRule="auto"/>
        <w:rPr>
          <w:rFonts w:ascii="Times New Roman" w:hAnsi="Times New Roman" w:eastAsia="Times New Roman" w:cs="Times New Roman"/>
          <w:sz w:val="8"/>
          <w:szCs w:val="8"/>
          <w:lang w:eastAsia="en-IN"/>
        </w:rPr>
      </w:pPr>
    </w:p>
    <w:p w14:paraId="68D29D2D">
      <w:pPr>
        <w:spacing w:after="0" w:line="240" w:lineRule="auto"/>
        <w:rPr>
          <w:rFonts w:ascii="Times New Roman" w:hAnsi="Times New Roman" w:eastAsia="Times New Roman" w:cs="Times New Roman"/>
          <w:sz w:val="8"/>
          <w:szCs w:val="8"/>
          <w:lang w:eastAsia="en-IN"/>
        </w:rPr>
      </w:pPr>
    </w:p>
    <w:p w14:paraId="39C8092C">
      <w:pPr>
        <w:spacing w:after="0" w:line="240" w:lineRule="auto"/>
        <w:rPr>
          <w:rFonts w:ascii="Times New Roman" w:hAnsi="Times New Roman" w:eastAsia="Times New Roman" w:cs="Times New Roman"/>
          <w:sz w:val="8"/>
          <w:szCs w:val="8"/>
          <w:lang w:eastAsia="en-IN"/>
        </w:rPr>
      </w:pPr>
    </w:p>
    <w:p w14:paraId="0762D4E9">
      <w:pPr>
        <w:spacing w:after="0" w:line="240" w:lineRule="auto"/>
        <w:rPr>
          <w:rFonts w:ascii="Times New Roman" w:hAnsi="Times New Roman" w:eastAsia="Times New Roman" w:cs="Times New Roman"/>
          <w:sz w:val="8"/>
          <w:szCs w:val="8"/>
          <w:lang w:eastAsia="en-IN"/>
        </w:rPr>
      </w:pPr>
    </w:p>
    <w:p w14:paraId="2D400620">
      <w:pPr>
        <w:spacing w:after="0" w:line="240" w:lineRule="auto"/>
        <w:rPr>
          <w:rFonts w:ascii="Times New Roman" w:hAnsi="Times New Roman" w:eastAsia="Times New Roman" w:cs="Times New Roman"/>
          <w:sz w:val="8"/>
          <w:szCs w:val="8"/>
          <w:lang w:eastAsia="en-IN"/>
        </w:rPr>
      </w:pPr>
    </w:p>
    <w:p w14:paraId="2430BAAE">
      <w:pPr>
        <w:spacing w:after="0" w:line="240" w:lineRule="auto"/>
        <w:rPr>
          <w:rFonts w:ascii="Times New Roman" w:hAnsi="Times New Roman" w:eastAsia="Times New Roman" w:cs="Times New Roman"/>
          <w:sz w:val="8"/>
          <w:szCs w:val="8"/>
          <w:lang w:eastAsia="en-IN"/>
        </w:rPr>
      </w:pPr>
    </w:p>
    <w:p w14:paraId="48E0BE72">
      <w:pPr>
        <w:spacing w:after="0" w:line="240" w:lineRule="auto"/>
        <w:rPr>
          <w:rFonts w:ascii="Times New Roman" w:hAnsi="Times New Roman" w:eastAsia="Times New Roman" w:cs="Times New Roman"/>
          <w:sz w:val="8"/>
          <w:szCs w:val="8"/>
          <w:lang w:eastAsia="en-IN"/>
        </w:rPr>
      </w:pPr>
    </w:p>
    <w:p w14:paraId="7EA3A3AC">
      <w:pPr>
        <w:spacing w:after="0" w:line="240" w:lineRule="auto"/>
        <w:rPr>
          <w:rFonts w:ascii="Times New Roman" w:hAnsi="Times New Roman" w:eastAsia="Times New Roman" w:cs="Times New Roman"/>
          <w:sz w:val="8"/>
          <w:szCs w:val="8"/>
          <w:lang w:eastAsia="en-IN"/>
        </w:rPr>
      </w:pPr>
    </w:p>
    <w:p w14:paraId="1E2BB8DF">
      <w:pPr>
        <w:spacing w:after="0" w:line="240" w:lineRule="auto"/>
        <w:rPr>
          <w:rFonts w:ascii="Times New Roman" w:hAnsi="Times New Roman" w:eastAsia="Times New Roman" w:cs="Times New Roman"/>
          <w:sz w:val="8"/>
          <w:szCs w:val="8"/>
          <w:lang w:eastAsia="en-IN"/>
        </w:rPr>
      </w:pPr>
    </w:p>
    <w:p w14:paraId="20B99E55">
      <w:pPr>
        <w:spacing w:after="0" w:line="240" w:lineRule="auto"/>
        <w:rPr>
          <w:rFonts w:ascii="Times New Roman" w:hAnsi="Times New Roman" w:eastAsia="Times New Roman" w:cs="Times New Roman"/>
          <w:sz w:val="8"/>
          <w:szCs w:val="8"/>
          <w:lang w:eastAsia="en-IN"/>
        </w:rPr>
      </w:pPr>
    </w:p>
    <w:p w14:paraId="7CF096F4">
      <w:pPr>
        <w:spacing w:after="0" w:line="240" w:lineRule="auto"/>
        <w:rPr>
          <w:rFonts w:ascii="Times New Roman" w:hAnsi="Times New Roman" w:eastAsia="Times New Roman" w:cs="Times New Roman"/>
          <w:sz w:val="8"/>
          <w:szCs w:val="8"/>
          <w:lang w:eastAsia="en-IN"/>
        </w:rPr>
      </w:pPr>
    </w:p>
    <w:p w14:paraId="4EFBBC1D">
      <w:pPr>
        <w:spacing w:after="0" w:line="240" w:lineRule="auto"/>
        <w:rPr>
          <w:rFonts w:ascii="Times New Roman" w:hAnsi="Times New Roman" w:eastAsia="Times New Roman" w:cs="Times New Roman"/>
          <w:sz w:val="8"/>
          <w:szCs w:val="8"/>
          <w:lang w:eastAsia="en-IN"/>
        </w:rPr>
      </w:pPr>
    </w:p>
    <w:p w14:paraId="39A22C66">
      <w:pPr>
        <w:spacing w:after="0" w:line="240" w:lineRule="auto"/>
        <w:rPr>
          <w:rFonts w:ascii="Times New Roman" w:hAnsi="Times New Roman" w:eastAsia="Times New Roman" w:cs="Times New Roman"/>
          <w:sz w:val="8"/>
          <w:szCs w:val="8"/>
          <w:lang w:eastAsia="en-IN"/>
        </w:rPr>
      </w:pPr>
    </w:p>
    <w:p w14:paraId="2F056805">
      <w:pPr>
        <w:spacing w:after="0" w:line="240" w:lineRule="auto"/>
        <w:rPr>
          <w:rFonts w:ascii="Times New Roman" w:hAnsi="Times New Roman" w:eastAsia="Times New Roman" w:cs="Times New Roman"/>
          <w:sz w:val="8"/>
          <w:szCs w:val="8"/>
          <w:lang w:eastAsia="en-IN"/>
        </w:rPr>
      </w:pPr>
    </w:p>
    <w:p w14:paraId="30DFE67F">
      <w:pPr>
        <w:spacing w:after="0" w:line="240" w:lineRule="auto"/>
        <w:rPr>
          <w:rFonts w:ascii="Times New Roman" w:hAnsi="Times New Roman" w:eastAsia="Times New Roman" w:cs="Times New Roman"/>
          <w:sz w:val="8"/>
          <w:szCs w:val="8"/>
          <w:lang w:eastAsia="en-IN"/>
        </w:rPr>
      </w:pPr>
    </w:p>
    <w:p w14:paraId="51FF192D">
      <w:pPr>
        <w:spacing w:after="0" w:line="240" w:lineRule="auto"/>
        <w:rPr>
          <w:rFonts w:ascii="Times New Roman" w:hAnsi="Times New Roman" w:eastAsia="Times New Roman" w:cs="Times New Roman"/>
          <w:sz w:val="8"/>
          <w:szCs w:val="8"/>
          <w:lang w:eastAsia="en-IN"/>
        </w:rPr>
      </w:pPr>
    </w:p>
    <w:p w14:paraId="490A3153">
      <w:pPr>
        <w:spacing w:after="0" w:line="240" w:lineRule="auto"/>
        <w:rPr>
          <w:rFonts w:ascii="Times New Roman" w:hAnsi="Times New Roman" w:eastAsia="Times New Roman" w:cs="Times New Roman"/>
          <w:sz w:val="8"/>
          <w:szCs w:val="8"/>
          <w:lang w:eastAsia="en-IN"/>
        </w:rPr>
      </w:pPr>
    </w:p>
    <w:p w14:paraId="43FC3DA8">
      <w:pPr>
        <w:spacing w:after="0" w:line="240" w:lineRule="auto"/>
        <w:rPr>
          <w:rFonts w:ascii="Times New Roman" w:hAnsi="Times New Roman" w:eastAsia="Times New Roman" w:cs="Times New Roman"/>
          <w:sz w:val="8"/>
          <w:szCs w:val="8"/>
          <w:lang w:eastAsia="en-IN"/>
        </w:rPr>
      </w:pPr>
    </w:p>
    <w:p w14:paraId="393CFFE5">
      <w:pPr>
        <w:spacing w:after="0" w:line="240" w:lineRule="auto"/>
        <w:rPr>
          <w:rFonts w:ascii="Times New Roman" w:hAnsi="Times New Roman" w:eastAsia="Times New Roman" w:cs="Times New Roman"/>
          <w:sz w:val="8"/>
          <w:szCs w:val="8"/>
          <w:lang w:eastAsia="en-IN"/>
        </w:rPr>
      </w:pPr>
    </w:p>
    <w:p w14:paraId="18054A3D">
      <w:pPr>
        <w:spacing w:after="0" w:line="240" w:lineRule="auto"/>
        <w:rPr>
          <w:rFonts w:ascii="Times New Roman" w:hAnsi="Times New Roman" w:eastAsia="Times New Roman" w:cs="Times New Roman"/>
          <w:sz w:val="8"/>
          <w:szCs w:val="8"/>
          <w:lang w:eastAsia="en-IN"/>
        </w:rPr>
      </w:pPr>
    </w:p>
    <w:p w14:paraId="2DDBD9EF">
      <w:pPr>
        <w:spacing w:after="0" w:line="240" w:lineRule="auto"/>
        <w:rPr>
          <w:rFonts w:ascii="Times New Roman" w:hAnsi="Times New Roman" w:eastAsia="Times New Roman" w:cs="Times New Roman"/>
          <w:sz w:val="8"/>
          <w:szCs w:val="8"/>
          <w:lang w:eastAsia="en-IN"/>
        </w:rPr>
      </w:pPr>
    </w:p>
    <w:p w14:paraId="39FB57F6">
      <w:pPr>
        <w:spacing w:after="0" w:line="240" w:lineRule="auto"/>
        <w:rPr>
          <w:rFonts w:ascii="Times New Roman" w:hAnsi="Times New Roman" w:eastAsia="Times New Roman" w:cs="Times New Roman"/>
          <w:sz w:val="8"/>
          <w:szCs w:val="8"/>
          <w:lang w:eastAsia="en-IN"/>
        </w:rPr>
      </w:pPr>
    </w:p>
    <w:p w14:paraId="6F3CCD12">
      <w:pPr>
        <w:spacing w:after="0" w:line="240" w:lineRule="auto"/>
        <w:rPr>
          <w:rFonts w:ascii="Times New Roman" w:hAnsi="Times New Roman" w:eastAsia="Times New Roman" w:cs="Times New Roman"/>
          <w:sz w:val="8"/>
          <w:szCs w:val="8"/>
          <w:lang w:eastAsia="en-IN"/>
        </w:rPr>
      </w:pPr>
    </w:p>
    <w:p w14:paraId="5DF0E7B5">
      <w:pPr>
        <w:spacing w:after="0" w:line="240" w:lineRule="auto"/>
        <w:rPr>
          <w:rFonts w:ascii="Times New Roman" w:hAnsi="Times New Roman" w:eastAsia="Times New Roman" w:cs="Times New Roman"/>
          <w:sz w:val="8"/>
          <w:szCs w:val="8"/>
          <w:lang w:eastAsia="en-IN"/>
        </w:rPr>
      </w:pPr>
    </w:p>
    <w:p w14:paraId="4F85559A">
      <w:pPr>
        <w:spacing w:after="0" w:line="240" w:lineRule="auto"/>
        <w:rPr>
          <w:rFonts w:ascii="Times New Roman" w:hAnsi="Times New Roman" w:eastAsia="Times New Roman" w:cs="Times New Roman"/>
          <w:sz w:val="8"/>
          <w:szCs w:val="8"/>
          <w:lang w:eastAsia="en-IN"/>
        </w:rPr>
      </w:pPr>
    </w:p>
    <w:p w14:paraId="6A24258A">
      <w:pPr>
        <w:spacing w:after="0" w:line="240" w:lineRule="auto"/>
        <w:rPr>
          <w:rFonts w:ascii="Times New Roman" w:hAnsi="Times New Roman" w:eastAsia="Times New Roman" w:cs="Times New Roman"/>
          <w:sz w:val="8"/>
          <w:szCs w:val="8"/>
          <w:lang w:eastAsia="en-IN"/>
        </w:rPr>
      </w:pPr>
    </w:p>
    <w:p w14:paraId="088DC726">
      <w:pPr>
        <w:spacing w:after="0" w:line="240" w:lineRule="auto"/>
        <w:rPr>
          <w:rFonts w:ascii="Times New Roman" w:hAnsi="Times New Roman" w:eastAsia="Times New Roman" w:cs="Times New Roman"/>
          <w:sz w:val="8"/>
          <w:szCs w:val="8"/>
          <w:lang w:eastAsia="en-IN"/>
        </w:rPr>
      </w:pPr>
    </w:p>
    <w:p w14:paraId="4689A867">
      <w:pPr>
        <w:spacing w:after="0" w:line="240" w:lineRule="auto"/>
        <w:rPr>
          <w:rFonts w:ascii="Times New Roman" w:hAnsi="Times New Roman" w:eastAsia="Times New Roman" w:cs="Times New Roman"/>
          <w:sz w:val="8"/>
          <w:szCs w:val="8"/>
          <w:lang w:eastAsia="en-IN"/>
        </w:rPr>
      </w:pPr>
    </w:p>
    <w:p w14:paraId="6A3257C8">
      <w:pPr>
        <w:spacing w:after="0" w:line="240" w:lineRule="auto"/>
        <w:rPr>
          <w:rFonts w:ascii="Times New Roman" w:hAnsi="Times New Roman" w:eastAsia="Times New Roman" w:cs="Times New Roman"/>
          <w:sz w:val="8"/>
          <w:szCs w:val="8"/>
          <w:lang w:eastAsia="en-IN"/>
        </w:rPr>
      </w:pPr>
    </w:p>
    <w:p w14:paraId="08400850">
      <w:pPr>
        <w:spacing w:after="0" w:line="240" w:lineRule="auto"/>
        <w:rPr>
          <w:rFonts w:ascii="Times New Roman" w:hAnsi="Times New Roman" w:eastAsia="Times New Roman" w:cs="Times New Roman"/>
          <w:sz w:val="8"/>
          <w:szCs w:val="8"/>
          <w:lang w:eastAsia="en-IN"/>
        </w:rPr>
      </w:pPr>
    </w:p>
    <w:p w14:paraId="36C61477">
      <w:pPr>
        <w:spacing w:after="0" w:line="240" w:lineRule="auto"/>
        <w:rPr>
          <w:rFonts w:ascii="Times New Roman" w:hAnsi="Times New Roman" w:eastAsia="Times New Roman" w:cs="Times New Roman"/>
          <w:sz w:val="8"/>
          <w:szCs w:val="8"/>
          <w:lang w:eastAsia="en-IN"/>
        </w:rPr>
      </w:pPr>
    </w:p>
    <w:p w14:paraId="02AE1E00">
      <w:pPr>
        <w:spacing w:after="0" w:line="240" w:lineRule="auto"/>
        <w:rPr>
          <w:rFonts w:ascii="Times New Roman" w:hAnsi="Times New Roman" w:eastAsia="Times New Roman" w:cs="Times New Roman"/>
          <w:sz w:val="8"/>
          <w:szCs w:val="8"/>
          <w:lang w:eastAsia="en-IN"/>
        </w:rPr>
      </w:pPr>
    </w:p>
    <w:p w14:paraId="7C6701F4">
      <w:pPr>
        <w:spacing w:after="0" w:line="240" w:lineRule="auto"/>
        <w:rPr>
          <w:rFonts w:ascii="Times New Roman" w:hAnsi="Times New Roman" w:eastAsia="Times New Roman" w:cs="Times New Roman"/>
          <w:sz w:val="8"/>
          <w:szCs w:val="8"/>
          <w:lang w:eastAsia="en-IN"/>
        </w:rPr>
      </w:pPr>
    </w:p>
    <w:p w14:paraId="16C2E8FA">
      <w:pPr>
        <w:spacing w:after="0" w:line="240" w:lineRule="auto"/>
        <w:rPr>
          <w:rFonts w:ascii="Times New Roman" w:hAnsi="Times New Roman" w:eastAsia="Times New Roman" w:cs="Times New Roman"/>
          <w:sz w:val="8"/>
          <w:szCs w:val="8"/>
          <w:lang w:eastAsia="en-IN"/>
        </w:rPr>
      </w:pPr>
    </w:p>
    <w:p w14:paraId="4E7071B2">
      <w:pPr>
        <w:spacing w:after="0" w:line="240" w:lineRule="auto"/>
        <w:rPr>
          <w:rFonts w:ascii="Times New Roman" w:hAnsi="Times New Roman" w:eastAsia="Times New Roman" w:cs="Times New Roman"/>
          <w:sz w:val="8"/>
          <w:szCs w:val="8"/>
          <w:lang w:eastAsia="en-IN"/>
        </w:rPr>
      </w:pPr>
    </w:p>
    <w:p w14:paraId="22E70974">
      <w:pPr>
        <w:spacing w:after="0" w:line="240" w:lineRule="auto"/>
        <w:rPr>
          <w:rFonts w:ascii="Times New Roman" w:hAnsi="Times New Roman" w:eastAsia="Times New Roman" w:cs="Times New Roman"/>
          <w:sz w:val="8"/>
          <w:szCs w:val="8"/>
          <w:lang w:eastAsia="en-IN"/>
        </w:rPr>
      </w:pPr>
    </w:p>
    <w:p w14:paraId="14626ACE">
      <w:pPr>
        <w:spacing w:after="0" w:line="240" w:lineRule="auto"/>
        <w:rPr>
          <w:rFonts w:ascii="Times New Roman" w:hAnsi="Times New Roman" w:eastAsia="Times New Roman" w:cs="Times New Roman"/>
          <w:sz w:val="8"/>
          <w:szCs w:val="8"/>
          <w:lang w:eastAsia="en-IN"/>
        </w:rPr>
      </w:pPr>
    </w:p>
    <w:p w14:paraId="1EA81523">
      <w:pPr>
        <w:spacing w:after="0" w:line="240" w:lineRule="auto"/>
        <w:jc w:val="both"/>
        <w:rPr>
          <w:rFonts w:ascii="Times New Roman" w:hAnsi="Times New Roman" w:eastAsia="Times New Roman" w:cs="Times New Roman"/>
          <w:b/>
          <w:bCs/>
          <w:sz w:val="32"/>
          <w:szCs w:val="32"/>
          <w:lang w:eastAsia="en-IN"/>
        </w:rPr>
      </w:pPr>
      <w:r>
        <w:rPr>
          <w:rFonts w:ascii="Times New Roman" w:hAnsi="Times New Roman" w:eastAsia="Times New Roman" w:cs="Times New Roman"/>
          <w:b/>
          <w:bCs/>
          <w:sz w:val="32"/>
          <w:szCs w:val="32"/>
          <w:lang w:eastAsia="en-IN"/>
        </w:rPr>
        <w:t>Security Requirements</w:t>
      </w:r>
      <w:r>
        <w:rPr>
          <w:rFonts w:ascii="Times New Roman" w:hAnsi="Times New Roman" w:eastAsia="Times New Roman" w:cs="Times New Roman"/>
          <w:b/>
          <w:bCs/>
          <w:sz w:val="32"/>
          <w:szCs w:val="32"/>
          <w:lang w:eastAsia="en-IN"/>
        </w:rPr>
        <w:br w:type="textWrapping"/>
      </w:r>
    </w:p>
    <w:p w14:paraId="313FB150">
      <w:pPr>
        <w:spacing w:after="0" w:line="240" w:lineRule="auto"/>
        <w:rPr>
          <w:rFonts w:ascii="Times New Roman" w:hAnsi="Times New Roman" w:eastAsia="Times New Roman" w:cs="Times New Roman"/>
          <w:sz w:val="8"/>
          <w:szCs w:val="8"/>
          <w:lang w:eastAsia="en-IN"/>
        </w:rPr>
      </w:pPr>
    </w:p>
    <w:p w14:paraId="73821C7B">
      <w:pPr>
        <w:pStyle w:val="34"/>
        <w:numPr>
          <w:ilvl w:val="0"/>
          <w:numId w:val="4"/>
        </w:numPr>
        <w:spacing w:after="0" w:line="240" w:lineRule="auto"/>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Authentication: Secure user authentication using industry-standard protocols (e.g., JWT, OAuth2).</w:t>
      </w:r>
    </w:p>
    <w:p w14:paraId="618B9364">
      <w:pPr>
        <w:pStyle w:val="34"/>
        <w:numPr>
          <w:ilvl w:val="0"/>
          <w:numId w:val="4"/>
        </w:numPr>
        <w:spacing w:after="0" w:line="240" w:lineRule="auto"/>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Authorization: Robust role-based access control (RBAC) to ensure users only access authorized functionalities and data.</w:t>
      </w:r>
    </w:p>
    <w:p w14:paraId="42A25525">
      <w:pPr>
        <w:pStyle w:val="34"/>
        <w:numPr>
          <w:ilvl w:val="0"/>
          <w:numId w:val="4"/>
        </w:numPr>
        <w:spacing w:after="0" w:line="240" w:lineRule="auto"/>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Data Encryption: All sensitive data (e.g., passwords, personal information) must be encrypted both in transit (SSL/TLS)</w:t>
      </w:r>
    </w:p>
    <w:p w14:paraId="68A942E8">
      <w:pPr>
        <w:pStyle w:val="34"/>
        <w:spacing w:after="0" w:line="240" w:lineRule="auto"/>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and at rest (database encryption).</w:t>
      </w:r>
    </w:p>
    <w:p w14:paraId="4078AFA6">
      <w:pPr>
        <w:pStyle w:val="34"/>
        <w:numPr>
          <w:ilvl w:val="0"/>
          <w:numId w:val="4"/>
        </w:numPr>
        <w:spacing w:after="0" w:line="240" w:lineRule="auto"/>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Input Validation: Comprehensive input validation to prevent common web vulnerabilities (e.g., SQL injection, XSS).</w:t>
      </w:r>
    </w:p>
    <w:p w14:paraId="70F74653">
      <w:pPr>
        <w:pStyle w:val="34"/>
        <w:numPr>
          <w:ilvl w:val="0"/>
          <w:numId w:val="4"/>
        </w:numPr>
        <w:spacing w:after="0" w:line="240" w:lineRule="auto"/>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Privacy Compliance: Adherence to relevant data privacy regulations (e.g., GDPR, CCPA) for user data handling and consent.</w:t>
      </w:r>
    </w:p>
    <w:p w14:paraId="5951C1E1">
      <w:pPr>
        <w:pStyle w:val="34"/>
        <w:numPr>
          <w:ilvl w:val="0"/>
          <w:numId w:val="4"/>
        </w:numPr>
        <w:spacing w:after="0" w:line="240" w:lineRule="auto"/>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Audit Trails: Logging of critical system actions for security monitoring and incident response.</w:t>
      </w:r>
    </w:p>
    <w:p w14:paraId="3087CBF3">
      <w:pPr>
        <w:spacing w:after="0" w:line="240" w:lineRule="auto"/>
        <w:rPr>
          <w:rFonts w:ascii="Times New Roman" w:hAnsi="Times New Roman" w:eastAsia="Times New Roman" w:cs="Times New Roman"/>
          <w:sz w:val="28"/>
          <w:szCs w:val="28"/>
          <w:lang w:eastAsia="en-IN"/>
        </w:rPr>
      </w:pPr>
    </w:p>
    <w:p w14:paraId="64A802BD">
      <w:pPr>
        <w:spacing w:after="0" w:line="240" w:lineRule="auto"/>
        <w:rPr>
          <w:rFonts w:ascii="Times New Roman" w:hAnsi="Times New Roman" w:eastAsia="Times New Roman" w:cs="Times New Roman"/>
          <w:sz w:val="8"/>
          <w:szCs w:val="8"/>
          <w:lang w:eastAsia="en-IN"/>
        </w:rPr>
      </w:pPr>
    </w:p>
    <w:p w14:paraId="1C7E0838">
      <w:pPr>
        <w:spacing w:after="0" w:line="240" w:lineRule="auto"/>
        <w:rPr>
          <w:rFonts w:ascii="Times New Roman" w:hAnsi="Times New Roman" w:eastAsia="Times New Roman" w:cs="Times New Roman"/>
          <w:sz w:val="8"/>
          <w:szCs w:val="8"/>
          <w:lang w:eastAsia="en-IN"/>
        </w:rPr>
      </w:pPr>
    </w:p>
    <w:p w14:paraId="2A0E13FA">
      <w:pPr>
        <w:spacing w:after="0" w:line="240" w:lineRule="auto"/>
        <w:rPr>
          <w:rFonts w:ascii="Times New Roman" w:hAnsi="Times New Roman" w:eastAsia="Times New Roman" w:cs="Times New Roman"/>
          <w:kern w:val="0"/>
          <w:sz w:val="8"/>
          <w:szCs w:val="8"/>
          <w:lang w:eastAsia="en-IN"/>
          <w14:ligatures w14:val="none"/>
        </w:rPr>
      </w:pPr>
    </w:p>
    <w:p w14:paraId="79212A2B">
      <w:pPr>
        <w:spacing w:after="0" w:line="240" w:lineRule="auto"/>
        <w:rPr>
          <w:rFonts w:ascii="Times New Roman" w:hAnsi="Times New Roman" w:eastAsia="Times New Roman" w:cs="Times New Roman"/>
          <w:kern w:val="0"/>
          <w:sz w:val="8"/>
          <w:szCs w:val="8"/>
          <w:lang w:eastAsia="en-IN"/>
          <w14:ligatures w14:val="none"/>
        </w:rPr>
      </w:pPr>
    </w:p>
    <w:p w14:paraId="085BB759">
      <w:pPr>
        <w:spacing w:after="0" w:line="240" w:lineRule="auto"/>
        <w:rPr>
          <w:rFonts w:ascii="Times New Roman" w:hAnsi="Times New Roman" w:eastAsia="Times New Roman" w:cs="Times New Roman"/>
          <w:kern w:val="0"/>
          <w:sz w:val="8"/>
          <w:szCs w:val="8"/>
          <w:lang w:eastAsia="en-IN"/>
          <w14:ligatures w14:val="none"/>
        </w:rPr>
      </w:pPr>
    </w:p>
    <w:p w14:paraId="41959165">
      <w:pPr>
        <w:spacing w:after="0" w:line="240" w:lineRule="auto"/>
        <w:rPr>
          <w:rFonts w:ascii="Times New Roman" w:hAnsi="Times New Roman" w:eastAsia="Times New Roman" w:cs="Times New Roman"/>
          <w:kern w:val="0"/>
          <w:sz w:val="8"/>
          <w:szCs w:val="8"/>
          <w:lang w:eastAsia="en-IN"/>
          <w14:ligatures w14:val="none"/>
        </w:rPr>
      </w:pPr>
    </w:p>
    <w:p w14:paraId="21F7B525">
      <w:pPr>
        <w:spacing w:after="0" w:line="240" w:lineRule="auto"/>
        <w:rPr>
          <w:rFonts w:ascii="Times New Roman" w:hAnsi="Times New Roman" w:eastAsia="Times New Roman" w:cs="Times New Roman"/>
          <w:kern w:val="0"/>
          <w:sz w:val="8"/>
          <w:szCs w:val="8"/>
          <w:lang w:eastAsia="en-IN"/>
          <w14:ligatures w14:val="none"/>
        </w:rPr>
      </w:pPr>
    </w:p>
    <w:p w14:paraId="36ED2409">
      <w:pPr>
        <w:spacing w:after="0" w:line="240" w:lineRule="auto"/>
        <w:rPr>
          <w:rFonts w:ascii="Times New Roman" w:hAnsi="Times New Roman" w:eastAsia="Times New Roman" w:cs="Times New Roman"/>
          <w:kern w:val="0"/>
          <w:sz w:val="8"/>
          <w:szCs w:val="8"/>
          <w:lang w:eastAsia="en-IN"/>
          <w14:ligatures w14:val="none"/>
        </w:rPr>
      </w:pPr>
    </w:p>
    <w:p w14:paraId="428C2DB5">
      <w:pPr>
        <w:spacing w:after="0" w:line="240" w:lineRule="auto"/>
        <w:rPr>
          <w:rFonts w:ascii="Times New Roman" w:hAnsi="Times New Roman" w:eastAsia="Times New Roman" w:cs="Times New Roman"/>
          <w:kern w:val="0"/>
          <w:sz w:val="8"/>
          <w:szCs w:val="8"/>
          <w:lang w:eastAsia="en-IN"/>
          <w14:ligatures w14:val="none"/>
        </w:rPr>
      </w:pPr>
    </w:p>
    <w:p w14:paraId="16C25AB0">
      <w:pPr>
        <w:spacing w:after="0" w:line="240" w:lineRule="auto"/>
        <w:rPr>
          <w:rFonts w:ascii="Times New Roman" w:hAnsi="Times New Roman" w:eastAsia="Times New Roman" w:cs="Times New Roman"/>
          <w:kern w:val="0"/>
          <w:sz w:val="8"/>
          <w:szCs w:val="8"/>
          <w:lang w:eastAsia="en-IN"/>
          <w14:ligatures w14:val="none"/>
        </w:rPr>
      </w:pPr>
    </w:p>
    <w:p w14:paraId="391DD4ED">
      <w:pPr>
        <w:spacing w:after="0" w:line="240" w:lineRule="auto"/>
        <w:rPr>
          <w:rFonts w:ascii="Times New Roman" w:hAnsi="Times New Roman" w:eastAsia="Times New Roman" w:cs="Times New Roman"/>
          <w:kern w:val="0"/>
          <w:sz w:val="8"/>
          <w:szCs w:val="8"/>
          <w:lang w:eastAsia="en-IN"/>
          <w14:ligatures w14:val="none"/>
        </w:rPr>
      </w:pPr>
    </w:p>
    <w:p w14:paraId="487E4A69">
      <w:pPr>
        <w:rPr>
          <w:rFonts w:ascii="Times New Roman" w:hAnsi="Times New Roman" w:eastAsia="Times New Roman" w:cs="Times New Roman"/>
          <w:kern w:val="0"/>
          <w:sz w:val="8"/>
          <w:szCs w:val="8"/>
          <w:lang w:eastAsia="en-IN"/>
          <w14:ligatures w14:val="none"/>
        </w:rPr>
      </w:pPr>
      <w:r>
        <w:rPr>
          <w:rFonts w:ascii="Times New Roman" w:hAnsi="Times New Roman" w:eastAsia="Times New Roman" w:cs="Times New Roman"/>
          <w:kern w:val="0"/>
          <w:sz w:val="8"/>
          <w:szCs w:val="8"/>
          <w:lang w:eastAsia="en-IN"/>
          <w14:ligatures w14:val="none"/>
        </w:rPr>
        <w:br w:type="page"/>
      </w:r>
    </w:p>
    <w:p w14:paraId="2FF96E78">
      <w:pPr>
        <w:spacing w:after="0" w:line="240" w:lineRule="auto"/>
        <w:jc w:val="both"/>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System Design</w:t>
      </w:r>
      <w:r>
        <w:rPr>
          <w:rFonts w:ascii="Times New Roman" w:hAnsi="Times New Roman" w:eastAsia="Times New Roman" w:cs="Times New Roman"/>
          <w:b/>
          <w:bCs/>
          <w:kern w:val="0"/>
          <w:sz w:val="32"/>
          <w:szCs w:val="32"/>
          <w:lang w:eastAsia="en-IN"/>
          <w14:ligatures w14:val="none"/>
        </w:rPr>
        <w:br w:type="textWrapping"/>
      </w:r>
    </w:p>
    <w:p w14:paraId="0F0FC0A5">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Design Constraints</w:t>
      </w:r>
    </w:p>
    <w:p w14:paraId="6A5E459E">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Budget: Development and operational costs must remain within a defined budget.</w:t>
      </w:r>
    </w:p>
    <w:p w14:paraId="3DA1A9C5">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Timeline: Project completion within a specified timeframe (e.g., 6-9 months for initial MVP).</w:t>
      </w:r>
    </w:p>
    <w:p w14:paraId="7DFACF91">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Technology Stack: Adherence to a modern, scalable, and maintainable technology stack (e.g., Python/Django for backend, React for frontend).</w:t>
      </w:r>
    </w:p>
    <w:p w14:paraId="19F9E830">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Scalability: Design must accommodate future growth in user base and data volume.</w:t>
      </w:r>
    </w:p>
    <w:p w14:paraId="234D2C51">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Security: Design must inherently incorporate security best practices from the ground up.</w:t>
      </w:r>
    </w:p>
    <w:p w14:paraId="62A9DFB6">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Maintainability: Codebase must be clean, modular, and well-documented for future enhancements and bug fixes.</w:t>
      </w:r>
    </w:p>
    <w:p w14:paraId="29F8437A">
      <w:pPr>
        <w:pStyle w:val="34"/>
        <w:spacing w:after="0" w:line="240" w:lineRule="auto"/>
        <w:rPr>
          <w:rFonts w:ascii="Times New Roman" w:hAnsi="Times New Roman" w:eastAsia="Times New Roman" w:cs="Times New Roman"/>
          <w:kern w:val="0"/>
          <w:sz w:val="28"/>
          <w:szCs w:val="28"/>
          <w:lang w:eastAsia="en-IN"/>
          <w14:ligatures w14:val="none"/>
        </w:rPr>
      </w:pPr>
    </w:p>
    <w:p w14:paraId="34416A8D">
      <w:pPr>
        <w:pStyle w:val="34"/>
        <w:spacing w:after="0" w:line="240" w:lineRule="auto"/>
        <w:rPr>
          <w:rFonts w:ascii="Times New Roman" w:hAnsi="Times New Roman" w:eastAsia="Times New Roman" w:cs="Times New Roman"/>
          <w:kern w:val="0"/>
          <w:sz w:val="28"/>
          <w:szCs w:val="28"/>
          <w:lang w:eastAsia="en-IN"/>
          <w14:ligatures w14:val="none"/>
        </w:rPr>
      </w:pPr>
    </w:p>
    <w:p w14:paraId="4CA164C9">
      <w:pPr>
        <w:pStyle w:val="34"/>
        <w:spacing w:after="0" w:line="240" w:lineRule="auto"/>
        <w:rPr>
          <w:rFonts w:ascii="Times New Roman" w:hAnsi="Times New Roman" w:eastAsia="Times New Roman" w:cs="Times New Roman"/>
          <w:kern w:val="0"/>
          <w:sz w:val="28"/>
          <w:szCs w:val="28"/>
          <w:lang w:eastAsia="en-IN"/>
          <w14:ligatures w14:val="none"/>
        </w:rPr>
      </w:pPr>
    </w:p>
    <w:p w14:paraId="66A44A62">
      <w:pPr>
        <w:pStyle w:val="34"/>
        <w:spacing w:after="0" w:line="240" w:lineRule="auto"/>
        <w:rPr>
          <w:rFonts w:ascii="Times New Roman" w:hAnsi="Times New Roman" w:eastAsia="Times New Roman" w:cs="Times New Roman"/>
          <w:kern w:val="0"/>
          <w:sz w:val="28"/>
          <w:szCs w:val="28"/>
          <w:lang w:eastAsia="en-IN"/>
          <w14:ligatures w14:val="none"/>
        </w:rPr>
      </w:pPr>
    </w:p>
    <w:p w14:paraId="47C689DC">
      <w:pPr>
        <w:pStyle w:val="34"/>
        <w:spacing w:after="0" w:line="240" w:lineRule="auto"/>
        <w:rPr>
          <w:rFonts w:ascii="Times New Roman" w:hAnsi="Times New Roman" w:eastAsia="Times New Roman" w:cs="Times New Roman"/>
          <w:kern w:val="0"/>
          <w:sz w:val="28"/>
          <w:szCs w:val="28"/>
          <w:lang w:eastAsia="en-IN"/>
          <w14:ligatures w14:val="none"/>
        </w:rPr>
      </w:pPr>
    </w:p>
    <w:p w14:paraId="26A3AB38">
      <w:pPr>
        <w:pStyle w:val="34"/>
        <w:spacing w:after="0" w:line="240" w:lineRule="auto"/>
        <w:rPr>
          <w:rFonts w:ascii="Times New Roman" w:hAnsi="Times New Roman" w:eastAsia="Times New Roman" w:cs="Times New Roman"/>
          <w:kern w:val="0"/>
          <w:sz w:val="28"/>
          <w:szCs w:val="28"/>
          <w:lang w:eastAsia="en-IN"/>
          <w14:ligatures w14:val="none"/>
        </w:rPr>
      </w:pPr>
    </w:p>
    <w:p w14:paraId="6FEC4534">
      <w:pPr>
        <w:pStyle w:val="34"/>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p>
    <w:p w14:paraId="5627CF21">
      <w:pPr>
        <w:pStyle w:val="34"/>
        <w:spacing w:after="0" w:line="240" w:lineRule="auto"/>
        <w:rPr>
          <w:rFonts w:ascii="Times New Roman" w:hAnsi="Times New Roman" w:eastAsia="Times New Roman" w:cs="Times New Roman"/>
          <w:kern w:val="0"/>
          <w:sz w:val="28"/>
          <w:szCs w:val="28"/>
          <w:lang w:eastAsia="en-IN"/>
          <w14:ligatures w14:val="none"/>
        </w:rPr>
      </w:pPr>
    </w:p>
    <w:p w14:paraId="50420CEA">
      <w:pPr>
        <w:pStyle w:val="34"/>
        <w:spacing w:after="0" w:line="240" w:lineRule="auto"/>
        <w:rPr>
          <w:rFonts w:ascii="Times New Roman" w:hAnsi="Times New Roman" w:eastAsia="Times New Roman" w:cs="Times New Roman"/>
          <w:kern w:val="0"/>
          <w:sz w:val="28"/>
          <w:szCs w:val="28"/>
          <w:lang w:eastAsia="en-IN"/>
          <w14:ligatures w14:val="none"/>
        </w:rPr>
      </w:pPr>
    </w:p>
    <w:p w14:paraId="10F64461">
      <w:pPr>
        <w:pStyle w:val="34"/>
        <w:jc w:val="both"/>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User Interfaces</w:t>
      </w:r>
      <w:r>
        <w:rPr>
          <w:rFonts w:ascii="Times New Roman" w:hAnsi="Times New Roman" w:eastAsia="Times New Roman" w:cs="Times New Roman"/>
          <w:b/>
          <w:bCs/>
          <w:kern w:val="0"/>
          <w:sz w:val="32"/>
          <w:szCs w:val="32"/>
          <w:lang w:eastAsia="en-IN"/>
          <w14:ligatures w14:val="none"/>
        </w:rPr>
        <w:br w:type="textWrapping"/>
      </w:r>
    </w:p>
    <w:p w14:paraId="52A9E8C5">
      <w:pPr>
        <w:pStyle w:val="34"/>
        <w:numPr>
          <w:ilvl w:val="0"/>
          <w:numId w:val="5"/>
        </w:numP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The user interfaces for ConnectLocal will be designed with a strong emphasis on intuitiveness, responsiveness, and consistency.</w:t>
      </w:r>
    </w:p>
    <w:p w14:paraId="5B53BBDC">
      <w:pPr>
        <w:pStyle w:val="34"/>
        <w:numPr>
          <w:ilvl w:val="0"/>
          <w:numId w:val="5"/>
        </w:numP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Intuitive Navigation: Clear and logical navigation paths will guide users effortlessly through the platform, minimizing learning curves.</w:t>
      </w:r>
    </w:p>
    <w:p w14:paraId="365ACF26">
      <w:pPr>
        <w:pStyle w:val="34"/>
        <w:numPr>
          <w:ilvl w:val="0"/>
          <w:numId w:val="5"/>
        </w:numPr>
        <w:jc w:val="both"/>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Responsive Design: The UI will dynamically adapt to various screen sizes (desktop, tablet, mobile) using a mobile-first approach, ensuring optimal usability</w:t>
      </w:r>
    </w:p>
    <w:p w14:paraId="54C9B1AE">
      <w:pPr>
        <w:pStyle w:val="34"/>
        <w:numPr>
          <w:ilvl w:val="0"/>
          <w:numId w:val="5"/>
        </w:numP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across all devices.</w:t>
      </w:r>
    </w:p>
    <w:p w14:paraId="58B247FC">
      <w:pPr>
        <w:pStyle w:val="34"/>
        <w:numPr>
          <w:ilvl w:val="0"/>
          <w:numId w:val="5"/>
        </w:numP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Consistent Experience: A unified design language, including consistent typography, color palettes, and component styling, will be applied across the entire</w:t>
      </w:r>
    </w:p>
    <w:p w14:paraId="4A807E57">
      <w:pPr>
        <w:pStyle w:val="34"/>
        <w:numPr>
          <w:ilvl w:val="0"/>
          <w:numId w:val="5"/>
        </w:numP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platform for a cohesive user experience.</w:t>
      </w:r>
    </w:p>
    <w:p w14:paraId="3E7BA9BF">
      <w:pPr>
        <w:pStyle w:val="34"/>
        <w:numPr>
          <w:ilvl w:val="0"/>
          <w:numId w:val="5"/>
        </w:numP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Accessibility: Adherence to WCAG (Web Content Accessibility Guidelines) will ensure the platform is usable by individuals with disabilities, incorporating</w:t>
      </w:r>
    </w:p>
    <w:p w14:paraId="292BCB92">
      <w:pPr>
        <w:pStyle w:val="34"/>
        <w:numPr>
          <w:ilvl w:val="0"/>
          <w:numId w:val="5"/>
        </w:numP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features like keyboard navigation, proper color contrast, and screen reader compatibility.</w:t>
      </w:r>
    </w:p>
    <w:p w14:paraId="102D68F3">
      <w:pPr>
        <w:pStyle w:val="34"/>
        <w:numPr>
          <w:ilvl w:val="0"/>
          <w:numId w:val="5"/>
        </w:num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Visual Appeal: A clean, modern, and engaging aesthetic will be employed to enhance user satisfaction and encourage prolonged engagement.</w:t>
      </w:r>
    </w:p>
    <w:p w14:paraId="391FDBA3">
      <w:pPr>
        <w:spacing w:after="0" w:line="240" w:lineRule="auto"/>
        <w:rPr>
          <w:rFonts w:ascii="Times New Roman" w:hAnsi="Times New Roman" w:eastAsia="Times New Roman" w:cs="Times New Roman"/>
          <w:kern w:val="0"/>
          <w:sz w:val="28"/>
          <w:szCs w:val="28"/>
          <w:lang w:eastAsia="en-IN"/>
          <w14:ligatures w14:val="none"/>
        </w:rPr>
      </w:pPr>
    </w:p>
    <w:p w14:paraId="3D646999">
      <w:pPr>
        <w:spacing w:after="0" w:line="240" w:lineRule="auto"/>
        <w:jc w:val="center"/>
        <w:rPr>
          <w:rFonts w:hint="default" w:ascii="Times New Roman" w:hAnsi="Times New Roman" w:eastAsia="Times New Roman" w:cs="Times New Roman"/>
          <w:b/>
          <w:bCs/>
          <w:kern w:val="0"/>
          <w:sz w:val="32"/>
          <w:szCs w:val="32"/>
          <w:lang w:val="en-US" w:eastAsia="en-IN"/>
          <w14:ligatures w14:val="none"/>
        </w:rPr>
      </w:pP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b/>
          <w:bCs/>
          <w:sz w:val="32"/>
          <w:szCs w:val="32"/>
        </w:rPr>
        <mc:AlternateContent>
          <mc:Choice Requires="wps">
            <w:drawing>
              <wp:anchor distT="0" distB="0" distL="114300" distR="114300" simplePos="0" relativeHeight="251665408" behindDoc="0" locked="0" layoutInCell="1" allowOverlap="1">
                <wp:simplePos x="0" y="0"/>
                <wp:positionH relativeFrom="margin">
                  <wp:posOffset>1348105</wp:posOffset>
                </wp:positionH>
                <wp:positionV relativeFrom="paragraph">
                  <wp:posOffset>751840</wp:posOffset>
                </wp:positionV>
                <wp:extent cx="4191000" cy="7486650"/>
                <wp:effectExtent l="0" t="0" r="0" b="11430"/>
                <wp:wrapNone/>
                <wp:docPr id="608377551" name="Freeform 8"/>
                <wp:cNvGraphicFramePr/>
                <a:graphic xmlns:a="http://schemas.openxmlformats.org/drawingml/2006/main">
                  <a:graphicData uri="http://schemas.microsoft.com/office/word/2010/wordprocessingShape">
                    <wps:wsp>
                      <wps:cNvSpPr/>
                      <wps:spPr>
                        <a:xfrm>
                          <a:off x="0" y="0"/>
                          <a:ext cx="4191000" cy="7486650"/>
                        </a:xfrm>
                        <a:custGeom>
                          <a:avLst/>
                          <a:gdLst/>
                          <a:ahLst/>
                          <a:cxnLst/>
                          <a:rect l="l" t="t" r="r" b="b"/>
                          <a:pathLst>
                            <a:path w="5402953" h="10287000">
                              <a:moveTo>
                                <a:pt x="0" y="0"/>
                              </a:moveTo>
                              <a:lnTo>
                                <a:pt x="5402953" y="0"/>
                              </a:lnTo>
                              <a:lnTo>
                                <a:pt x="5402953" y="10287000"/>
                              </a:lnTo>
                              <a:lnTo>
                                <a:pt x="0" y="10287000"/>
                              </a:lnTo>
                              <a:lnTo>
                                <a:pt x="0" y="0"/>
                              </a:lnTo>
                              <a:close/>
                            </a:path>
                          </a:pathLst>
                        </a:custGeom>
                        <a:blipFill>
                          <a:blip r:embed="rId12"/>
                          <a:stretch>
                            <a:fillRect t="-3747"/>
                          </a:stretch>
                        </a:blipFill>
                      </wps:spPr>
                      <wps:bodyPr/>
                    </wps:wsp>
                  </a:graphicData>
                </a:graphic>
              </wp:anchor>
            </w:drawing>
          </mc:Choice>
          <mc:Fallback>
            <w:pict>
              <v:shape id="Freeform 8" o:spid="_x0000_s1026" o:spt="100" style="position:absolute;left:0pt;margin-left:106.15pt;margin-top:59.2pt;height:589.5pt;width:330pt;mso-position-horizontal-relative:margin;z-index:251665408;mso-width-relative:page;mso-height-relative:page;" filled="t" stroked="f" coordsize="5402953,10287000" o:gfxdata="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" path="m0,0l5402953,0,5402953,10287000,0,10287000,0,0xe">
                <v:fill type="frame" on="t" focussize="0,0" recolor="t" rotate="t" r:id="rId12"/>
                <v:stroke on="f"/>
                <v:imagedata o:title=""/>
                <o:lock v:ext="edit" aspectratio="f"/>
              </v:shape>
            </w:pict>
          </mc:Fallback>
        </mc:AlternateContent>
      </w:r>
      <w:r>
        <w:rPr>
          <w:rFonts w:hint="default" w:ascii="Times New Roman" w:hAnsi="Times New Roman" w:eastAsia="Times New Roman" w:cs="Times New Roman"/>
          <w:b/>
          <w:bCs/>
          <w:kern w:val="0"/>
          <w:sz w:val="32"/>
          <w:szCs w:val="32"/>
          <w:lang w:val="en-US" w:eastAsia="en-IN"/>
          <w14:ligatures w14:val="none"/>
        </w:rPr>
        <w:t>Class Diagram</w:t>
      </w:r>
    </w:p>
    <w:p w14:paraId="02AFADDE">
      <w:pPr>
        <w:spacing w:after="0" w:line="240" w:lineRule="auto"/>
        <w:jc w:val="center"/>
        <w:rPr>
          <w:rFonts w:hint="default" w:ascii="Times New Roman" w:hAnsi="Times New Roman" w:eastAsia="Times New Roman" w:cs="Times New Roman"/>
          <w:kern w:val="0"/>
          <w:sz w:val="36"/>
          <w:szCs w:val="36"/>
          <w:lang w:val="en-US" w:eastAsia="en-IN"/>
          <w14:ligatures w14:val="none"/>
        </w:rPr>
      </w:pPr>
    </w:p>
    <w:p w14:paraId="1639E03F">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p>
    <w:p w14:paraId="455C972B">
      <w:pPr>
        <w:spacing w:after="0" w:line="240" w:lineRule="auto"/>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r>
        <w:rPr>
          <w:rFonts w:ascii="Times New Roman" w:hAnsi="Times New Roman" w:eastAsia="Times New Roman" w:cs="Times New Roman"/>
          <w:kern w:val="0"/>
          <w:sz w:val="28"/>
          <w:szCs w:val="28"/>
          <w:lang w:eastAsia="en-IN"/>
          <w14:ligatures w14:val="none"/>
        </w:rPr>
        <w:br w:type="textWrapping"/>
      </w:r>
    </w:p>
    <w:p w14:paraId="0C203500">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DFD LEVEL 0</w:t>
      </w:r>
    </w:p>
    <w:p w14:paraId="4A9DF573">
      <w:pPr>
        <w:spacing w:after="0" w:line="240" w:lineRule="auto"/>
        <w:rPr>
          <w:rFonts w:ascii="Times New Roman" w:hAnsi="Times New Roman" w:eastAsia="Times New Roman" w:cs="Times New Roman"/>
          <w:kern w:val="0"/>
          <w:sz w:val="28"/>
          <w:szCs w:val="28"/>
          <w:lang w:eastAsia="en-IN"/>
          <w14:ligatures w14:val="none"/>
        </w:rPr>
      </w:pPr>
    </w:p>
    <w:p w14:paraId="28DE1C50">
      <w:pPr>
        <w:spacing w:after="0" w:line="240" w:lineRule="auto"/>
        <w:rPr>
          <w:rFonts w:ascii="Times New Roman" w:hAnsi="Times New Roman" w:eastAsia="Times New Roman" w:cs="Times New Roman"/>
          <w:kern w:val="0"/>
          <w:sz w:val="28"/>
          <w:szCs w:val="28"/>
          <w:lang w:eastAsia="en-IN"/>
          <w14:ligatures w14:val="none"/>
        </w:rPr>
      </w:pPr>
    </w:p>
    <w:p w14:paraId="6BF0F33D">
      <w:pPr>
        <w:spacing w:after="0" w:line="240" w:lineRule="auto"/>
        <w:rPr>
          <w:rFonts w:ascii="Times New Roman" w:hAnsi="Times New Roman" w:eastAsia="Times New Roman" w:cs="Times New Roman"/>
          <w:kern w:val="0"/>
          <w:sz w:val="28"/>
          <w:szCs w:val="28"/>
          <w:lang w:eastAsia="en-IN"/>
          <w14:ligatures w14:val="none"/>
        </w:rPr>
      </w:pPr>
    </w:p>
    <w:p w14:paraId="15B0649F">
      <w:pPr>
        <w:spacing w:after="0" w:line="240" w:lineRule="auto"/>
        <w:rPr>
          <w:rFonts w:ascii="Times New Roman" w:hAnsi="Times New Roman" w:eastAsia="Times New Roman" w:cs="Times New Roman"/>
          <w:kern w:val="0"/>
          <w:sz w:val="28"/>
          <w:szCs w:val="28"/>
          <w:lang w:eastAsia="en-IN"/>
          <w14:ligatures w14:val="none"/>
        </w:rPr>
      </w:pPr>
      <w:r>
        <mc:AlternateContent>
          <mc:Choice Requires="wpg">
            <w:drawing>
              <wp:anchor distT="0" distB="0" distL="114300" distR="114300" simplePos="0" relativeHeight="251660288" behindDoc="0" locked="0" layoutInCell="1" allowOverlap="1">
                <wp:simplePos x="0" y="0"/>
                <wp:positionH relativeFrom="margin">
                  <wp:posOffset>-797560</wp:posOffset>
                </wp:positionH>
                <wp:positionV relativeFrom="paragraph">
                  <wp:posOffset>22860</wp:posOffset>
                </wp:positionV>
                <wp:extent cx="7090410" cy="3127375"/>
                <wp:effectExtent l="0" t="0" r="11430" b="12065"/>
                <wp:wrapNone/>
                <wp:docPr id="12" name="Group 1"/>
                <wp:cNvGraphicFramePr/>
                <a:graphic xmlns:a="http://schemas.openxmlformats.org/drawingml/2006/main">
                  <a:graphicData uri="http://schemas.microsoft.com/office/word/2010/wordprocessingGroup">
                    <wpg:wgp>
                      <wpg:cNvGrpSpPr/>
                      <wpg:grpSpPr>
                        <a:xfrm>
                          <a:off x="0" y="0"/>
                          <a:ext cx="7090410" cy="3127375"/>
                          <a:chOff x="0" y="0"/>
                          <a:chExt cx="24110442" cy="12218416"/>
                        </a:xfrm>
                      </wpg:grpSpPr>
                      <wps:wsp>
                        <wps:cNvPr id="1368161490" name="Freeform 13"/>
                        <wps:cNvSpPr/>
                        <wps:spPr>
                          <a:xfrm>
                            <a:off x="0" y="0"/>
                            <a:ext cx="24110442" cy="12218416"/>
                          </a:xfrm>
                          <a:custGeom>
                            <a:avLst/>
                            <a:gdLst/>
                            <a:ahLst/>
                            <a:cxnLst/>
                            <a:rect l="l" t="t" r="r" b="b"/>
                            <a:pathLst>
                              <a:path w="24110442" h="12218416">
                                <a:moveTo>
                                  <a:pt x="0" y="0"/>
                                </a:moveTo>
                                <a:lnTo>
                                  <a:pt x="24110442" y="0"/>
                                </a:lnTo>
                                <a:lnTo>
                                  <a:pt x="24110442" y="12218416"/>
                                </a:lnTo>
                                <a:lnTo>
                                  <a:pt x="0" y="12218416"/>
                                </a:lnTo>
                                <a:lnTo>
                                  <a:pt x="0" y="0"/>
                                </a:lnTo>
                                <a:close/>
                              </a:path>
                            </a:pathLst>
                          </a:custGeom>
                          <a:blipFill>
                            <a:blip r:embed="rId13"/>
                            <a:stretch>
                              <a:fillRect/>
                            </a:stretch>
                          </a:blipFill>
                        </wps:spPr>
                        <wps:bodyPr/>
                      </wps:wsp>
                    </wpg:wgp>
                  </a:graphicData>
                </a:graphic>
              </wp:anchor>
            </w:drawing>
          </mc:Choice>
          <mc:Fallback>
            <w:pict>
              <v:group id="Group 1" o:spid="_x0000_s1026" o:spt="203" style="position:absolute;left:0pt;margin-left:-62.8pt;margin-top:1.8pt;height:246.25pt;width:558.3pt;mso-position-horizontal-relative:margin;z-index:251660288;mso-width-relative:page;mso-height-relative:page;" coordsize="24110442,12218416" o:gfxdata="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">
                <o:lock v:ext="edit" aspectratio="f"/>
                <v:shape id="Freeform 13" o:spid="_x0000_s1026" o:spt="100" style="position:absolute;left:0;top:0;height:12218416;width:24110442;" filled="t" stroked="f" coordsize="24110442,12218416" o:gfxdata="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3VvVlxgAAAOMAAAAPAAAAAAAAAAEAIAAAACIAAABkcnMvZG93bnJldi54bWxQSwECFAAUAAAA&#10;CACHTuJAMy8FnjsAAAA5AAAAEAAAAAAAAAABACAAAAAVAQAAZHJzL3NoYXBleG1sLnhtbFBLBQYA&#10;AAAABgAGAFsBAAC/AwAAAAA=&#10;" path="m0,0l24110442,0,24110442,12218416,0,12218416,0,0xe">
                  <v:fill type="frame" on="t" focussize="0,0" recolor="t" rotate="t" r:id="rId13"/>
                  <v:stroke on="f"/>
                  <v:imagedata o:title=""/>
                  <o:lock v:ext="edit" aspectratio="f"/>
                </v:shape>
              </v:group>
            </w:pict>
          </mc:Fallback>
        </mc:AlternateContent>
      </w:r>
    </w:p>
    <w:p w14:paraId="2B10EC2C">
      <w:pPr>
        <w:spacing w:after="0" w:line="240" w:lineRule="auto"/>
        <w:rPr>
          <w:rFonts w:ascii="Times New Roman" w:hAnsi="Times New Roman" w:eastAsia="Times New Roman" w:cs="Times New Roman"/>
          <w:kern w:val="0"/>
          <w:sz w:val="28"/>
          <w:szCs w:val="28"/>
          <w:lang w:eastAsia="en-IN"/>
          <w14:ligatures w14:val="none"/>
        </w:rPr>
      </w:pPr>
    </w:p>
    <w:p w14:paraId="4341279B">
      <w:pPr>
        <w:spacing w:after="0" w:line="240" w:lineRule="auto"/>
        <w:rPr>
          <w:rFonts w:ascii="Times New Roman" w:hAnsi="Times New Roman" w:eastAsia="Times New Roman" w:cs="Times New Roman"/>
          <w:kern w:val="0"/>
          <w:sz w:val="28"/>
          <w:szCs w:val="28"/>
          <w:lang w:eastAsia="en-IN"/>
          <w14:ligatures w14:val="none"/>
        </w:rPr>
      </w:pPr>
    </w:p>
    <w:p w14:paraId="3599340F">
      <w:pPr>
        <w:spacing w:after="0" w:line="240" w:lineRule="auto"/>
        <w:rPr>
          <w:rFonts w:ascii="Times New Roman" w:hAnsi="Times New Roman" w:eastAsia="Times New Roman" w:cs="Times New Roman"/>
          <w:kern w:val="0"/>
          <w:sz w:val="28"/>
          <w:szCs w:val="28"/>
          <w:lang w:eastAsia="en-IN"/>
          <w14:ligatures w14:val="none"/>
        </w:rPr>
      </w:pPr>
    </w:p>
    <w:p w14:paraId="516EF99E">
      <w:pPr>
        <w:spacing w:after="0" w:line="240" w:lineRule="auto"/>
        <w:rPr>
          <w:rFonts w:ascii="Times New Roman" w:hAnsi="Times New Roman" w:eastAsia="Times New Roman" w:cs="Times New Roman"/>
          <w:kern w:val="0"/>
          <w:sz w:val="28"/>
          <w:szCs w:val="28"/>
          <w:lang w:eastAsia="en-IN"/>
          <w14:ligatures w14:val="none"/>
        </w:rPr>
      </w:pPr>
    </w:p>
    <w:p w14:paraId="296AF7E5">
      <w:pPr>
        <w:spacing w:after="0" w:line="240" w:lineRule="auto"/>
        <w:rPr>
          <w:rFonts w:ascii="Times New Roman" w:hAnsi="Times New Roman" w:eastAsia="Times New Roman" w:cs="Times New Roman"/>
          <w:kern w:val="0"/>
          <w:sz w:val="28"/>
          <w:szCs w:val="28"/>
          <w:lang w:eastAsia="en-IN"/>
          <w14:ligatures w14:val="none"/>
        </w:rPr>
      </w:pPr>
    </w:p>
    <w:p w14:paraId="07B4C956">
      <w:pPr>
        <w:spacing w:after="0" w:line="240" w:lineRule="auto"/>
        <w:rPr>
          <w:rFonts w:ascii="Times New Roman" w:hAnsi="Times New Roman" w:eastAsia="Times New Roman" w:cs="Times New Roman"/>
          <w:kern w:val="0"/>
          <w:sz w:val="28"/>
          <w:szCs w:val="28"/>
          <w:lang w:eastAsia="en-IN"/>
          <w14:ligatures w14:val="none"/>
        </w:rPr>
      </w:pPr>
    </w:p>
    <w:p w14:paraId="3D9CA41C">
      <w:pPr>
        <w:spacing w:after="0" w:line="240" w:lineRule="auto"/>
        <w:rPr>
          <w:rFonts w:ascii="Times New Roman" w:hAnsi="Times New Roman" w:eastAsia="Times New Roman" w:cs="Times New Roman"/>
          <w:kern w:val="0"/>
          <w:sz w:val="28"/>
          <w:szCs w:val="28"/>
          <w:lang w:eastAsia="en-IN"/>
          <w14:ligatures w14:val="none"/>
        </w:rPr>
      </w:pPr>
    </w:p>
    <w:p w14:paraId="3D50A508">
      <w:pPr>
        <w:spacing w:after="0" w:line="240" w:lineRule="auto"/>
        <w:rPr>
          <w:rFonts w:ascii="Times New Roman" w:hAnsi="Times New Roman" w:eastAsia="Times New Roman" w:cs="Times New Roman"/>
          <w:kern w:val="0"/>
          <w:sz w:val="28"/>
          <w:szCs w:val="28"/>
          <w:lang w:eastAsia="en-IN"/>
          <w14:ligatures w14:val="none"/>
        </w:rPr>
      </w:pPr>
    </w:p>
    <w:p w14:paraId="59D7FC18">
      <w:pPr>
        <w:spacing w:after="0" w:line="240" w:lineRule="auto"/>
        <w:rPr>
          <w:rFonts w:ascii="Times New Roman" w:hAnsi="Times New Roman" w:eastAsia="Times New Roman" w:cs="Times New Roman"/>
          <w:kern w:val="0"/>
          <w:sz w:val="28"/>
          <w:szCs w:val="28"/>
          <w:lang w:eastAsia="en-IN"/>
          <w14:ligatures w14:val="none"/>
        </w:rPr>
      </w:pPr>
    </w:p>
    <w:p w14:paraId="4DEF1CE7">
      <w:pPr>
        <w:spacing w:after="0" w:line="240" w:lineRule="auto"/>
        <w:rPr>
          <w:rFonts w:ascii="Times New Roman" w:hAnsi="Times New Roman" w:eastAsia="Times New Roman" w:cs="Times New Roman"/>
          <w:kern w:val="0"/>
          <w:sz w:val="28"/>
          <w:szCs w:val="28"/>
          <w:lang w:eastAsia="en-IN"/>
          <w14:ligatures w14:val="none"/>
        </w:rPr>
      </w:pPr>
    </w:p>
    <w:p w14:paraId="6934B13E">
      <w:pPr>
        <w:spacing w:after="0" w:line="240" w:lineRule="auto"/>
        <w:rPr>
          <w:rFonts w:ascii="Times New Roman" w:hAnsi="Times New Roman" w:eastAsia="Times New Roman" w:cs="Times New Roman"/>
          <w:kern w:val="0"/>
          <w:sz w:val="28"/>
          <w:szCs w:val="28"/>
          <w:lang w:eastAsia="en-IN"/>
          <w14:ligatures w14:val="none"/>
        </w:rPr>
      </w:pPr>
    </w:p>
    <w:p w14:paraId="258083DF">
      <w:pPr>
        <w:spacing w:after="0" w:line="240" w:lineRule="auto"/>
        <w:rPr>
          <w:rFonts w:ascii="Times New Roman" w:hAnsi="Times New Roman" w:eastAsia="Times New Roman" w:cs="Times New Roman"/>
          <w:kern w:val="0"/>
          <w:sz w:val="28"/>
          <w:szCs w:val="28"/>
          <w:lang w:eastAsia="en-IN"/>
          <w14:ligatures w14:val="none"/>
        </w:rPr>
      </w:pPr>
    </w:p>
    <w:p w14:paraId="4E4FCE83">
      <w:pPr>
        <w:spacing w:after="0" w:line="240" w:lineRule="auto"/>
        <w:rPr>
          <w:rFonts w:ascii="Times New Roman" w:hAnsi="Times New Roman" w:eastAsia="Times New Roman" w:cs="Times New Roman"/>
          <w:kern w:val="0"/>
          <w:sz w:val="28"/>
          <w:szCs w:val="28"/>
          <w:lang w:eastAsia="en-IN"/>
          <w14:ligatures w14:val="none"/>
        </w:rPr>
      </w:pPr>
    </w:p>
    <w:p w14:paraId="66B262E3">
      <w:pPr>
        <w:spacing w:after="0" w:line="240" w:lineRule="auto"/>
        <w:rPr>
          <w:rFonts w:ascii="Times New Roman" w:hAnsi="Times New Roman" w:eastAsia="Times New Roman" w:cs="Times New Roman"/>
          <w:kern w:val="0"/>
          <w:sz w:val="28"/>
          <w:szCs w:val="28"/>
          <w:lang w:eastAsia="en-IN"/>
          <w14:ligatures w14:val="none"/>
        </w:rPr>
      </w:pPr>
    </w:p>
    <w:p w14:paraId="64887C7F">
      <w:pPr>
        <w:spacing w:after="0" w:line="240" w:lineRule="auto"/>
        <w:rPr>
          <w:rFonts w:ascii="Times New Roman" w:hAnsi="Times New Roman" w:eastAsia="Times New Roman" w:cs="Times New Roman"/>
          <w:kern w:val="0"/>
          <w:sz w:val="28"/>
          <w:szCs w:val="28"/>
          <w:lang w:eastAsia="en-IN"/>
          <w14:ligatures w14:val="none"/>
        </w:rPr>
      </w:pPr>
    </w:p>
    <w:p w14:paraId="130647DD">
      <w:pPr>
        <w:spacing w:after="0" w:line="240" w:lineRule="auto"/>
        <w:jc w:val="center"/>
        <w:rPr>
          <w:rFonts w:hint="default" w:ascii="Times New Roman" w:hAnsi="Times New Roman" w:eastAsia="Times New Roman" w:cs="Times New Roman"/>
          <w:b/>
          <w:bCs/>
          <w:kern w:val="0"/>
          <w:sz w:val="32"/>
          <w:szCs w:val="32"/>
          <w:lang w:val="en-US" w:eastAsia="en-IN"/>
          <w14:ligatures w14:val="none"/>
        </w:rPr>
      </w:pPr>
      <w:r>
        <w:rPr>
          <w:rFonts w:ascii="Times New Roman" w:hAnsi="Times New Roman" w:eastAsia="Times New Roman" w:cs="Times New Roman"/>
          <w:b/>
          <w:bCs/>
          <w:kern w:val="0"/>
          <w:sz w:val="32"/>
          <w:szCs w:val="32"/>
          <w:lang w:eastAsia="en-IN"/>
          <w14:ligatures w14:val="none"/>
        </w:rPr>
        <w:t xml:space="preserve">DFD LEVEL </w:t>
      </w:r>
      <w:r>
        <w:rPr>
          <w:rFonts w:hint="default" w:ascii="Times New Roman" w:hAnsi="Times New Roman" w:eastAsia="Times New Roman" w:cs="Times New Roman"/>
          <w:b/>
          <w:bCs/>
          <w:kern w:val="0"/>
          <w:sz w:val="32"/>
          <w:szCs w:val="32"/>
          <w:lang w:val="en-US" w:eastAsia="en-IN"/>
          <w14:ligatures w14:val="none"/>
        </w:rPr>
        <w:t>1</w:t>
      </w:r>
    </w:p>
    <w:p w14:paraId="631D12C4">
      <w:pPr>
        <w:spacing w:after="0" w:line="240" w:lineRule="auto"/>
        <w:rPr>
          <w:rFonts w:ascii="Times New Roman" w:hAnsi="Times New Roman" w:eastAsia="Times New Roman" w:cs="Times New Roman"/>
          <w:kern w:val="0"/>
          <w:sz w:val="28"/>
          <w:szCs w:val="28"/>
          <w:lang w:eastAsia="en-IN"/>
          <w14:ligatures w14:val="none"/>
        </w:rPr>
      </w:pPr>
      <w:r>
        <mc:AlternateContent>
          <mc:Choice Requires="wpg">
            <w:drawing>
              <wp:anchor distT="0" distB="0" distL="114300" distR="114300" simplePos="0" relativeHeight="251661312" behindDoc="0" locked="0" layoutInCell="1" allowOverlap="1">
                <wp:simplePos x="0" y="0"/>
                <wp:positionH relativeFrom="margin">
                  <wp:posOffset>-817245</wp:posOffset>
                </wp:positionH>
                <wp:positionV relativeFrom="paragraph">
                  <wp:posOffset>30480</wp:posOffset>
                </wp:positionV>
                <wp:extent cx="7048500" cy="4552950"/>
                <wp:effectExtent l="0" t="0" r="0" b="0"/>
                <wp:wrapNone/>
                <wp:docPr id="11" name="Group 1"/>
                <wp:cNvGraphicFramePr/>
                <a:graphic xmlns:a="http://schemas.openxmlformats.org/drawingml/2006/main">
                  <a:graphicData uri="http://schemas.microsoft.com/office/word/2010/wordprocessingGroup">
                    <wpg:wgp>
                      <wpg:cNvGrpSpPr/>
                      <wpg:grpSpPr>
                        <a:xfrm>
                          <a:off x="0" y="0"/>
                          <a:ext cx="7048500" cy="4552950"/>
                          <a:chOff x="0" y="0"/>
                          <a:chExt cx="24862028" cy="12185015"/>
                        </a:xfrm>
                      </wpg:grpSpPr>
                      <wps:wsp>
                        <wps:cNvPr id="748219403" name="Freeform 12"/>
                        <wps:cNvSpPr/>
                        <wps:spPr>
                          <a:xfrm>
                            <a:off x="0" y="0"/>
                            <a:ext cx="24862028" cy="12185015"/>
                          </a:xfrm>
                          <a:custGeom>
                            <a:avLst/>
                            <a:gdLst/>
                            <a:ahLst/>
                            <a:cxnLst/>
                            <a:rect l="l" t="t" r="r" b="b"/>
                            <a:pathLst>
                              <a:path w="24862028" h="12185015">
                                <a:moveTo>
                                  <a:pt x="0" y="0"/>
                                </a:moveTo>
                                <a:lnTo>
                                  <a:pt x="24862028" y="0"/>
                                </a:lnTo>
                                <a:lnTo>
                                  <a:pt x="24862028" y="12185015"/>
                                </a:lnTo>
                                <a:lnTo>
                                  <a:pt x="0" y="12185015"/>
                                </a:lnTo>
                                <a:lnTo>
                                  <a:pt x="0" y="0"/>
                                </a:lnTo>
                                <a:close/>
                              </a:path>
                            </a:pathLst>
                          </a:custGeom>
                          <a:blipFill>
                            <a:blip r:embed="rId14"/>
                            <a:stretch>
                              <a:fillRect/>
                            </a:stretch>
                          </a:blipFill>
                        </wps:spPr>
                        <wps:bodyPr/>
                      </wps:wsp>
                    </wpg:wgp>
                  </a:graphicData>
                </a:graphic>
              </wp:anchor>
            </w:drawing>
          </mc:Choice>
          <mc:Fallback>
            <w:pict>
              <v:group id="Group 1" o:spid="_x0000_s1026" o:spt="203" style="position:absolute;left:0pt;margin-left:-64.35pt;margin-top:2.4pt;height:358.5pt;width:555pt;mso-position-horizontal-relative:margin;z-index:251661312;mso-width-relative:page;mso-height-relative:page;" coordsize="24862028,12185015" o:gfxdata="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">
                <o:lock v:ext="edit" aspectratio="f"/>
                <v:shape id="Freeform 12" o:spid="_x0000_s1026" o:spt="100" style="position:absolute;left:0;top:0;height:12185015;width:24862028;" filled="t" stroked="f" coordsize="24862028,12185015" o:gfxdata="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pA&#10;GNnCAAAA4gAAAA8AAAAAAAAAAQAgAAAAIgAAAGRycy9kb3ducmV2LnhtbFBLAQIUABQAAAAIAIdO&#10;4kAzLwWeOwAAADkAAAAQAAAAAAAAAAEAIAAAABEBAABkcnMvc2hhcGV4bWwueG1sUEsFBgAAAAAG&#10;AAYAWwEAALsDAAAAAA==&#10;" path="m0,0l24862028,0,24862028,12185015,0,12185015,0,0xe">
                  <v:fill type="frame" on="t" focussize="0,0" recolor="t" rotate="t" r:id="rId14"/>
                  <v:stroke on="f"/>
                  <v:imagedata o:title=""/>
                  <o:lock v:ext="edit" aspectratio="f"/>
                </v:shape>
              </v:group>
            </w:pict>
          </mc:Fallback>
        </mc:AlternateContent>
      </w:r>
    </w:p>
    <w:p w14:paraId="6D65C1FE">
      <w:pPr>
        <w:spacing w:after="0" w:line="240" w:lineRule="auto"/>
        <w:rPr>
          <w:rFonts w:ascii="Times New Roman" w:hAnsi="Times New Roman" w:eastAsia="Times New Roman" w:cs="Times New Roman"/>
          <w:kern w:val="0"/>
          <w:sz w:val="28"/>
          <w:szCs w:val="28"/>
          <w:lang w:eastAsia="en-IN"/>
          <w14:ligatures w14:val="none"/>
        </w:rPr>
      </w:pPr>
    </w:p>
    <w:p w14:paraId="73D0107A">
      <w:pPr>
        <w:spacing w:after="0" w:line="240" w:lineRule="auto"/>
        <w:rPr>
          <w:rFonts w:ascii="Times New Roman" w:hAnsi="Times New Roman" w:eastAsia="Times New Roman" w:cs="Times New Roman"/>
          <w:kern w:val="0"/>
          <w:sz w:val="28"/>
          <w:szCs w:val="28"/>
          <w:lang w:eastAsia="en-IN"/>
          <w14:ligatures w14:val="none"/>
        </w:rPr>
      </w:pPr>
    </w:p>
    <w:p w14:paraId="78484E04">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DFD LEVEL 1</w:t>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cr/>
      </w:r>
    </w:p>
    <w:p w14:paraId="08E5E1DF">
      <w:pPr>
        <w:spacing w:after="0" w:line="240" w:lineRule="auto"/>
        <w:rPr>
          <w:rFonts w:ascii="Times New Roman" w:hAnsi="Times New Roman" w:eastAsia="Times New Roman" w:cs="Times New Roman"/>
          <w:kern w:val="0"/>
          <w:sz w:val="28"/>
          <w:szCs w:val="28"/>
          <w:lang w:eastAsia="en-IN"/>
          <w14:ligatures w14:val="none"/>
        </w:rPr>
      </w:pPr>
    </w:p>
    <w:p w14:paraId="7616E992">
      <w:pPr>
        <w:spacing w:after="0" w:line="240" w:lineRule="auto"/>
        <w:rPr>
          <w:rFonts w:ascii="Times New Roman" w:hAnsi="Times New Roman" w:eastAsia="Times New Roman" w:cs="Times New Roman"/>
          <w:kern w:val="0"/>
          <w:sz w:val="28"/>
          <w:szCs w:val="28"/>
          <w:lang w:eastAsia="en-IN"/>
          <w14:ligatures w14:val="none"/>
        </w:rPr>
      </w:pPr>
    </w:p>
    <w:p w14:paraId="680B83C4">
      <w:pPr>
        <w:spacing w:after="0" w:line="240" w:lineRule="auto"/>
        <w:rPr>
          <w:rFonts w:ascii="Times New Roman" w:hAnsi="Times New Roman" w:eastAsia="Times New Roman" w:cs="Times New Roman"/>
          <w:kern w:val="0"/>
          <w:sz w:val="28"/>
          <w:szCs w:val="28"/>
          <w:lang w:eastAsia="en-IN"/>
          <w14:ligatures w14:val="none"/>
        </w:rPr>
      </w:pPr>
    </w:p>
    <w:p w14:paraId="1CCAEE9E">
      <w:pPr>
        <w:spacing w:after="0" w:line="240" w:lineRule="auto"/>
        <w:rPr>
          <w:rFonts w:ascii="Times New Roman" w:hAnsi="Times New Roman" w:eastAsia="Times New Roman" w:cs="Times New Roman"/>
          <w:kern w:val="0"/>
          <w:sz w:val="28"/>
          <w:szCs w:val="28"/>
          <w:lang w:eastAsia="en-IN"/>
          <w14:ligatures w14:val="none"/>
        </w:rPr>
      </w:pPr>
    </w:p>
    <w:p w14:paraId="3030D2E7">
      <w:pPr>
        <w:spacing w:after="0" w:line="240" w:lineRule="auto"/>
        <w:rPr>
          <w:rFonts w:ascii="Times New Roman" w:hAnsi="Times New Roman" w:eastAsia="Times New Roman" w:cs="Times New Roman"/>
          <w:kern w:val="0"/>
          <w:sz w:val="28"/>
          <w:szCs w:val="28"/>
          <w:lang w:eastAsia="en-IN"/>
          <w14:ligatures w14:val="none"/>
        </w:rPr>
      </w:pPr>
    </w:p>
    <w:p w14:paraId="5C17C7E6">
      <w:pPr>
        <w:spacing w:after="0" w:line="240" w:lineRule="auto"/>
        <w:rPr>
          <w:rFonts w:ascii="Times New Roman" w:hAnsi="Times New Roman" w:eastAsia="Times New Roman" w:cs="Times New Roman"/>
          <w:kern w:val="0"/>
          <w:sz w:val="28"/>
          <w:szCs w:val="28"/>
          <w:lang w:eastAsia="en-IN"/>
          <w14:ligatures w14:val="none"/>
        </w:rPr>
      </w:pPr>
    </w:p>
    <w:p w14:paraId="175CB68C">
      <w:pPr>
        <w:spacing w:after="0" w:line="240" w:lineRule="auto"/>
        <w:rPr>
          <w:rFonts w:ascii="Times New Roman" w:hAnsi="Times New Roman" w:eastAsia="Times New Roman" w:cs="Times New Roman"/>
          <w:kern w:val="0"/>
          <w:sz w:val="28"/>
          <w:szCs w:val="28"/>
          <w:lang w:eastAsia="en-IN"/>
          <w14:ligatures w14:val="none"/>
        </w:rPr>
      </w:pPr>
    </w:p>
    <w:p w14:paraId="28DE53A8">
      <w:pPr>
        <w:spacing w:after="0" w:line="240" w:lineRule="auto"/>
        <w:jc w:val="center"/>
        <w:rPr>
          <w:rFonts w:hint="default" w:ascii="Times New Roman" w:hAnsi="Times New Roman" w:eastAsia="Times New Roman" w:cs="Times New Roman"/>
          <w:b/>
          <w:bCs/>
          <w:kern w:val="0"/>
          <w:sz w:val="32"/>
          <w:szCs w:val="32"/>
          <w:vertAlign w:val="subscript"/>
          <w:lang w:val="en-US" w:eastAsia="en-IN"/>
          <w14:ligatures w14:val="none"/>
        </w:rPr>
      </w:pPr>
      <w:r>
        <w:rPr>
          <w:rFonts w:hint="default" w:ascii="Times New Roman" w:hAnsi="Times New Roman" w:eastAsia="Times New Roman" w:cs="Times New Roman"/>
          <w:b/>
          <w:bCs/>
          <w:kern w:val="0"/>
          <w:sz w:val="32"/>
          <w:szCs w:val="32"/>
          <w:lang w:val="en-US" w:eastAsia="en-IN"/>
          <w14:ligatures w14:val="none"/>
        </w:rPr>
        <w:t>Activity Diagram</w:t>
      </w:r>
    </w:p>
    <w:p w14:paraId="36423BEF">
      <w:pPr>
        <w:spacing w:after="0" w:line="240" w:lineRule="auto"/>
        <w:rPr>
          <w:rFonts w:ascii="Times New Roman" w:hAnsi="Times New Roman" w:eastAsia="Times New Roman" w:cs="Times New Roman"/>
          <w:kern w:val="0"/>
          <w:sz w:val="28"/>
          <w:szCs w:val="28"/>
          <w:lang w:eastAsia="en-IN"/>
          <w14:ligatures w14:val="none"/>
        </w:rPr>
      </w:pPr>
      <w:r>
        <mc:AlternateContent>
          <mc:Choice Requires="wps">
            <w:drawing>
              <wp:anchor distT="0" distB="0" distL="114300" distR="114300" simplePos="0" relativeHeight="251662336" behindDoc="0" locked="0" layoutInCell="1" allowOverlap="1">
                <wp:simplePos x="0" y="0"/>
                <wp:positionH relativeFrom="margin">
                  <wp:posOffset>-548005</wp:posOffset>
                </wp:positionH>
                <wp:positionV relativeFrom="paragraph">
                  <wp:posOffset>104140</wp:posOffset>
                </wp:positionV>
                <wp:extent cx="6629400" cy="7162800"/>
                <wp:effectExtent l="0" t="0" r="0" b="0"/>
                <wp:wrapNone/>
                <wp:docPr id="1712284445" name="Freeform 8"/>
                <wp:cNvGraphicFramePr/>
                <a:graphic xmlns:a="http://schemas.openxmlformats.org/drawingml/2006/main">
                  <a:graphicData uri="http://schemas.microsoft.com/office/word/2010/wordprocessingShape">
                    <wps:wsp>
                      <wps:cNvSpPr/>
                      <wps:spPr>
                        <a:xfrm>
                          <a:off x="0" y="0"/>
                          <a:ext cx="6629400" cy="7162800"/>
                        </a:xfrm>
                        <a:custGeom>
                          <a:avLst/>
                          <a:gdLst/>
                          <a:ahLst/>
                          <a:cxnLst/>
                          <a:rect l="l" t="t" r="r" b="b"/>
                          <a:pathLst>
                            <a:path w="11873061" h="10075000">
                              <a:moveTo>
                                <a:pt x="0" y="0"/>
                              </a:moveTo>
                              <a:lnTo>
                                <a:pt x="11873061" y="0"/>
                              </a:lnTo>
                              <a:lnTo>
                                <a:pt x="11873061" y="10075000"/>
                              </a:lnTo>
                              <a:lnTo>
                                <a:pt x="0" y="10075000"/>
                              </a:lnTo>
                              <a:lnTo>
                                <a:pt x="0" y="0"/>
                              </a:lnTo>
                              <a:close/>
                            </a:path>
                          </a:pathLst>
                        </a:custGeom>
                        <a:blipFill>
                          <a:blip r:embed="rId15"/>
                          <a:stretch>
                            <a:fillRect t="-3705"/>
                          </a:stretch>
                        </a:blipFill>
                      </wps:spPr>
                      <wps:bodyPr/>
                    </wps:wsp>
                  </a:graphicData>
                </a:graphic>
              </wp:anchor>
            </w:drawing>
          </mc:Choice>
          <mc:Fallback>
            <w:pict>
              <v:shape id="Freeform 8" o:spid="_x0000_s1026" o:spt="100" style="position:absolute;left:0pt;margin-left:-43.15pt;margin-top:8.2pt;height:564pt;width:522pt;mso-position-horizontal-relative:margin;z-index:251662336;mso-width-relative:page;mso-height-relative:page;" filled="t" stroked="f" coordsize="11873061,10075000" o:gfxdata="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" path="m0,0l11873061,0,11873061,10075000,0,10075000,0,0xe">
                <v:fill type="frame" on="t" focussize="0,0" recolor="t" rotate="t" r:id="rId15"/>
                <v:stroke on="f"/>
                <v:imagedata o:title=""/>
                <o:lock v:ext="edit" aspectratio="f"/>
              </v:shape>
            </w:pict>
          </mc:Fallback>
        </mc:AlternateContent>
      </w:r>
    </w:p>
    <w:p w14:paraId="260220DC">
      <w:pPr>
        <w:spacing w:after="0" w:line="240" w:lineRule="auto"/>
        <w:rPr>
          <w:rFonts w:ascii="Times New Roman" w:hAnsi="Times New Roman" w:eastAsia="Times New Roman" w:cs="Times New Roman"/>
          <w:kern w:val="0"/>
          <w:sz w:val="28"/>
          <w:szCs w:val="28"/>
          <w:lang w:eastAsia="en-IN"/>
          <w14:ligatures w14:val="none"/>
        </w:rPr>
      </w:pPr>
    </w:p>
    <w:p w14:paraId="3AB35404">
      <w:pPr>
        <w:spacing w:after="0" w:line="240" w:lineRule="auto"/>
        <w:rPr>
          <w:rFonts w:ascii="Times New Roman" w:hAnsi="Times New Roman" w:eastAsia="Times New Roman" w:cs="Times New Roman"/>
          <w:kern w:val="0"/>
          <w:sz w:val="28"/>
          <w:szCs w:val="28"/>
          <w:lang w:eastAsia="en-IN"/>
          <w14:ligatures w14:val="none"/>
        </w:rPr>
      </w:pPr>
    </w:p>
    <w:p w14:paraId="0CAAEADC">
      <w:pPr>
        <w:spacing w:after="0" w:line="240" w:lineRule="auto"/>
        <w:rPr>
          <w:rFonts w:ascii="Times New Roman" w:hAnsi="Times New Roman" w:eastAsia="Times New Roman" w:cs="Times New Roman"/>
          <w:kern w:val="0"/>
          <w:sz w:val="28"/>
          <w:szCs w:val="28"/>
          <w:lang w:eastAsia="en-IN"/>
          <w14:ligatures w14:val="none"/>
        </w:rPr>
      </w:pPr>
    </w:p>
    <w:p w14:paraId="14009F64">
      <w:pPr>
        <w:spacing w:after="0" w:line="240" w:lineRule="auto"/>
        <w:rPr>
          <w:rFonts w:ascii="Times New Roman" w:hAnsi="Times New Roman" w:eastAsia="Times New Roman" w:cs="Times New Roman"/>
          <w:kern w:val="0"/>
          <w:sz w:val="28"/>
          <w:szCs w:val="28"/>
          <w:lang w:eastAsia="en-IN"/>
          <w14:ligatures w14:val="none"/>
        </w:rPr>
      </w:pPr>
    </w:p>
    <w:p w14:paraId="76EF6BE8">
      <w:pPr>
        <w:spacing w:after="0" w:line="240" w:lineRule="auto"/>
        <w:rPr>
          <w:rFonts w:ascii="Times New Roman" w:hAnsi="Times New Roman" w:eastAsia="Times New Roman" w:cs="Times New Roman"/>
          <w:kern w:val="0"/>
          <w:sz w:val="28"/>
          <w:szCs w:val="28"/>
          <w:lang w:eastAsia="en-IN"/>
          <w14:ligatures w14:val="none"/>
        </w:rPr>
      </w:pPr>
    </w:p>
    <w:p w14:paraId="5A0BA668">
      <w:pPr>
        <w:spacing w:after="0" w:line="240" w:lineRule="auto"/>
        <w:rPr>
          <w:rFonts w:ascii="Times New Roman" w:hAnsi="Times New Roman" w:eastAsia="Times New Roman" w:cs="Times New Roman"/>
          <w:kern w:val="0"/>
          <w:sz w:val="28"/>
          <w:szCs w:val="28"/>
          <w:lang w:eastAsia="en-IN"/>
          <w14:ligatures w14:val="none"/>
        </w:rPr>
      </w:pPr>
    </w:p>
    <w:p w14:paraId="0BFBB8D4">
      <w:pPr>
        <w:spacing w:after="0" w:line="240" w:lineRule="auto"/>
        <w:jc w:val="center"/>
        <w:rPr>
          <w:rFonts w:ascii="Times New Roman" w:hAnsi="Times New Roman" w:eastAsia="Times New Roman" w:cs="Times New Roman"/>
          <w:kern w:val="0"/>
          <w:sz w:val="28"/>
          <w:szCs w:val="28"/>
          <w:lang w:eastAsia="en-IN"/>
          <w14:ligatures w14:val="none"/>
        </w:rPr>
      </w:pPr>
    </w:p>
    <w:p w14:paraId="52EE56B6">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Activity Diagram</w:t>
      </w:r>
    </w:p>
    <w:p w14:paraId="1C8158B7">
      <w:pPr>
        <w:spacing w:after="0" w:line="240" w:lineRule="auto"/>
        <w:jc w:val="center"/>
        <w:rPr>
          <w:rFonts w:ascii="Times New Roman" w:hAnsi="Times New Roman" w:eastAsia="Times New Roman" w:cs="Times New Roman"/>
          <w:b/>
          <w:bCs/>
          <w:kern w:val="0"/>
          <w:sz w:val="32"/>
          <w:szCs w:val="32"/>
          <w:lang w:eastAsia="en-IN"/>
          <w14:ligatures w14:val="none"/>
        </w:rPr>
      </w:pPr>
    </w:p>
    <w:p w14:paraId="29351ABB">
      <w:pPr>
        <w:spacing w:after="0" w:line="240" w:lineRule="auto"/>
        <w:jc w:val="center"/>
        <w:rPr>
          <w:rFonts w:ascii="Times New Roman" w:hAnsi="Times New Roman" w:eastAsia="Times New Roman" w:cs="Times New Roman"/>
          <w:b/>
          <w:bCs/>
          <w:kern w:val="0"/>
          <w:sz w:val="32"/>
          <w:szCs w:val="32"/>
          <w:lang w:eastAsia="en-IN"/>
          <w14:ligatures w14:val="none"/>
        </w:rPr>
      </w:pPr>
    </w:p>
    <w:p w14:paraId="754F3EE3">
      <w:pPr>
        <w:spacing w:after="0" w:line="240" w:lineRule="auto"/>
        <w:jc w:val="center"/>
        <w:rPr>
          <w:rFonts w:ascii="Times New Roman" w:hAnsi="Times New Roman" w:eastAsia="Times New Roman" w:cs="Times New Roman"/>
          <w:b/>
          <w:bCs/>
          <w:kern w:val="0"/>
          <w:sz w:val="32"/>
          <w:szCs w:val="32"/>
          <w:lang w:eastAsia="en-IN"/>
          <w14:ligatures w14:val="none"/>
        </w:rPr>
      </w:pPr>
    </w:p>
    <w:p w14:paraId="7C2C8B30">
      <w:pPr>
        <w:spacing w:after="0" w:line="240" w:lineRule="auto"/>
        <w:jc w:val="center"/>
        <w:rPr>
          <w:rFonts w:ascii="Times New Roman" w:hAnsi="Times New Roman" w:eastAsia="Times New Roman" w:cs="Times New Roman"/>
          <w:b/>
          <w:bCs/>
          <w:kern w:val="0"/>
          <w:sz w:val="32"/>
          <w:szCs w:val="32"/>
          <w:lang w:eastAsia="en-IN"/>
          <w14:ligatures w14:val="none"/>
        </w:rPr>
      </w:pPr>
    </w:p>
    <w:p w14:paraId="53E4B309">
      <w:pPr>
        <w:spacing w:after="0" w:line="240" w:lineRule="auto"/>
        <w:jc w:val="center"/>
        <w:rPr>
          <w:rFonts w:ascii="Times New Roman" w:hAnsi="Times New Roman" w:eastAsia="Times New Roman" w:cs="Times New Roman"/>
          <w:b/>
          <w:bCs/>
          <w:kern w:val="0"/>
          <w:sz w:val="32"/>
          <w:szCs w:val="32"/>
          <w:lang w:eastAsia="en-IN"/>
          <w14:ligatures w14:val="none"/>
        </w:rPr>
      </w:pPr>
    </w:p>
    <w:p w14:paraId="07B55131">
      <w:pPr>
        <w:spacing w:after="0" w:line="240" w:lineRule="auto"/>
        <w:jc w:val="center"/>
        <w:rPr>
          <w:rFonts w:ascii="Times New Roman" w:hAnsi="Times New Roman" w:eastAsia="Times New Roman" w:cs="Times New Roman"/>
          <w:b/>
          <w:bCs/>
          <w:kern w:val="0"/>
          <w:sz w:val="32"/>
          <w:szCs w:val="32"/>
          <w:lang w:eastAsia="en-IN"/>
          <w14:ligatures w14:val="none"/>
        </w:rPr>
      </w:pPr>
    </w:p>
    <w:p w14:paraId="51F86E03">
      <w:pPr>
        <w:spacing w:after="0" w:line="240" w:lineRule="auto"/>
        <w:jc w:val="center"/>
        <w:rPr>
          <w:rFonts w:ascii="Times New Roman" w:hAnsi="Times New Roman" w:eastAsia="Times New Roman" w:cs="Times New Roman"/>
          <w:b/>
          <w:bCs/>
          <w:kern w:val="0"/>
          <w:sz w:val="32"/>
          <w:szCs w:val="32"/>
          <w:lang w:eastAsia="en-IN"/>
          <w14:ligatures w14:val="none"/>
        </w:rPr>
      </w:pPr>
    </w:p>
    <w:p w14:paraId="42A13F2F">
      <w:pPr>
        <w:spacing w:after="0" w:line="240" w:lineRule="auto"/>
        <w:jc w:val="center"/>
        <w:rPr>
          <w:rFonts w:ascii="Times New Roman" w:hAnsi="Times New Roman" w:eastAsia="Times New Roman" w:cs="Times New Roman"/>
          <w:b/>
          <w:bCs/>
          <w:kern w:val="0"/>
          <w:sz w:val="32"/>
          <w:szCs w:val="32"/>
          <w:lang w:eastAsia="en-IN"/>
          <w14:ligatures w14:val="none"/>
        </w:rPr>
      </w:pPr>
    </w:p>
    <w:p w14:paraId="3F01BC99">
      <w:pPr>
        <w:spacing w:after="0" w:line="240" w:lineRule="auto"/>
        <w:jc w:val="center"/>
        <w:rPr>
          <w:rFonts w:ascii="Times New Roman" w:hAnsi="Times New Roman" w:eastAsia="Times New Roman" w:cs="Times New Roman"/>
          <w:b/>
          <w:bCs/>
          <w:kern w:val="0"/>
          <w:sz w:val="32"/>
          <w:szCs w:val="32"/>
          <w:lang w:eastAsia="en-IN"/>
          <w14:ligatures w14:val="none"/>
        </w:rPr>
      </w:pPr>
    </w:p>
    <w:p w14:paraId="40AD2135">
      <w:pPr>
        <w:spacing w:after="0" w:line="240" w:lineRule="auto"/>
        <w:jc w:val="center"/>
        <w:rPr>
          <w:rFonts w:ascii="Times New Roman" w:hAnsi="Times New Roman" w:eastAsia="Times New Roman" w:cs="Times New Roman"/>
          <w:b/>
          <w:bCs/>
          <w:kern w:val="0"/>
          <w:sz w:val="32"/>
          <w:szCs w:val="32"/>
          <w:lang w:eastAsia="en-IN"/>
          <w14:ligatures w14:val="none"/>
        </w:rPr>
      </w:pPr>
    </w:p>
    <w:p w14:paraId="4CDFD01C">
      <w:pPr>
        <w:spacing w:after="0" w:line="240" w:lineRule="auto"/>
        <w:jc w:val="center"/>
        <w:rPr>
          <w:rFonts w:ascii="Times New Roman" w:hAnsi="Times New Roman" w:eastAsia="Times New Roman" w:cs="Times New Roman"/>
          <w:b/>
          <w:bCs/>
          <w:kern w:val="0"/>
          <w:sz w:val="32"/>
          <w:szCs w:val="32"/>
          <w:lang w:eastAsia="en-IN"/>
          <w14:ligatures w14:val="none"/>
        </w:rPr>
      </w:pPr>
    </w:p>
    <w:p w14:paraId="413FA48E">
      <w:pPr>
        <w:spacing w:after="0" w:line="240" w:lineRule="auto"/>
        <w:jc w:val="center"/>
        <w:rPr>
          <w:rFonts w:ascii="Times New Roman" w:hAnsi="Times New Roman" w:eastAsia="Times New Roman" w:cs="Times New Roman"/>
          <w:b/>
          <w:bCs/>
          <w:kern w:val="0"/>
          <w:sz w:val="32"/>
          <w:szCs w:val="32"/>
          <w:lang w:eastAsia="en-IN"/>
          <w14:ligatures w14:val="none"/>
        </w:rPr>
      </w:pPr>
    </w:p>
    <w:p w14:paraId="4198A205">
      <w:pPr>
        <w:spacing w:after="0" w:line="240" w:lineRule="auto"/>
        <w:jc w:val="center"/>
        <w:rPr>
          <w:rFonts w:ascii="Times New Roman" w:hAnsi="Times New Roman" w:eastAsia="Times New Roman" w:cs="Times New Roman"/>
          <w:b/>
          <w:bCs/>
          <w:kern w:val="0"/>
          <w:sz w:val="32"/>
          <w:szCs w:val="32"/>
          <w:lang w:eastAsia="en-IN"/>
          <w14:ligatures w14:val="none"/>
        </w:rPr>
      </w:pPr>
    </w:p>
    <w:p w14:paraId="178C69C5">
      <w:pPr>
        <w:spacing w:after="0" w:line="240" w:lineRule="auto"/>
        <w:jc w:val="center"/>
        <w:rPr>
          <w:rFonts w:ascii="Times New Roman" w:hAnsi="Times New Roman" w:eastAsia="Times New Roman" w:cs="Times New Roman"/>
          <w:b/>
          <w:bCs/>
          <w:kern w:val="0"/>
          <w:sz w:val="32"/>
          <w:szCs w:val="32"/>
          <w:lang w:eastAsia="en-IN"/>
          <w14:ligatures w14:val="none"/>
        </w:rPr>
      </w:pPr>
    </w:p>
    <w:p w14:paraId="00C256C7">
      <w:pPr>
        <w:spacing w:after="0" w:line="240" w:lineRule="auto"/>
        <w:jc w:val="center"/>
        <w:rPr>
          <w:rFonts w:ascii="Times New Roman" w:hAnsi="Times New Roman" w:eastAsia="Times New Roman" w:cs="Times New Roman"/>
          <w:b/>
          <w:bCs/>
          <w:kern w:val="0"/>
          <w:sz w:val="32"/>
          <w:szCs w:val="32"/>
          <w:lang w:eastAsia="en-IN"/>
          <w14:ligatures w14:val="none"/>
        </w:rPr>
      </w:pPr>
    </w:p>
    <w:p w14:paraId="3A87CA37">
      <w:pPr>
        <w:spacing w:after="0" w:line="240" w:lineRule="auto"/>
        <w:jc w:val="center"/>
        <w:rPr>
          <w:rFonts w:ascii="Times New Roman" w:hAnsi="Times New Roman" w:eastAsia="Times New Roman" w:cs="Times New Roman"/>
          <w:b/>
          <w:bCs/>
          <w:kern w:val="0"/>
          <w:sz w:val="32"/>
          <w:szCs w:val="32"/>
          <w:lang w:eastAsia="en-IN"/>
          <w14:ligatures w14:val="none"/>
        </w:rPr>
      </w:pPr>
    </w:p>
    <w:p w14:paraId="0665631F">
      <w:pPr>
        <w:spacing w:after="0" w:line="240" w:lineRule="auto"/>
        <w:jc w:val="center"/>
        <w:rPr>
          <w:rFonts w:ascii="Times New Roman" w:hAnsi="Times New Roman" w:eastAsia="Times New Roman" w:cs="Times New Roman"/>
          <w:b/>
          <w:bCs/>
          <w:kern w:val="0"/>
          <w:sz w:val="32"/>
          <w:szCs w:val="32"/>
          <w:lang w:eastAsia="en-IN"/>
          <w14:ligatures w14:val="none"/>
        </w:rPr>
      </w:pPr>
    </w:p>
    <w:p w14:paraId="7A98519B">
      <w:pPr>
        <w:spacing w:after="0" w:line="240" w:lineRule="auto"/>
        <w:jc w:val="center"/>
        <w:rPr>
          <w:rFonts w:ascii="Times New Roman" w:hAnsi="Times New Roman" w:eastAsia="Times New Roman" w:cs="Times New Roman"/>
          <w:b/>
          <w:bCs/>
          <w:kern w:val="0"/>
          <w:sz w:val="32"/>
          <w:szCs w:val="32"/>
          <w:lang w:eastAsia="en-IN"/>
          <w14:ligatures w14:val="none"/>
        </w:rPr>
      </w:pPr>
    </w:p>
    <w:p w14:paraId="407FB419">
      <w:pPr>
        <w:spacing w:after="0" w:line="240" w:lineRule="auto"/>
        <w:jc w:val="center"/>
        <w:rPr>
          <w:rFonts w:ascii="Times New Roman" w:hAnsi="Times New Roman" w:eastAsia="Times New Roman" w:cs="Times New Roman"/>
          <w:b/>
          <w:bCs/>
          <w:kern w:val="0"/>
          <w:sz w:val="32"/>
          <w:szCs w:val="32"/>
          <w:lang w:eastAsia="en-IN"/>
          <w14:ligatures w14:val="none"/>
        </w:rPr>
      </w:pPr>
    </w:p>
    <w:p w14:paraId="7E2D089B">
      <w:pPr>
        <w:spacing w:after="0" w:line="240" w:lineRule="auto"/>
        <w:jc w:val="center"/>
        <w:rPr>
          <w:rFonts w:ascii="Times New Roman" w:hAnsi="Times New Roman" w:eastAsia="Times New Roman" w:cs="Times New Roman"/>
          <w:b/>
          <w:bCs/>
          <w:kern w:val="0"/>
          <w:sz w:val="32"/>
          <w:szCs w:val="32"/>
          <w:lang w:eastAsia="en-IN"/>
          <w14:ligatures w14:val="none"/>
        </w:rPr>
      </w:pPr>
    </w:p>
    <w:p w14:paraId="20B0273C">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Collaboration diagram</w:t>
      </w:r>
    </w:p>
    <w:p w14:paraId="20DDE544">
      <w:pPr>
        <w:spacing w:after="0" w:line="240" w:lineRule="auto"/>
        <w:jc w:val="center"/>
        <w:rPr>
          <w:rFonts w:ascii="Times New Roman" w:hAnsi="Times New Roman" w:eastAsia="Times New Roman" w:cs="Times New Roman"/>
          <w:b/>
          <w:bCs/>
          <w:kern w:val="0"/>
          <w:sz w:val="32"/>
          <w:szCs w:val="32"/>
          <w:lang w:eastAsia="en-IN"/>
          <w14:ligatures w14:val="none"/>
        </w:rPr>
      </w:pPr>
    </w:p>
    <w:p w14:paraId="7BB12B94">
      <w:pPr>
        <w:spacing w:after="0" w:line="240" w:lineRule="auto"/>
        <w:jc w:val="center"/>
        <w:rPr>
          <w:rFonts w:ascii="Times New Roman" w:hAnsi="Times New Roman" w:eastAsia="Times New Roman" w:cs="Times New Roman"/>
          <w:b/>
          <w:bCs/>
          <w:kern w:val="0"/>
          <w:sz w:val="32"/>
          <w:szCs w:val="32"/>
          <w:lang w:eastAsia="en-IN"/>
          <w14:ligatures w14:val="none"/>
        </w:rPr>
      </w:pPr>
    </w:p>
    <w:p w14:paraId="419E81E6">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cr/>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p>
    <w:p w14:paraId="78EA39EE">
      <w:pPr>
        <w:spacing w:after="0" w:line="240" w:lineRule="auto"/>
        <w:jc w:val="center"/>
        <w:rPr>
          <w:rFonts w:ascii="Times New Roman" w:hAnsi="Times New Roman" w:eastAsia="Times New Roman" w:cs="Times New Roman"/>
          <w:b/>
          <w:bCs/>
          <w:kern w:val="0"/>
          <w:sz w:val="32"/>
          <w:szCs w:val="32"/>
          <w:lang w:eastAsia="en-IN"/>
          <w14:ligatures w14:val="none"/>
        </w:rPr>
      </w:pPr>
    </w:p>
    <w:p w14:paraId="4CBD5672">
      <w:pPr>
        <w:spacing w:after="0" w:line="240" w:lineRule="auto"/>
        <w:jc w:val="center"/>
        <w:rPr>
          <w:rFonts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val="en-US" w:eastAsia="en-IN"/>
          <w14:ligatures w14:val="none"/>
        </w:rPr>
        <w:t>S</w:t>
      </w:r>
      <w:r>
        <w:rPr>
          <w:rFonts w:ascii="Times New Roman" w:hAnsi="Times New Roman" w:eastAsia="Times New Roman" w:cs="Times New Roman"/>
          <w:b/>
          <w:bCs/>
          <w:kern w:val="0"/>
          <w:sz w:val="32"/>
          <w:szCs w:val="32"/>
          <w:lang w:eastAsia="en-IN"/>
          <w14:ligatures w14:val="none"/>
        </w:rPr>
        <w:t xml:space="preserve">équencé </w:t>
      </w:r>
      <w:r>
        <w:rPr>
          <w:rFonts w:hint="default" w:ascii="Times New Roman" w:hAnsi="Times New Roman" w:eastAsia="Times New Roman" w:cs="Times New Roman"/>
          <w:b/>
          <w:bCs/>
          <w:kern w:val="0"/>
          <w:sz w:val="32"/>
          <w:szCs w:val="32"/>
          <w:lang w:val="en-US" w:eastAsia="en-IN"/>
          <w14:ligatures w14:val="none"/>
        </w:rPr>
        <w:t>D</w:t>
      </w:r>
      <w:r>
        <w:rPr>
          <w:rFonts w:ascii="Times New Roman" w:hAnsi="Times New Roman" w:eastAsia="Times New Roman" w:cs="Times New Roman"/>
          <w:b/>
          <w:bCs/>
          <w:kern w:val="0"/>
          <w:sz w:val="32"/>
          <w:szCs w:val="32"/>
          <w:lang w:eastAsia="en-IN"/>
          <w14:ligatures w14:val="none"/>
        </w:rPr>
        <w:t>iagram</w:t>
      </w:r>
      <w:r>
        <w:rPr>
          <w:rFonts w:ascii="Times New Roman" w:hAnsi="Times New Roman" w:eastAsia="Times New Roman" w:cs="Times New Roman"/>
          <w:b/>
          <w:bCs/>
          <w:kern w:val="0"/>
          <w:sz w:val="32"/>
          <w:szCs w:val="32"/>
          <w:lang w:eastAsia="en-IN"/>
          <w14:ligatures w14:val="none"/>
        </w:rPr>
        <w:cr/>
      </w:r>
    </w:p>
    <w:p w14:paraId="16AA3E57">
      <w:pPr>
        <w:spacing w:after="0" w:line="240" w:lineRule="auto"/>
        <w:jc w:val="center"/>
        <w:rPr>
          <w:rFonts w:ascii="Times New Roman" w:hAnsi="Times New Roman" w:eastAsia="Times New Roman" w:cs="Times New Roman"/>
          <w:b/>
          <w:bCs/>
          <w:kern w:val="0"/>
          <w:sz w:val="32"/>
          <w:szCs w:val="32"/>
          <w:lang w:eastAsia="en-IN"/>
          <w14:ligatures w14:val="none"/>
        </w:rP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24130</wp:posOffset>
                </wp:positionV>
                <wp:extent cx="6534150" cy="7162800"/>
                <wp:effectExtent l="0" t="0" r="0" b="0"/>
                <wp:wrapNone/>
                <wp:docPr id="1478881134" name="Freeform 8"/>
                <wp:cNvGraphicFramePr/>
                <a:graphic xmlns:a="http://schemas.openxmlformats.org/drawingml/2006/main">
                  <a:graphicData uri="http://schemas.microsoft.com/office/word/2010/wordprocessingShape">
                    <wps:wsp>
                      <wps:cNvSpPr/>
                      <wps:spPr>
                        <a:xfrm>
                          <a:off x="0" y="0"/>
                          <a:ext cx="6534150" cy="7162800"/>
                        </a:xfrm>
                        <a:custGeom>
                          <a:avLst/>
                          <a:gdLst/>
                          <a:ahLst/>
                          <a:cxnLst/>
                          <a:rect l="l" t="t" r="r" b="b"/>
                          <a:pathLst>
                            <a:path w="7081960" h="10336846">
                              <a:moveTo>
                                <a:pt x="0" y="0"/>
                              </a:moveTo>
                              <a:lnTo>
                                <a:pt x="7081960" y="0"/>
                              </a:lnTo>
                              <a:lnTo>
                                <a:pt x="7081960" y="10336846"/>
                              </a:lnTo>
                              <a:lnTo>
                                <a:pt x="0" y="10336846"/>
                              </a:lnTo>
                              <a:lnTo>
                                <a:pt x="0" y="0"/>
                              </a:lnTo>
                              <a:close/>
                            </a:path>
                          </a:pathLst>
                        </a:custGeom>
                        <a:blipFill>
                          <a:blip r:embed="rId16"/>
                          <a:stretch>
                            <a:fillRect t="-4490"/>
                          </a:stretch>
                        </a:blipFill>
                      </wps:spPr>
                      <wps:bodyPr/>
                    </wps:wsp>
                  </a:graphicData>
                </a:graphic>
              </wp:anchor>
            </w:drawing>
          </mc:Choice>
          <mc:Fallback>
            <w:pict>
              <v:shape id="Freeform 8" o:spid="_x0000_s1026" o:spt="100" style="position:absolute;left:0pt;margin-top:1.9pt;height:564pt;width:514.5pt;mso-position-horizontal:center;mso-position-horizontal-relative:margin;z-index:251663360;mso-width-relative:page;mso-height-relative:page;" filled="t" stroked="f" coordsize="7081960,10336846" o:gfxdata="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" path="m0,0l7081960,0,7081960,10336846,0,10336846,0,0xe">
                <v:fill type="frame" on="t" focussize="0,0" recolor="t" rotate="t" r:id="rId16"/>
                <v:stroke on="f"/>
                <v:imagedata o:title=""/>
                <o:lock v:ext="edit" aspectratio="f"/>
              </v:shape>
            </w:pict>
          </mc:Fallback>
        </mc:AlternateContent>
      </w:r>
    </w:p>
    <w:p w14:paraId="1C264ACD">
      <w:pPr>
        <w:spacing w:after="0" w:line="240" w:lineRule="auto"/>
        <w:jc w:val="center"/>
        <w:rPr>
          <w:rFonts w:ascii="Times New Roman" w:hAnsi="Times New Roman" w:eastAsia="Times New Roman" w:cs="Times New Roman"/>
          <w:b/>
          <w:bCs/>
          <w:kern w:val="0"/>
          <w:sz w:val="32"/>
          <w:szCs w:val="32"/>
          <w:lang w:eastAsia="en-IN"/>
          <w14:ligatures w14:val="none"/>
        </w:rPr>
      </w:pPr>
    </w:p>
    <w:p w14:paraId="041060FC">
      <w:pPr>
        <w:spacing w:after="0" w:line="240" w:lineRule="auto"/>
        <w:jc w:val="center"/>
        <w:rPr>
          <w:rFonts w:ascii="Times New Roman" w:hAnsi="Times New Roman" w:eastAsia="Times New Roman" w:cs="Times New Roman"/>
          <w:b/>
          <w:bCs/>
          <w:kern w:val="0"/>
          <w:sz w:val="32"/>
          <w:szCs w:val="32"/>
          <w:lang w:eastAsia="en-IN"/>
          <w14:ligatures w14:val="none"/>
        </w:rPr>
      </w:pPr>
    </w:p>
    <w:p w14:paraId="0365541B">
      <w:pPr>
        <w:spacing w:after="0" w:line="240" w:lineRule="auto"/>
        <w:jc w:val="center"/>
        <w:rPr>
          <w:rFonts w:ascii="Times New Roman" w:hAnsi="Times New Roman" w:eastAsia="Times New Roman" w:cs="Times New Roman"/>
          <w:b/>
          <w:bCs/>
          <w:kern w:val="0"/>
          <w:sz w:val="32"/>
          <w:szCs w:val="32"/>
          <w:lang w:eastAsia="en-IN"/>
          <w14:ligatures w14:val="none"/>
        </w:rPr>
      </w:pPr>
    </w:p>
    <w:p w14:paraId="615837E5">
      <w:pPr>
        <w:spacing w:after="0" w:line="240" w:lineRule="auto"/>
        <w:jc w:val="center"/>
        <w:rPr>
          <w:rFonts w:ascii="Times New Roman" w:hAnsi="Times New Roman" w:eastAsia="Times New Roman" w:cs="Times New Roman"/>
          <w:b/>
          <w:bCs/>
          <w:kern w:val="0"/>
          <w:sz w:val="32"/>
          <w:szCs w:val="32"/>
          <w:lang w:eastAsia="en-IN"/>
          <w14:ligatures w14:val="none"/>
        </w:rPr>
      </w:pPr>
    </w:p>
    <w:p w14:paraId="10652CDA">
      <w:pPr>
        <w:spacing w:after="0" w:line="240" w:lineRule="auto"/>
        <w:jc w:val="center"/>
        <w:rPr>
          <w:rFonts w:ascii="Times New Roman" w:hAnsi="Times New Roman" w:eastAsia="Times New Roman" w:cs="Times New Roman"/>
          <w:b/>
          <w:bCs/>
          <w:kern w:val="0"/>
          <w:sz w:val="32"/>
          <w:szCs w:val="32"/>
          <w:lang w:eastAsia="en-IN"/>
          <w14:ligatures w14:val="none"/>
        </w:rPr>
      </w:pPr>
    </w:p>
    <w:p w14:paraId="147666D0">
      <w:pPr>
        <w:spacing w:after="0" w:line="240" w:lineRule="auto"/>
        <w:jc w:val="center"/>
        <w:rPr>
          <w:rFonts w:ascii="Times New Roman" w:hAnsi="Times New Roman" w:eastAsia="Times New Roman" w:cs="Times New Roman"/>
          <w:b/>
          <w:bCs/>
          <w:kern w:val="0"/>
          <w:sz w:val="32"/>
          <w:szCs w:val="32"/>
          <w:lang w:eastAsia="en-IN"/>
          <w14:ligatures w14:val="none"/>
        </w:rPr>
      </w:pPr>
    </w:p>
    <w:p w14:paraId="1D52F535">
      <w:pPr>
        <w:spacing w:after="0" w:line="240" w:lineRule="auto"/>
        <w:jc w:val="center"/>
        <w:rPr>
          <w:rFonts w:ascii="Times New Roman" w:hAnsi="Times New Roman" w:eastAsia="Times New Roman" w:cs="Times New Roman"/>
          <w:b/>
          <w:bCs/>
          <w:kern w:val="0"/>
          <w:sz w:val="32"/>
          <w:szCs w:val="32"/>
          <w:lang w:eastAsia="en-IN"/>
          <w14:ligatures w14:val="none"/>
        </w:rPr>
      </w:pPr>
    </w:p>
    <w:p w14:paraId="1295BC36">
      <w:pPr>
        <w:spacing w:after="0" w:line="240" w:lineRule="auto"/>
        <w:jc w:val="center"/>
        <w:rPr>
          <w:rFonts w:ascii="Times New Roman" w:hAnsi="Times New Roman" w:eastAsia="Times New Roman" w:cs="Times New Roman"/>
          <w:b/>
          <w:bCs/>
          <w:kern w:val="0"/>
          <w:sz w:val="32"/>
          <w:szCs w:val="32"/>
          <w:lang w:eastAsia="en-IN"/>
          <w14:ligatures w14:val="none"/>
        </w:rPr>
      </w:pPr>
    </w:p>
    <w:p w14:paraId="156221D0">
      <w:pPr>
        <w:spacing w:after="0" w:line="240" w:lineRule="auto"/>
        <w:jc w:val="center"/>
        <w:rPr>
          <w:rFonts w:ascii="Times New Roman" w:hAnsi="Times New Roman" w:eastAsia="Times New Roman" w:cs="Times New Roman"/>
          <w:b/>
          <w:bCs/>
          <w:kern w:val="0"/>
          <w:sz w:val="32"/>
          <w:szCs w:val="32"/>
          <w:lang w:eastAsia="en-IN"/>
          <w14:ligatures w14:val="none"/>
        </w:rPr>
      </w:pPr>
    </w:p>
    <w:p w14:paraId="70B7D2E5">
      <w:pPr>
        <w:spacing w:after="0" w:line="240" w:lineRule="auto"/>
        <w:jc w:val="center"/>
        <w:rPr>
          <w:rFonts w:ascii="Times New Roman" w:hAnsi="Times New Roman" w:eastAsia="Times New Roman" w:cs="Times New Roman"/>
          <w:b/>
          <w:bCs/>
          <w:kern w:val="0"/>
          <w:sz w:val="32"/>
          <w:szCs w:val="32"/>
          <w:lang w:eastAsia="en-IN"/>
          <w14:ligatures w14:val="none"/>
        </w:rPr>
      </w:pPr>
    </w:p>
    <w:p w14:paraId="57228D15">
      <w:pPr>
        <w:spacing w:after="0" w:line="240" w:lineRule="auto"/>
        <w:jc w:val="center"/>
        <w:rPr>
          <w:rFonts w:ascii="Times New Roman" w:hAnsi="Times New Roman" w:eastAsia="Times New Roman" w:cs="Times New Roman"/>
          <w:b/>
          <w:bCs/>
          <w:kern w:val="0"/>
          <w:sz w:val="32"/>
          <w:szCs w:val="32"/>
          <w:lang w:eastAsia="en-IN"/>
          <w14:ligatures w14:val="none"/>
        </w:rPr>
      </w:pPr>
    </w:p>
    <w:p w14:paraId="638B3C10">
      <w:pPr>
        <w:spacing w:after="0" w:line="240" w:lineRule="auto"/>
        <w:jc w:val="center"/>
        <w:rPr>
          <w:rFonts w:ascii="Times New Roman" w:hAnsi="Times New Roman" w:eastAsia="Times New Roman" w:cs="Times New Roman"/>
          <w:b/>
          <w:bCs/>
          <w:kern w:val="0"/>
          <w:sz w:val="32"/>
          <w:szCs w:val="32"/>
          <w:lang w:eastAsia="en-IN"/>
          <w14:ligatures w14:val="none"/>
        </w:rPr>
      </w:pPr>
    </w:p>
    <w:p w14:paraId="6F8C1F0E">
      <w:pPr>
        <w:spacing w:after="0" w:line="240" w:lineRule="auto"/>
        <w:jc w:val="center"/>
        <w:rPr>
          <w:rFonts w:ascii="Times New Roman" w:hAnsi="Times New Roman" w:eastAsia="Times New Roman" w:cs="Times New Roman"/>
          <w:b/>
          <w:bCs/>
          <w:kern w:val="0"/>
          <w:sz w:val="32"/>
          <w:szCs w:val="32"/>
          <w:lang w:eastAsia="en-IN"/>
          <w14:ligatures w14:val="none"/>
        </w:rPr>
      </w:pPr>
    </w:p>
    <w:p w14:paraId="6D9055D8">
      <w:pPr>
        <w:spacing w:after="0" w:line="240" w:lineRule="auto"/>
        <w:jc w:val="center"/>
        <w:rPr>
          <w:rFonts w:ascii="Times New Roman" w:hAnsi="Times New Roman" w:eastAsia="Times New Roman" w:cs="Times New Roman"/>
          <w:b/>
          <w:bCs/>
          <w:kern w:val="0"/>
          <w:sz w:val="32"/>
          <w:szCs w:val="32"/>
          <w:lang w:eastAsia="en-IN"/>
          <w14:ligatures w14:val="none"/>
        </w:rPr>
      </w:pPr>
    </w:p>
    <w:p w14:paraId="553A1FC0">
      <w:pPr>
        <w:spacing w:after="0" w:line="240" w:lineRule="auto"/>
        <w:jc w:val="center"/>
        <w:rPr>
          <w:rFonts w:ascii="Times New Roman" w:hAnsi="Times New Roman" w:eastAsia="Times New Roman" w:cs="Times New Roman"/>
          <w:b/>
          <w:bCs/>
          <w:kern w:val="0"/>
          <w:sz w:val="32"/>
          <w:szCs w:val="32"/>
          <w:lang w:eastAsia="en-IN"/>
          <w14:ligatures w14:val="none"/>
        </w:rPr>
      </w:pPr>
    </w:p>
    <w:p w14:paraId="31E0F253">
      <w:pPr>
        <w:spacing w:after="0" w:line="240" w:lineRule="auto"/>
        <w:jc w:val="center"/>
        <w:rPr>
          <w:rFonts w:ascii="Times New Roman" w:hAnsi="Times New Roman" w:eastAsia="Times New Roman" w:cs="Times New Roman"/>
          <w:b/>
          <w:bCs/>
          <w:kern w:val="0"/>
          <w:sz w:val="32"/>
          <w:szCs w:val="32"/>
          <w:lang w:eastAsia="en-IN"/>
          <w14:ligatures w14:val="none"/>
        </w:rPr>
      </w:pPr>
    </w:p>
    <w:p w14:paraId="1DBD315F">
      <w:pPr>
        <w:spacing w:after="0" w:line="240" w:lineRule="auto"/>
        <w:jc w:val="center"/>
        <w:rPr>
          <w:rFonts w:ascii="Times New Roman" w:hAnsi="Times New Roman" w:eastAsia="Times New Roman" w:cs="Times New Roman"/>
          <w:b/>
          <w:bCs/>
          <w:kern w:val="0"/>
          <w:sz w:val="32"/>
          <w:szCs w:val="32"/>
          <w:lang w:eastAsia="en-IN"/>
          <w14:ligatures w14:val="none"/>
        </w:rPr>
      </w:pPr>
    </w:p>
    <w:p w14:paraId="7E1BCD78">
      <w:pPr>
        <w:spacing w:after="0" w:line="240" w:lineRule="auto"/>
        <w:jc w:val="center"/>
        <w:rPr>
          <w:rFonts w:ascii="Times New Roman" w:hAnsi="Times New Roman" w:eastAsia="Times New Roman" w:cs="Times New Roman"/>
          <w:b/>
          <w:bCs/>
          <w:kern w:val="0"/>
          <w:sz w:val="32"/>
          <w:szCs w:val="32"/>
          <w:lang w:eastAsia="en-IN"/>
          <w14:ligatures w14:val="none"/>
        </w:rPr>
      </w:pPr>
    </w:p>
    <w:p w14:paraId="0BA66B22">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Class diagram</w:t>
      </w:r>
      <w:r>
        <w:rPr>
          <w:rFonts w:ascii="Times New Roman" w:hAnsi="Times New Roman" w:eastAsia="Times New Roman" w:cs="Times New Roman"/>
          <w:b/>
          <w:bCs/>
          <w:kern w:val="0"/>
          <w:sz w:val="32"/>
          <w:szCs w:val="32"/>
          <w:lang w:eastAsia="en-IN"/>
          <w14:ligatures w14:val="none"/>
        </w:rPr>
        <w:cr/>
      </w:r>
    </w:p>
    <w:p w14:paraId="0A68B89E">
      <w:pPr>
        <w:spacing w:after="0" w:line="240" w:lineRule="auto"/>
        <w:jc w:val="center"/>
        <w:rPr>
          <w:rFonts w:ascii="Times New Roman" w:hAnsi="Times New Roman" w:eastAsia="Times New Roman" w:cs="Times New Roman"/>
          <w:b/>
          <w:bCs/>
          <w:kern w:val="0"/>
          <w:sz w:val="32"/>
          <w:szCs w:val="32"/>
          <w:lang w:eastAsia="en-IN"/>
          <w14:ligatures w14:val="none"/>
        </w:rPr>
      </w:pPr>
    </w:p>
    <w:p w14:paraId="6E7F40E4">
      <w:pPr>
        <w:spacing w:after="0" w:line="240" w:lineRule="auto"/>
        <w:jc w:val="center"/>
        <w:rPr>
          <w:rFonts w:ascii="Times New Roman" w:hAnsi="Times New Roman" w:eastAsia="Times New Roman" w:cs="Times New Roman"/>
          <w:b/>
          <w:bCs/>
          <w:kern w:val="0"/>
          <w:sz w:val="32"/>
          <w:szCs w:val="32"/>
          <w:lang w:eastAsia="en-IN"/>
          <w14:ligatures w14:val="none"/>
        </w:rPr>
      </w:pPr>
    </w:p>
    <w:p w14:paraId="22E94D36">
      <w:pPr>
        <w:spacing w:after="0" w:line="240" w:lineRule="auto"/>
        <w:jc w:val="center"/>
        <w:rPr>
          <w:rFonts w:ascii="Times New Roman" w:hAnsi="Times New Roman" w:eastAsia="Times New Roman" w:cs="Times New Roman"/>
          <w:b/>
          <w:bCs/>
          <w:kern w:val="0"/>
          <w:sz w:val="32"/>
          <w:szCs w:val="32"/>
          <w:lang w:eastAsia="en-IN"/>
          <w14:ligatures w14:val="none"/>
        </w:rPr>
      </w:pPr>
    </w:p>
    <w:p w14:paraId="6B43D71F">
      <w:pPr>
        <w:spacing w:after="0" w:line="240" w:lineRule="auto"/>
        <w:jc w:val="center"/>
        <w:rPr>
          <w:rFonts w:ascii="Times New Roman" w:hAnsi="Times New Roman" w:eastAsia="Times New Roman" w:cs="Times New Roman"/>
          <w:b/>
          <w:bCs/>
          <w:kern w:val="0"/>
          <w:sz w:val="32"/>
          <w:szCs w:val="32"/>
          <w:lang w:eastAsia="en-IN"/>
          <w14:ligatures w14:val="none"/>
        </w:rPr>
      </w:pPr>
    </w:p>
    <w:p w14:paraId="24A0BD8B">
      <w:pPr>
        <w:spacing w:after="0" w:line="240" w:lineRule="auto"/>
        <w:jc w:val="center"/>
        <w:rPr>
          <w:rFonts w:ascii="Times New Roman" w:hAnsi="Times New Roman" w:eastAsia="Times New Roman" w:cs="Times New Roman"/>
          <w:b/>
          <w:bCs/>
          <w:kern w:val="0"/>
          <w:sz w:val="32"/>
          <w:szCs w:val="32"/>
          <w:lang w:eastAsia="en-IN"/>
          <w14:ligatures w14:val="none"/>
        </w:rPr>
      </w:pPr>
    </w:p>
    <w:p w14:paraId="45944BF2">
      <w:pPr>
        <w:spacing w:after="0" w:line="240" w:lineRule="auto"/>
        <w:jc w:val="center"/>
        <w:rPr>
          <w:rFonts w:ascii="Times New Roman" w:hAnsi="Times New Roman" w:eastAsia="Times New Roman" w:cs="Times New Roman"/>
          <w:b/>
          <w:bCs/>
          <w:kern w:val="0"/>
          <w:sz w:val="32"/>
          <w:szCs w:val="32"/>
          <w:lang w:eastAsia="en-IN"/>
          <w14:ligatures w14:val="none"/>
        </w:rPr>
      </w:pPr>
    </w:p>
    <w:p w14:paraId="65326392">
      <w:pPr>
        <w:spacing w:after="0" w:line="240" w:lineRule="auto"/>
        <w:jc w:val="center"/>
        <w:rPr>
          <w:rFonts w:ascii="Times New Roman" w:hAnsi="Times New Roman" w:eastAsia="Times New Roman" w:cs="Times New Roman"/>
          <w:b/>
          <w:bCs/>
          <w:kern w:val="0"/>
          <w:sz w:val="32"/>
          <w:szCs w:val="32"/>
          <w:lang w:eastAsia="en-IN"/>
          <w14:ligatures w14:val="none"/>
        </w:rPr>
      </w:pPr>
    </w:p>
    <w:p w14:paraId="5922BE04">
      <w:pPr>
        <w:spacing w:after="0" w:line="240" w:lineRule="auto"/>
        <w:jc w:val="center"/>
        <w:rPr>
          <w:rFonts w:ascii="Times New Roman" w:hAnsi="Times New Roman" w:eastAsia="Times New Roman" w:cs="Times New Roman"/>
          <w:b/>
          <w:bCs/>
          <w:kern w:val="0"/>
          <w:sz w:val="32"/>
          <w:szCs w:val="32"/>
          <w:lang w:eastAsia="en-IN"/>
          <w14:ligatures w14:val="none"/>
        </w:rPr>
      </w:pPr>
    </w:p>
    <w:p w14:paraId="24E08176">
      <w:pPr>
        <w:spacing w:after="0" w:line="240" w:lineRule="auto"/>
        <w:jc w:val="center"/>
        <w:rPr>
          <w:rFonts w:ascii="Times New Roman" w:hAnsi="Times New Roman" w:eastAsia="Times New Roman" w:cs="Times New Roman"/>
          <w:b/>
          <w:bCs/>
          <w:kern w:val="0"/>
          <w:sz w:val="32"/>
          <w:szCs w:val="32"/>
          <w:lang w:eastAsia="en-IN"/>
          <w14:ligatures w14:val="none"/>
        </w:rPr>
      </w:pPr>
    </w:p>
    <w:p w14:paraId="53D355D2">
      <w:pPr>
        <w:spacing w:after="0" w:line="240" w:lineRule="auto"/>
        <w:jc w:val="center"/>
        <w:rPr>
          <w:rFonts w:ascii="Times New Roman" w:hAnsi="Times New Roman" w:eastAsia="Times New Roman" w:cs="Times New Roman"/>
          <w:b/>
          <w:bCs/>
          <w:kern w:val="0"/>
          <w:sz w:val="32"/>
          <w:szCs w:val="32"/>
          <w:lang w:eastAsia="en-IN"/>
          <w14:ligatures w14:val="none"/>
        </w:rPr>
      </w:pPr>
    </w:p>
    <w:p w14:paraId="6D903DD7">
      <w:pPr>
        <w:spacing w:after="0" w:line="240" w:lineRule="auto"/>
        <w:jc w:val="center"/>
        <w:rPr>
          <w:rFonts w:ascii="Times New Roman" w:hAnsi="Times New Roman" w:eastAsia="Times New Roman" w:cs="Times New Roman"/>
          <w:b/>
          <w:bCs/>
          <w:kern w:val="0"/>
          <w:sz w:val="32"/>
          <w:szCs w:val="32"/>
          <w:lang w:eastAsia="en-IN"/>
          <w14:ligatures w14:val="none"/>
        </w:rPr>
      </w:pPr>
    </w:p>
    <w:p w14:paraId="51A1582A">
      <w:pPr>
        <w:spacing w:after="0" w:line="240" w:lineRule="auto"/>
        <w:jc w:val="center"/>
        <w:rPr>
          <w:rFonts w:ascii="Times New Roman" w:hAnsi="Times New Roman" w:eastAsia="Times New Roman" w:cs="Times New Roman"/>
          <w:b/>
          <w:bCs/>
          <w:kern w:val="0"/>
          <w:sz w:val="32"/>
          <w:szCs w:val="32"/>
          <w:lang w:eastAsia="en-IN"/>
          <w14:ligatures w14:val="none"/>
        </w:rPr>
      </w:pPr>
    </w:p>
    <w:p w14:paraId="5D50E16C">
      <w:pPr>
        <w:spacing w:after="0" w:line="240" w:lineRule="auto"/>
        <w:jc w:val="both"/>
        <w:rPr>
          <w:rFonts w:ascii="Times New Roman" w:hAnsi="Times New Roman" w:eastAsia="Times New Roman" w:cs="Times New Roman"/>
          <w:b/>
          <w:bCs/>
          <w:kern w:val="0"/>
          <w:sz w:val="32"/>
          <w:szCs w:val="32"/>
          <w:lang w:eastAsia="en-IN"/>
          <w14:ligatures w14:val="none"/>
        </w:rPr>
      </w:pPr>
    </w:p>
    <w:p w14:paraId="02E4C8B3">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UseCase Diagram</w:t>
      </w:r>
    </w:p>
    <w:p w14:paraId="1DF4340D">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 xml:space="preserve"> </w:t>
      </w:r>
      <w:r>
        <w:rPr>
          <w:rFonts w:ascii="Times New Roman" w:hAnsi="Times New Roman" w:eastAsia="Times New Roman" w:cs="Times New Roman"/>
          <w:b/>
          <w:bCs/>
          <w:kern w:val="0"/>
          <w:sz w:val="32"/>
          <w:szCs w:val="32"/>
          <w:lang w:eastAsia="en-IN"/>
          <w14:ligatures w14:val="none"/>
        </w:rPr>
        <w:cr/>
      </w:r>
    </w:p>
    <w:p w14:paraId="3C7D92F8">
      <w:pPr>
        <w:spacing w:after="0" w:line="240" w:lineRule="auto"/>
        <w:jc w:val="center"/>
        <w:rPr>
          <w:rFonts w:ascii="Times New Roman" w:hAnsi="Times New Roman" w:eastAsia="Times New Roman" w:cs="Times New Roman"/>
          <w:b/>
          <w:bCs/>
          <w:kern w:val="0"/>
          <w:sz w:val="32"/>
          <w:szCs w:val="32"/>
          <w:lang w:eastAsia="en-IN"/>
          <w14:ligatures w14:val="none"/>
        </w:rPr>
      </w:pPr>
      <w:r>
        <mc:AlternateContent>
          <mc:Choice Requires="wps">
            <w:drawing>
              <wp:anchor distT="0" distB="0" distL="114300" distR="114300" simplePos="0" relativeHeight="251664384" behindDoc="0" locked="0" layoutInCell="1" allowOverlap="1">
                <wp:simplePos x="0" y="0"/>
                <wp:positionH relativeFrom="margin">
                  <wp:posOffset>48895</wp:posOffset>
                </wp:positionH>
                <wp:positionV relativeFrom="paragraph">
                  <wp:posOffset>168910</wp:posOffset>
                </wp:positionV>
                <wp:extent cx="5372100" cy="7162800"/>
                <wp:effectExtent l="0" t="0" r="0" b="0"/>
                <wp:wrapNone/>
                <wp:docPr id="115373714" name="Freeform 8"/>
                <wp:cNvGraphicFramePr/>
                <a:graphic xmlns:a="http://schemas.openxmlformats.org/drawingml/2006/main">
                  <a:graphicData uri="http://schemas.microsoft.com/office/word/2010/wordprocessingShape">
                    <wps:wsp>
                      <wps:cNvSpPr/>
                      <wps:spPr>
                        <a:xfrm>
                          <a:off x="0" y="0"/>
                          <a:ext cx="5372100" cy="7162800"/>
                        </a:xfrm>
                        <a:custGeom>
                          <a:avLst/>
                          <a:gdLst/>
                          <a:ahLst/>
                          <a:cxnLst/>
                          <a:rect l="l" t="t" r="r" b="b"/>
                          <a:pathLst>
                            <a:path w="8482774" h="10287000">
                              <a:moveTo>
                                <a:pt x="0" y="0"/>
                              </a:moveTo>
                              <a:lnTo>
                                <a:pt x="8482774" y="0"/>
                              </a:lnTo>
                              <a:lnTo>
                                <a:pt x="8482774" y="10287000"/>
                              </a:lnTo>
                              <a:lnTo>
                                <a:pt x="0" y="10287000"/>
                              </a:lnTo>
                              <a:lnTo>
                                <a:pt x="0" y="0"/>
                              </a:lnTo>
                              <a:close/>
                            </a:path>
                          </a:pathLst>
                        </a:custGeom>
                        <a:blipFill>
                          <a:blip r:embed="rId17"/>
                          <a:stretch>
                            <a:fillRect/>
                          </a:stretch>
                        </a:blipFill>
                      </wps:spPr>
                      <wps:bodyPr/>
                    </wps:wsp>
                  </a:graphicData>
                </a:graphic>
              </wp:anchor>
            </w:drawing>
          </mc:Choice>
          <mc:Fallback>
            <w:pict>
              <v:shape id="Freeform 8" o:spid="_x0000_s1026" o:spt="100" style="position:absolute;left:0pt;margin-left:3.85pt;margin-top:13.3pt;height:564pt;width:423pt;mso-position-horizontal-relative:margin;z-index:251664384;mso-width-relative:page;mso-height-relative:page;" filled="t" stroked="f" coordsize="8482774,10287000" o:gfxdata="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" path="m0,0l8482774,0,8482774,10287000,0,10287000,0,0xe">
                <v:fill type="frame" on="t" focussize="0,0" recolor="t" rotate="t" r:id="rId17"/>
                <v:stroke on="f"/>
                <v:imagedata o:title=""/>
                <o:lock v:ext="edit" aspectratio="f"/>
              </v:shape>
            </w:pict>
          </mc:Fallback>
        </mc:AlternateContent>
      </w:r>
    </w:p>
    <w:p w14:paraId="387C0012">
      <w:pPr>
        <w:spacing w:after="0" w:line="240" w:lineRule="auto"/>
        <w:jc w:val="center"/>
        <w:rPr>
          <w:rFonts w:ascii="Times New Roman" w:hAnsi="Times New Roman" w:eastAsia="Times New Roman" w:cs="Times New Roman"/>
          <w:b/>
          <w:bCs/>
          <w:kern w:val="0"/>
          <w:sz w:val="32"/>
          <w:szCs w:val="32"/>
          <w:lang w:eastAsia="en-IN"/>
          <w14:ligatures w14:val="none"/>
        </w:rPr>
      </w:pPr>
    </w:p>
    <w:p w14:paraId="081B936D">
      <w:pPr>
        <w:spacing w:after="0" w:line="240" w:lineRule="auto"/>
        <w:jc w:val="center"/>
        <w:rPr>
          <w:rFonts w:ascii="Times New Roman" w:hAnsi="Times New Roman" w:eastAsia="Times New Roman" w:cs="Times New Roman"/>
          <w:b/>
          <w:bCs/>
          <w:kern w:val="0"/>
          <w:sz w:val="32"/>
          <w:szCs w:val="32"/>
          <w:lang w:eastAsia="en-IN"/>
          <w14:ligatures w14:val="none"/>
        </w:rPr>
      </w:pPr>
    </w:p>
    <w:p w14:paraId="24F36AC1">
      <w:pPr>
        <w:spacing w:after="0" w:line="240" w:lineRule="auto"/>
        <w:jc w:val="center"/>
        <w:rPr>
          <w:rFonts w:ascii="Times New Roman" w:hAnsi="Times New Roman" w:eastAsia="Times New Roman" w:cs="Times New Roman"/>
          <w:b/>
          <w:bCs/>
          <w:kern w:val="0"/>
          <w:sz w:val="32"/>
          <w:szCs w:val="32"/>
          <w:lang w:eastAsia="en-IN"/>
          <w14:ligatures w14:val="none"/>
        </w:rPr>
      </w:pPr>
    </w:p>
    <w:p w14:paraId="295343C2">
      <w:pPr>
        <w:spacing w:after="0" w:line="240" w:lineRule="auto"/>
        <w:jc w:val="center"/>
        <w:rPr>
          <w:rFonts w:ascii="Times New Roman" w:hAnsi="Times New Roman" w:eastAsia="Times New Roman" w:cs="Times New Roman"/>
          <w:b/>
          <w:bCs/>
          <w:kern w:val="0"/>
          <w:sz w:val="32"/>
          <w:szCs w:val="32"/>
          <w:lang w:eastAsia="en-IN"/>
          <w14:ligatures w14:val="none"/>
        </w:rPr>
      </w:pPr>
    </w:p>
    <w:p w14:paraId="7A5B348D">
      <w:pPr>
        <w:spacing w:after="0" w:line="240" w:lineRule="auto"/>
        <w:jc w:val="center"/>
        <w:rPr>
          <w:rFonts w:ascii="Times New Roman" w:hAnsi="Times New Roman" w:eastAsia="Times New Roman" w:cs="Times New Roman"/>
          <w:b/>
          <w:bCs/>
          <w:kern w:val="0"/>
          <w:sz w:val="32"/>
          <w:szCs w:val="32"/>
          <w:lang w:eastAsia="en-IN"/>
          <w14:ligatures w14:val="none"/>
        </w:rPr>
      </w:pPr>
    </w:p>
    <w:p w14:paraId="17FC0594">
      <w:pPr>
        <w:spacing w:after="0" w:line="240" w:lineRule="auto"/>
        <w:jc w:val="center"/>
        <w:rPr>
          <w:rFonts w:ascii="Times New Roman" w:hAnsi="Times New Roman" w:eastAsia="Times New Roman" w:cs="Times New Roman"/>
          <w:b/>
          <w:bCs/>
          <w:kern w:val="0"/>
          <w:sz w:val="32"/>
          <w:szCs w:val="32"/>
          <w:lang w:eastAsia="en-IN"/>
          <w14:ligatures w14:val="none"/>
        </w:rPr>
      </w:pPr>
    </w:p>
    <w:p w14:paraId="3A6EB816">
      <w:pPr>
        <w:spacing w:after="0" w:line="240" w:lineRule="auto"/>
        <w:jc w:val="center"/>
        <w:rPr>
          <w:rFonts w:ascii="Times New Roman" w:hAnsi="Times New Roman" w:eastAsia="Times New Roman" w:cs="Times New Roman"/>
          <w:b/>
          <w:bCs/>
          <w:kern w:val="0"/>
          <w:sz w:val="32"/>
          <w:szCs w:val="32"/>
          <w:lang w:eastAsia="en-IN"/>
          <w14:ligatures w14:val="none"/>
        </w:rPr>
      </w:pPr>
    </w:p>
    <w:p w14:paraId="4498FC1C">
      <w:pPr>
        <w:spacing w:after="0" w:line="240" w:lineRule="auto"/>
        <w:jc w:val="center"/>
        <w:rPr>
          <w:rFonts w:ascii="Times New Roman" w:hAnsi="Times New Roman" w:eastAsia="Times New Roman" w:cs="Times New Roman"/>
          <w:b/>
          <w:bCs/>
          <w:kern w:val="0"/>
          <w:sz w:val="32"/>
          <w:szCs w:val="32"/>
          <w:lang w:eastAsia="en-IN"/>
          <w14:ligatures w14:val="none"/>
        </w:rPr>
      </w:pPr>
    </w:p>
    <w:p w14:paraId="3C0C8907">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cr/>
      </w:r>
    </w:p>
    <w:p w14:paraId="47F196A0">
      <w:pPr>
        <w:spacing w:after="0" w:line="240" w:lineRule="auto"/>
        <w:jc w:val="center"/>
        <w:rPr>
          <w:rFonts w:ascii="Times New Roman" w:hAnsi="Times New Roman" w:eastAsia="Times New Roman" w:cs="Times New Roman"/>
          <w:b/>
          <w:bCs/>
          <w:kern w:val="0"/>
          <w:sz w:val="32"/>
          <w:szCs w:val="32"/>
          <w:lang w:eastAsia="en-IN"/>
          <w14:ligatures w14:val="none"/>
        </w:rPr>
      </w:pPr>
    </w:p>
    <w:p w14:paraId="1A2C6419">
      <w:pPr>
        <w:spacing w:after="0" w:line="240" w:lineRule="auto"/>
        <w:jc w:val="center"/>
        <w:rPr>
          <w:rFonts w:ascii="Times New Roman" w:hAnsi="Times New Roman" w:eastAsia="Times New Roman" w:cs="Times New Roman"/>
          <w:b/>
          <w:bCs/>
          <w:kern w:val="0"/>
          <w:sz w:val="32"/>
          <w:szCs w:val="32"/>
          <w:lang w:eastAsia="en-IN"/>
          <w14:ligatures w14:val="none"/>
        </w:rPr>
      </w:pPr>
    </w:p>
    <w:p w14:paraId="3408E31B">
      <w:pPr>
        <w:spacing w:after="0" w:line="240" w:lineRule="auto"/>
        <w:jc w:val="center"/>
        <w:rPr>
          <w:rFonts w:ascii="Times New Roman" w:hAnsi="Times New Roman" w:eastAsia="Times New Roman" w:cs="Times New Roman"/>
          <w:b/>
          <w:bCs/>
          <w:kern w:val="0"/>
          <w:sz w:val="32"/>
          <w:szCs w:val="32"/>
          <w:lang w:eastAsia="en-IN"/>
          <w14:ligatures w14:val="none"/>
        </w:rPr>
      </w:pPr>
    </w:p>
    <w:p w14:paraId="53FD5C59">
      <w:pPr>
        <w:spacing w:after="0" w:line="240" w:lineRule="auto"/>
        <w:jc w:val="center"/>
        <w:rPr>
          <w:rFonts w:ascii="Times New Roman" w:hAnsi="Times New Roman" w:eastAsia="Times New Roman" w:cs="Times New Roman"/>
          <w:b/>
          <w:bCs/>
          <w:kern w:val="0"/>
          <w:sz w:val="32"/>
          <w:szCs w:val="32"/>
          <w:lang w:eastAsia="en-IN"/>
          <w14:ligatures w14:val="none"/>
        </w:rPr>
      </w:pPr>
    </w:p>
    <w:p w14:paraId="39CC9E7F">
      <w:pPr>
        <w:spacing w:after="0" w:line="240" w:lineRule="auto"/>
        <w:jc w:val="center"/>
        <w:rPr>
          <w:rFonts w:ascii="Times New Roman" w:hAnsi="Times New Roman" w:eastAsia="Times New Roman" w:cs="Times New Roman"/>
          <w:b/>
          <w:bCs/>
          <w:kern w:val="0"/>
          <w:sz w:val="32"/>
          <w:szCs w:val="32"/>
          <w:lang w:eastAsia="en-IN"/>
          <w14:ligatures w14:val="none"/>
        </w:rPr>
      </w:pPr>
    </w:p>
    <w:p w14:paraId="79E931A5">
      <w:pPr>
        <w:spacing w:after="0" w:line="240" w:lineRule="auto"/>
        <w:jc w:val="center"/>
        <w:rPr>
          <w:rFonts w:ascii="Times New Roman" w:hAnsi="Times New Roman" w:eastAsia="Times New Roman" w:cs="Times New Roman"/>
          <w:b/>
          <w:bCs/>
          <w:kern w:val="0"/>
          <w:sz w:val="32"/>
          <w:szCs w:val="32"/>
          <w:lang w:eastAsia="en-IN"/>
          <w14:ligatures w14:val="none"/>
        </w:rPr>
      </w:pPr>
    </w:p>
    <w:p w14:paraId="02227A09">
      <w:pPr>
        <w:spacing w:after="0" w:line="240" w:lineRule="auto"/>
        <w:jc w:val="center"/>
        <w:rPr>
          <w:rFonts w:ascii="Times New Roman" w:hAnsi="Times New Roman" w:eastAsia="Times New Roman" w:cs="Times New Roman"/>
          <w:b/>
          <w:bCs/>
          <w:kern w:val="0"/>
          <w:sz w:val="32"/>
          <w:szCs w:val="32"/>
          <w:lang w:eastAsia="en-IN"/>
          <w14:ligatures w14:val="none"/>
        </w:rPr>
      </w:pPr>
    </w:p>
    <w:p w14:paraId="38C30AEB">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drawing>
          <wp:inline distT="0" distB="0" distL="114300" distR="114300">
            <wp:extent cx="5826760" cy="6099810"/>
            <wp:effectExtent l="0" t="0" r="10160" b="11430"/>
            <wp:docPr id="1268" name="Picture 1268" descr="ER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Picture 1268" descr="ER Diagram (1)"/>
                    <pic:cNvPicPr>
                      <a:picLocks noChangeAspect="1"/>
                    </pic:cNvPicPr>
                  </pic:nvPicPr>
                  <pic:blipFill>
                    <a:blip r:embed="rId18"/>
                    <a:stretch>
                      <a:fillRect/>
                    </a:stretch>
                  </pic:blipFill>
                  <pic:spPr>
                    <a:xfrm>
                      <a:off x="0" y="0"/>
                      <a:ext cx="5826760" cy="6099810"/>
                    </a:xfrm>
                    <a:prstGeom prst="rect">
                      <a:avLst/>
                    </a:prstGeom>
                  </pic:spPr>
                </pic:pic>
              </a:graphicData>
            </a:graphic>
          </wp:inline>
        </w:draw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drawing>
          <wp:inline distT="0" distB="0" distL="114300" distR="114300">
            <wp:extent cx="6117590" cy="3263900"/>
            <wp:effectExtent l="0" t="0" r="8890" b="1270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9"/>
                    <a:stretch>
                      <a:fillRect/>
                    </a:stretch>
                  </pic:blipFill>
                  <pic:spPr>
                    <a:xfrm>
                      <a:off x="0" y="0"/>
                      <a:ext cx="6117590" cy="3263900"/>
                    </a:xfrm>
                    <a:prstGeom prst="rect">
                      <a:avLst/>
                    </a:prstGeom>
                    <a:noFill/>
                    <a:ln>
                      <a:noFill/>
                    </a:ln>
                  </pic:spPr>
                </pic:pic>
              </a:graphicData>
            </a:graphic>
          </wp:inline>
        </w:draw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drawing>
          <wp:inline distT="0" distB="0" distL="114300" distR="114300">
            <wp:extent cx="6117590" cy="3033395"/>
            <wp:effectExtent l="0" t="0" r="889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6117590" cy="3033395"/>
                    </a:xfrm>
                    <a:prstGeom prst="rect">
                      <a:avLst/>
                    </a:prstGeom>
                    <a:noFill/>
                    <a:ln>
                      <a:noFill/>
                    </a:ln>
                  </pic:spPr>
                </pic:pic>
              </a:graphicData>
            </a:graphic>
          </wp:inline>
        </w:drawing>
      </w:r>
      <w:r>
        <w:drawing>
          <wp:inline distT="0" distB="0" distL="114300" distR="114300">
            <wp:extent cx="6117590" cy="3033395"/>
            <wp:effectExtent l="0" t="0" r="889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6117590" cy="3033395"/>
                    </a:xfrm>
                    <a:prstGeom prst="rect">
                      <a:avLst/>
                    </a:prstGeom>
                    <a:noFill/>
                    <a:ln>
                      <a:noFill/>
                    </a:ln>
                  </pic:spPr>
                </pic:pic>
              </a:graphicData>
            </a:graphic>
          </wp:inline>
        </w:drawing>
      </w:r>
      <w:r>
        <w:drawing>
          <wp:inline distT="0" distB="0" distL="114300" distR="114300">
            <wp:extent cx="6112510" cy="3309620"/>
            <wp:effectExtent l="0" t="0" r="1397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stretch>
                      <a:fillRect/>
                    </a:stretch>
                  </pic:blipFill>
                  <pic:spPr>
                    <a:xfrm>
                      <a:off x="0" y="0"/>
                      <a:ext cx="6112510" cy="3309620"/>
                    </a:xfrm>
                    <a:prstGeom prst="rect">
                      <a:avLst/>
                    </a:prstGeom>
                    <a:noFill/>
                    <a:ln>
                      <a:noFill/>
                    </a:ln>
                  </pic:spPr>
                </pic:pic>
              </a:graphicData>
            </a:graphic>
          </wp:inline>
        </w:drawing>
      </w:r>
      <w:r>
        <w:drawing>
          <wp:inline distT="0" distB="0" distL="114300" distR="114300">
            <wp:extent cx="6116955" cy="4771390"/>
            <wp:effectExtent l="0" t="0" r="9525" b="1397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2"/>
                    <a:stretch>
                      <a:fillRect/>
                    </a:stretch>
                  </pic:blipFill>
                  <pic:spPr>
                    <a:xfrm>
                      <a:off x="0" y="0"/>
                      <a:ext cx="6116955" cy="4771390"/>
                    </a:xfrm>
                    <a:prstGeom prst="rect">
                      <a:avLst/>
                    </a:prstGeom>
                    <a:noFill/>
                    <a:ln>
                      <a:noFill/>
                    </a:ln>
                  </pic:spPr>
                </pic:pic>
              </a:graphicData>
            </a:graphic>
          </wp:inline>
        </w:drawing>
      </w:r>
      <w:r>
        <w:br w:type="textWrapping"/>
      </w:r>
    </w:p>
    <w:p w14:paraId="2D86A580">
      <w:pPr>
        <w:spacing w:after="0" w:line="240" w:lineRule="auto"/>
        <w:jc w:val="center"/>
        <w:rPr>
          <w:rFonts w:ascii="Times New Roman" w:hAnsi="Times New Roman" w:eastAsia="Times New Roman" w:cs="Times New Roman"/>
          <w:b/>
          <w:bCs/>
          <w:kern w:val="0"/>
          <w:sz w:val="32"/>
          <w:szCs w:val="32"/>
          <w:lang w:eastAsia="en-IN"/>
          <w14:ligatures w14:val="none"/>
        </w:rPr>
      </w:pPr>
    </w:p>
    <w:p w14:paraId="13B72913">
      <w:pPr>
        <w:pStyle w:val="34"/>
        <w:jc w:val="center"/>
        <w:rPr>
          <w:rFonts w:hint="default"/>
          <w:b/>
          <w:bCs/>
          <w:sz w:val="32"/>
          <w:szCs w:val="32"/>
          <w:lang w:val="en-IN"/>
        </w:rPr>
      </w:pPr>
      <w:r>
        <w:rPr>
          <w:b/>
          <w:bCs/>
          <w:sz w:val="32"/>
          <w:szCs w:val="32"/>
        </w:rPr>
        <w:t>Project Scop</w:t>
      </w:r>
      <w:r>
        <w:rPr>
          <w:rFonts w:hint="default"/>
          <w:b/>
          <w:bCs/>
          <w:sz w:val="32"/>
          <w:szCs w:val="32"/>
          <w:lang w:val="en-IN"/>
        </w:rPr>
        <w:t>e</w:t>
      </w:r>
    </w:p>
    <w:p w14:paraId="691AE3EA">
      <w:pPr>
        <w:pStyle w:val="34"/>
        <w:numPr>
          <w:ilvl w:val="0"/>
          <w:numId w:val="6"/>
        </w:numPr>
        <w:rPr>
          <w:sz w:val="28"/>
          <w:szCs w:val="28"/>
        </w:rPr>
      </w:pPr>
      <w:r>
        <w:rPr>
          <w:sz w:val="28"/>
          <w:szCs w:val="28"/>
        </w:rPr>
        <w:t xml:space="preserve">Project Scope: ConnectLocal is scoped as a full-stack web application. </w:t>
      </w:r>
    </w:p>
    <w:p w14:paraId="7E622C34">
      <w:pPr>
        <w:pStyle w:val="34"/>
        <w:numPr>
          <w:ilvl w:val="0"/>
          <w:numId w:val="6"/>
        </w:numPr>
        <w:rPr>
          <w:sz w:val="28"/>
          <w:szCs w:val="28"/>
        </w:rPr>
      </w:pPr>
      <w:r>
        <w:rPr>
          <w:sz w:val="28"/>
          <w:szCs w:val="28"/>
        </w:rPr>
        <w:t xml:space="preserve">User Management: Comprehensive user registration, profile creation, and </w:t>
      </w:r>
    </w:p>
    <w:p w14:paraId="5C3E6F74">
      <w:pPr>
        <w:pStyle w:val="34"/>
        <w:numPr>
          <w:ilvl w:val="0"/>
          <w:numId w:val="6"/>
        </w:numPr>
        <w:rPr>
          <w:sz w:val="28"/>
          <w:szCs w:val="28"/>
        </w:rPr>
      </w:pPr>
      <w:r>
        <w:rPr>
          <w:sz w:val="28"/>
          <w:szCs w:val="28"/>
        </w:rPr>
        <w:t xml:space="preserve">authentication. </w:t>
      </w:r>
    </w:p>
    <w:p w14:paraId="4AEB4ADD">
      <w:pPr>
        <w:pStyle w:val="34"/>
        <w:numPr>
          <w:ilvl w:val="0"/>
          <w:numId w:val="6"/>
        </w:numPr>
        <w:rPr>
          <w:sz w:val="28"/>
          <w:szCs w:val="28"/>
        </w:rPr>
      </w:pPr>
      <w:r>
        <w:rPr>
          <w:sz w:val="28"/>
          <w:szCs w:val="28"/>
        </w:rPr>
        <w:t xml:space="preserve">Group Management: Functionality for creating, joining, leaving, and </w:t>
      </w:r>
    </w:p>
    <w:p w14:paraId="24CF79DE">
      <w:pPr>
        <w:pStyle w:val="34"/>
        <w:numPr>
          <w:ilvl w:val="0"/>
          <w:numId w:val="6"/>
        </w:numPr>
        <w:rPr>
          <w:sz w:val="28"/>
          <w:szCs w:val="28"/>
        </w:rPr>
      </w:pPr>
      <w:r>
        <w:rPr>
          <w:sz w:val="28"/>
          <w:szCs w:val="28"/>
        </w:rPr>
        <w:t xml:space="preserve">managing groups, including member roles and moderation tools. </w:t>
      </w:r>
    </w:p>
    <w:p w14:paraId="16CB90D4">
      <w:pPr>
        <w:pStyle w:val="34"/>
        <w:numPr>
          <w:ilvl w:val="0"/>
          <w:numId w:val="6"/>
        </w:numPr>
        <w:rPr>
          <w:sz w:val="28"/>
          <w:szCs w:val="28"/>
        </w:rPr>
      </w:pPr>
      <w:r>
        <w:rPr>
          <w:sz w:val="28"/>
          <w:szCs w:val="28"/>
        </w:rPr>
        <w:t xml:space="preserve">Event Management: Tools for scheduling, promoting, and managing events </w:t>
      </w:r>
    </w:p>
    <w:p w14:paraId="7E1C8188">
      <w:pPr>
        <w:pStyle w:val="34"/>
        <w:numPr>
          <w:ilvl w:val="0"/>
          <w:numId w:val="6"/>
        </w:numPr>
        <w:rPr>
          <w:sz w:val="28"/>
          <w:szCs w:val="28"/>
        </w:rPr>
      </w:pPr>
      <w:r>
        <w:rPr>
          <w:sz w:val="28"/>
          <w:szCs w:val="28"/>
        </w:rPr>
        <w:t xml:space="preserve">within groups, including RSVP tracking and attendance marking. </w:t>
      </w:r>
    </w:p>
    <w:p w14:paraId="69A54947">
      <w:pPr>
        <w:pStyle w:val="34"/>
        <w:numPr>
          <w:ilvl w:val="0"/>
          <w:numId w:val="6"/>
        </w:numPr>
        <w:rPr>
          <w:sz w:val="28"/>
          <w:szCs w:val="28"/>
        </w:rPr>
      </w:pPr>
      <w:r>
        <w:rPr>
          <w:sz w:val="28"/>
          <w:szCs w:val="28"/>
        </w:rPr>
        <w:t xml:space="preserve">Communication: Integrated messaging features for group members and </w:t>
      </w:r>
    </w:p>
    <w:p w14:paraId="0D32B45C">
      <w:pPr>
        <w:pStyle w:val="34"/>
        <w:numPr>
          <w:ilvl w:val="0"/>
          <w:numId w:val="6"/>
        </w:numPr>
        <w:rPr>
          <w:sz w:val="28"/>
          <w:szCs w:val="28"/>
        </w:rPr>
      </w:pPr>
      <w:r>
        <w:rPr>
          <w:sz w:val="28"/>
          <w:szCs w:val="28"/>
        </w:rPr>
        <w:t xml:space="preserve">event attendees, alongside discussion boards. </w:t>
      </w:r>
    </w:p>
    <w:p w14:paraId="69837203">
      <w:pPr>
        <w:pStyle w:val="34"/>
        <w:numPr>
          <w:ilvl w:val="0"/>
          <w:numId w:val="6"/>
        </w:numPr>
        <w:rPr>
          <w:sz w:val="28"/>
          <w:szCs w:val="28"/>
        </w:rPr>
      </w:pPr>
      <w:r>
        <w:rPr>
          <w:sz w:val="28"/>
          <w:szCs w:val="28"/>
        </w:rPr>
        <w:t xml:space="preserve">Discovery: Advanced search, filtering, and basic recommendation capabilities </w:t>
      </w:r>
    </w:p>
    <w:p w14:paraId="59F75925">
      <w:pPr>
        <w:pStyle w:val="34"/>
        <w:numPr>
          <w:ilvl w:val="0"/>
          <w:numId w:val="6"/>
        </w:numPr>
        <w:rPr>
          <w:sz w:val="28"/>
          <w:szCs w:val="28"/>
        </w:rPr>
      </w:pPr>
      <w:r>
        <w:rPr>
          <w:sz w:val="28"/>
          <w:szCs w:val="28"/>
        </w:rPr>
        <w:t xml:space="preserve">for groups and events. </w:t>
      </w:r>
    </w:p>
    <w:p w14:paraId="57A52B4D">
      <w:pPr>
        <w:pStyle w:val="34"/>
        <w:numPr>
          <w:ilvl w:val="0"/>
          <w:numId w:val="6"/>
        </w:numPr>
        <w:rPr>
          <w:sz w:val="28"/>
          <w:szCs w:val="28"/>
        </w:rPr>
      </w:pPr>
      <w:r>
        <w:rPr>
          <w:sz w:val="28"/>
          <w:szCs w:val="28"/>
        </w:rPr>
        <w:t xml:space="preserve">Basic Analytics: Dashboards for group organizers to view key metrics on </w:t>
      </w:r>
    </w:p>
    <w:p w14:paraId="34A1C456">
      <w:pPr>
        <w:pStyle w:val="34"/>
        <w:numPr>
          <w:ilvl w:val="0"/>
          <w:numId w:val="6"/>
        </w:numPr>
        <w:rPr>
          <w:sz w:val="28"/>
          <w:szCs w:val="28"/>
        </w:rPr>
      </w:pPr>
      <w:r>
        <w:rPr>
          <w:sz w:val="28"/>
          <w:szCs w:val="28"/>
        </w:rPr>
        <w:t xml:space="preserve">group activity and event attendance. </w:t>
      </w:r>
    </w:p>
    <w:p w14:paraId="64EE4304">
      <w:pPr>
        <w:pStyle w:val="34"/>
        <w:numPr>
          <w:ilvl w:val="0"/>
          <w:numId w:val="6"/>
        </w:numPr>
        <w:rPr>
          <w:sz w:val="28"/>
          <w:szCs w:val="28"/>
        </w:rPr>
      </w:pPr>
      <w:r>
        <w:rPr>
          <w:sz w:val="28"/>
          <w:szCs w:val="28"/>
        </w:rPr>
        <w:t>Responsive Design: Optimized for seamless usage across desktop, tablet, and mobile devices</w:t>
      </w:r>
    </w:p>
    <w:p w14:paraId="2187E7F5">
      <w:pPr>
        <w:spacing w:after="0"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t>Software/Hardware Specifications</w:t>
      </w:r>
      <w:r>
        <w:rPr>
          <w:rFonts w:ascii="Times New Roman" w:hAnsi="Times New Roman" w:eastAsia="Times New Roman" w:cs="Times New Roman"/>
          <w:b/>
          <w:bCs/>
          <w:kern w:val="0"/>
          <w:sz w:val="32"/>
          <w:szCs w:val="32"/>
          <w:lang w:eastAsia="en-IN"/>
          <w14:ligatures w14:val="none"/>
        </w:rPr>
        <w:cr/>
      </w:r>
    </w:p>
    <w:p w14:paraId="75DA6E47">
      <w:pPr>
        <w:spacing w:after="0" w:line="240" w:lineRule="auto"/>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 xml:space="preserve">Backend: </w:t>
      </w:r>
    </w:p>
    <w:p w14:paraId="57C5968C">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Language/Framework: Python 3.x with Django (latest stable version). </w:t>
      </w:r>
    </w:p>
    <w:p w14:paraId="522D6355">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API Framework: Django REST Framework. </w:t>
      </w:r>
    </w:p>
    <w:p w14:paraId="324891FD">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Database: PostgreSQL (for scalability and robust features). </w:t>
      </w:r>
    </w:p>
    <w:p w14:paraId="25157625">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Authentication: Django's built-in authentication system with JWT for </w:t>
      </w:r>
    </w:p>
    <w:p w14:paraId="43623E1C">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API token management. </w:t>
      </w:r>
    </w:p>
    <w:p w14:paraId="2AF59BC1">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Image/File Handling: Pillow library for image processing. </w:t>
      </w:r>
    </w:p>
    <w:p w14:paraId="2B64FDF3">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Real-time Communication: Django Channels (for WebSockets) or a </w:t>
      </w:r>
    </w:p>
    <w:p w14:paraId="5C6F2E04">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dedicated messaging queue (e.g., Redis Pub/Sub). </w:t>
      </w:r>
    </w:p>
    <w:p w14:paraId="30452805">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 xml:space="preserve">Deployment Environment: Cloud platform (e.g., AWS EC2/ECS, Google </w:t>
      </w:r>
    </w:p>
    <w:p w14:paraId="681D161D">
      <w:pPr>
        <w:pStyle w:val="34"/>
        <w:numPr>
          <w:ilvl w:val="0"/>
          <w:numId w:val="7"/>
        </w:numPr>
        <w:spacing w:after="0" w:line="240" w:lineRule="auto"/>
        <w:rPr>
          <w:rFonts w:ascii="Times New Roman" w:hAnsi="Times New Roman" w:eastAsia="Times New Roman" w:cs="Times New Roman"/>
          <w:kern w:val="0"/>
          <w:sz w:val="32"/>
          <w:szCs w:val="32"/>
          <w:lang w:eastAsia="en-IN"/>
          <w14:ligatures w14:val="none"/>
        </w:rPr>
      </w:pPr>
      <w:r>
        <w:rPr>
          <w:rFonts w:ascii="Times New Roman" w:hAnsi="Times New Roman" w:eastAsia="Times New Roman" w:cs="Times New Roman"/>
          <w:kern w:val="0"/>
          <w:sz w:val="32"/>
          <w:szCs w:val="32"/>
          <w:lang w:eastAsia="en-IN"/>
          <w14:ligatures w14:val="none"/>
        </w:rPr>
        <w:t>Cloud Run, Azure App Service) with containerization (Docker)</w:t>
      </w:r>
    </w:p>
    <w:p w14:paraId="3EE64F9F">
      <w:pPr>
        <w:spacing w:after="0" w:line="240" w:lineRule="auto"/>
        <w:jc w:val="center"/>
        <w:rPr>
          <w:rFonts w:ascii="Times New Roman" w:hAnsi="Times New Roman" w:eastAsia="Times New Roman" w:cs="Times New Roman"/>
          <w:b/>
          <w:bCs/>
          <w:kern w:val="0"/>
          <w:sz w:val="32"/>
          <w:szCs w:val="32"/>
          <w:lang w:eastAsia="en-IN"/>
          <w14:ligatures w14:val="none"/>
        </w:rPr>
      </w:pPr>
    </w:p>
    <w:p w14:paraId="24894E9F">
      <w:pPr>
        <w:spacing w:after="0" w:line="240" w:lineRule="auto"/>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br w:type="textWrapping"/>
      </w:r>
      <w:r>
        <w:rPr>
          <w:rFonts w:ascii="Times New Roman" w:hAnsi="Times New Roman" w:eastAsia="Times New Roman" w:cs="Times New Roman"/>
          <w:b/>
          <w:bCs/>
          <w:kern w:val="0"/>
          <w:sz w:val="32"/>
          <w:szCs w:val="32"/>
          <w:lang w:eastAsia="en-IN"/>
          <w14:ligatures w14:val="none"/>
        </w:rPr>
        <w:t xml:space="preserve">Frontend: </w:t>
      </w:r>
    </w:p>
    <w:p w14:paraId="4299E4A8">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 xml:space="preserve">Language/Library: JavaScript with React (latest stable version). </w:t>
      </w:r>
    </w:p>
    <w:p w14:paraId="24E5D208">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 xml:space="preserve">Build Tool: Vite. </w:t>
      </w:r>
    </w:p>
    <w:p w14:paraId="1FB73DF2">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 xml:space="preserve">Routing: React Router DOM. </w:t>
      </w:r>
    </w:p>
    <w:p w14:paraId="53D039DD">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 xml:space="preserve">State Management: Redux Toolkit. </w:t>
      </w:r>
    </w:p>
    <w:p w14:paraId="7648C207">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 xml:space="preserve">HTTP Client: Axios. </w:t>
      </w:r>
    </w:p>
    <w:p w14:paraId="60487237">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 xml:space="preserve">UI Framework/Libraries: Tailwind CSS for utility-first styling, </w:t>
      </w:r>
    </w:p>
    <w:p w14:paraId="56528291">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 xml:space="preserve">potentially Material-UI or Ant Design for robust components, Framer </w:t>
      </w:r>
    </w:p>
    <w:p w14:paraId="3667E5AB">
      <w:pPr>
        <w:pStyle w:val="34"/>
        <w:numPr>
          <w:ilvl w:val="0"/>
          <w:numId w:val="7"/>
        </w:numPr>
        <w:spacing w:after="0" w:line="240" w:lineRule="auto"/>
        <w:rPr>
          <w:rFonts w:ascii="Times New Roman" w:hAnsi="Times New Roman" w:eastAsia="Times New Roman" w:cs="Times New Roman"/>
          <w:b w:val="0"/>
          <w:bCs w:val="0"/>
          <w:kern w:val="0"/>
          <w:sz w:val="28"/>
          <w:szCs w:val="28"/>
          <w:lang w:eastAsia="en-IN"/>
          <w14:ligatures w14:val="none"/>
        </w:rPr>
      </w:pPr>
      <w:r>
        <w:rPr>
          <w:rFonts w:ascii="Times New Roman" w:hAnsi="Times New Roman" w:eastAsia="Times New Roman" w:cs="Times New Roman"/>
          <w:b w:val="0"/>
          <w:bCs w:val="0"/>
          <w:kern w:val="0"/>
          <w:sz w:val="28"/>
          <w:szCs w:val="28"/>
          <w:lang w:eastAsia="en-IN"/>
          <w14:ligatures w14:val="none"/>
        </w:rPr>
        <w:t>Motion for animations, Lucide React for icons</w:t>
      </w:r>
    </w:p>
    <w:p w14:paraId="4AE2A7AA">
      <w:pPr>
        <w:spacing w:after="0" w:line="240" w:lineRule="auto"/>
        <w:jc w:val="center"/>
        <w:rPr>
          <w:rFonts w:ascii="Times New Roman" w:hAnsi="Times New Roman" w:eastAsia="Times New Roman" w:cs="Times New Roman"/>
          <w:b/>
          <w:bCs/>
          <w:kern w:val="0"/>
          <w:sz w:val="32"/>
          <w:szCs w:val="32"/>
          <w:lang w:eastAsia="en-IN"/>
          <w14:ligatures w14:val="none"/>
        </w:rPr>
      </w:pPr>
    </w:p>
    <w:p w14:paraId="7446F6BA">
      <w:pPr>
        <w:spacing w:after="0" w:line="240" w:lineRule="auto"/>
        <w:jc w:val="center"/>
        <w:rPr>
          <w:rFonts w:ascii="Times New Roman" w:hAnsi="Times New Roman" w:eastAsia="Times New Roman" w:cs="Times New Roman"/>
          <w:b/>
          <w:bCs/>
          <w:kern w:val="0"/>
          <w:sz w:val="32"/>
          <w:szCs w:val="32"/>
          <w:lang w:eastAsia="en-IN"/>
          <w14:ligatures w14:val="none"/>
        </w:rPr>
      </w:pPr>
    </w:p>
    <w:p w14:paraId="617432D5">
      <w:pPr>
        <w:spacing w:after="0" w:line="240" w:lineRule="auto"/>
        <w:jc w:val="center"/>
        <w:rPr>
          <w:rFonts w:ascii="Times New Roman" w:hAnsi="Times New Roman" w:eastAsia="Times New Roman" w:cs="Times New Roman"/>
          <w:b/>
          <w:bCs/>
          <w:kern w:val="0"/>
          <w:sz w:val="32"/>
          <w:szCs w:val="32"/>
          <w:lang w:eastAsia="en-IN"/>
          <w14:ligatures w14:val="none"/>
        </w:rPr>
      </w:pPr>
    </w:p>
    <w:p w14:paraId="41CEF98F">
      <w:pPr>
        <w:spacing w:after="0" w:line="240" w:lineRule="auto"/>
        <w:jc w:val="center"/>
        <w:rPr>
          <w:ins w:id="0" w:author="vijay gholve" w:date="2025-08-06T18:16:00Z"/>
          <w:rFonts w:ascii="Times New Roman" w:hAnsi="Times New Roman" w:eastAsia="Times New Roman" w:cs="Times New Roman"/>
          <w:b/>
          <w:bCs/>
          <w:kern w:val="0"/>
          <w:sz w:val="32"/>
          <w:szCs w:val="32"/>
          <w:lang w:eastAsia="en-IN"/>
          <w14:ligatures w14:val="none"/>
        </w:rPr>
      </w:pPr>
    </w:p>
    <w:p w14:paraId="3C48B72B">
      <w:pPr>
        <w:spacing w:after="0" w:line="240" w:lineRule="auto"/>
        <w:jc w:val="center"/>
        <w:rPr>
          <w:ins w:id="1" w:author="vijay gholve" w:date="2025-08-06T18:16:00Z"/>
          <w:rFonts w:ascii="Times New Roman" w:hAnsi="Times New Roman" w:eastAsia="Times New Roman" w:cs="Times New Roman"/>
          <w:b/>
          <w:bCs/>
          <w:kern w:val="0"/>
          <w:sz w:val="32"/>
          <w:szCs w:val="32"/>
          <w:lang w:eastAsia="en-IN"/>
          <w14:ligatures w14:val="none"/>
        </w:rPr>
      </w:pPr>
    </w:p>
    <w:p w14:paraId="4CA7CCC1">
      <w:pPr>
        <w:spacing w:after="0" w:line="240" w:lineRule="auto"/>
        <w:jc w:val="center"/>
        <w:rPr>
          <w:ins w:id="2" w:author="vijay gholve" w:date="2025-08-06T18:16:00Z"/>
          <w:rFonts w:ascii="Times New Roman" w:hAnsi="Times New Roman" w:eastAsia="Times New Roman" w:cs="Times New Roman"/>
          <w:b/>
          <w:bCs/>
          <w:kern w:val="0"/>
          <w:sz w:val="32"/>
          <w:szCs w:val="32"/>
          <w:lang w:eastAsia="en-IN"/>
          <w14:ligatures w14:val="none"/>
        </w:rPr>
      </w:pPr>
    </w:p>
    <w:p w14:paraId="5C66E3AD">
      <w:pPr>
        <w:spacing w:after="0" w:line="240" w:lineRule="auto"/>
        <w:jc w:val="center"/>
        <w:rPr>
          <w:rFonts w:ascii="Times New Roman" w:hAnsi="Times New Roman" w:eastAsia="Times New Roman" w:cs="Times New Roman"/>
          <w:b/>
          <w:bCs/>
          <w:kern w:val="0"/>
          <w:sz w:val="32"/>
          <w:szCs w:val="32"/>
          <w:lang w:eastAsia="en-IN"/>
          <w14:ligatures w14:val="none"/>
        </w:rPr>
      </w:pPr>
    </w:p>
    <w:p w14:paraId="6BF18F8D">
      <w:pPr>
        <w:pStyle w:val="4"/>
        <w:keepNext w:val="0"/>
        <w:keepLines w:val="0"/>
        <w:widowControl/>
        <w:suppressLineNumbers w:val="0"/>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Conclusion</w:t>
      </w:r>
    </w:p>
    <w:p w14:paraId="7422CF50">
      <w:pPr>
        <w:pStyle w:val="17"/>
        <w:keepNext w:val="0"/>
        <w:keepLines w:val="0"/>
        <w:widowControl/>
        <w:suppressLineNumbers w:val="0"/>
        <w:rPr>
          <w:sz w:val="28"/>
          <w:szCs w:val="28"/>
        </w:rPr>
      </w:pPr>
      <w:r>
        <w:rPr>
          <w:sz w:val="28"/>
          <w:szCs w:val="28"/>
        </w:rPr>
        <w:t xml:space="preserve">The development of </w:t>
      </w:r>
      <w:r>
        <w:rPr>
          <w:b/>
          <w:bCs/>
          <w:sz w:val="28"/>
          <w:szCs w:val="28"/>
        </w:rPr>
        <w:t>ConnectLocal: Community Meetup Platform</w:t>
      </w:r>
      <w:r>
        <w:rPr>
          <w:sz w:val="28"/>
          <w:szCs w:val="28"/>
        </w:rPr>
        <w:t xml:space="preserve"> represents a strategic and comprehensive effort to address a significant gap in the digital landscape of social interaction. By providing a unified ecosystem for event discovery, streamlined organization, and genuine community engagement, this project is poised to deliver substantial value to its diverse stakeholders. The platform's scalable architecture, built on robust technologies such as Django and React, along with a strong focus on security and a user-centric design, ensures a reliable, high-performing, and intuitive experience. ConnectLocal's successful implementation will not only modernize the process of event management but also empower individuals to forge meaningful, real-world connections, thereby enriching local communities. The platform's design, guided by a thorough literature review and detailed system analysis, positions it as a forward-thinking solution capable of evolving to meet future market demands and technological advancements.</w:t>
      </w:r>
    </w:p>
    <w:p w14:paraId="72393C56">
      <w:pPr>
        <w:spacing w:after="0" w:line="240" w:lineRule="auto"/>
        <w:jc w:val="center"/>
        <w:rPr>
          <w:rFonts w:ascii="Times New Roman" w:hAnsi="Times New Roman" w:eastAsia="Times New Roman" w:cs="Times New Roman"/>
          <w:b/>
          <w:bCs/>
          <w:kern w:val="0"/>
          <w:sz w:val="32"/>
          <w:szCs w:val="32"/>
          <w:lang w:eastAsia="en-IN"/>
          <w14:ligatures w14:val="none"/>
        </w:rPr>
      </w:pPr>
    </w:p>
    <w:p w14:paraId="18CC9CF1">
      <w:pPr>
        <w:spacing w:after="0" w:line="240" w:lineRule="auto"/>
        <w:jc w:val="center"/>
        <w:rPr>
          <w:rFonts w:ascii="Times New Roman" w:hAnsi="Times New Roman" w:eastAsia="Times New Roman" w:cs="Times New Roman"/>
          <w:b/>
          <w:bCs/>
          <w:kern w:val="0"/>
          <w:sz w:val="32"/>
          <w:szCs w:val="32"/>
          <w:lang w:eastAsia="en-IN"/>
          <w14:ligatures w14:val="none"/>
        </w:rPr>
      </w:pPr>
    </w:p>
    <w:p w14:paraId="043E1E14">
      <w:pPr>
        <w:pStyle w:val="4"/>
        <w:keepNext w:val="0"/>
        <w:keepLines w:val="0"/>
        <w:widowControl/>
        <w:suppressLineNumbers w:val="0"/>
        <w:jc w:val="center"/>
        <w:rPr>
          <w:b/>
          <w:bCs/>
          <w:color w:val="000000" w:themeColor="text1"/>
          <w:sz w:val="32"/>
          <w:szCs w:val="32"/>
          <w14:textFill>
            <w14:solidFill>
              <w14:schemeClr w14:val="tx1"/>
            </w14:solidFill>
          </w14:textFill>
        </w:rPr>
      </w:pP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b/>
          <w:bCs/>
          <w:color w:val="000000" w:themeColor="text1"/>
          <w:sz w:val="32"/>
          <w:szCs w:val="32"/>
          <w14:textFill>
            <w14:solidFill>
              <w14:schemeClr w14:val="tx1"/>
            </w14:solidFill>
          </w14:textFill>
        </w:rPr>
        <w:t>Bibliography and References</w:t>
      </w:r>
    </w:p>
    <w:p w14:paraId="4ECA11E7">
      <w:pPr>
        <w:keepNext w:val="0"/>
        <w:keepLines w:val="0"/>
        <w:widowControl/>
        <w:numPr>
          <w:ilvl w:val="0"/>
          <w:numId w:val="0"/>
        </w:numPr>
        <w:suppressLineNumbers w:val="0"/>
        <w:spacing w:before="0" w:beforeAutospacing="1" w:after="0" w:afterAutospacing="1"/>
      </w:pPr>
    </w:p>
    <w:p w14:paraId="2BEE96CA">
      <w:pPr>
        <w:pStyle w:val="17"/>
        <w:keepNext w:val="0"/>
        <w:keepLines w:val="0"/>
        <w:widowControl/>
        <w:suppressLineNumbers w:val="0"/>
        <w:ind w:left="720"/>
      </w:pPr>
      <w:r>
        <w:rPr>
          <w:b/>
          <w:bCs/>
        </w:rPr>
        <w:t>[</w:t>
      </w:r>
      <w:r>
        <w:rPr>
          <w:rFonts w:hint="default"/>
          <w:b/>
          <w:bCs/>
          <w:lang w:val="en-IN"/>
        </w:rPr>
        <w:t>1</w:t>
      </w:r>
      <w:r>
        <w:rPr>
          <w:b/>
          <w:bCs/>
        </w:rPr>
        <w:t>]</w:t>
      </w:r>
      <w:r>
        <w:t xml:space="preserve"> The Django Software Foundation. (2024). </w:t>
      </w:r>
      <w:r>
        <w:rPr>
          <w:i/>
          <w:iCs/>
        </w:rPr>
        <w:t>Django Documentation</w:t>
      </w:r>
      <w:r>
        <w:t xml:space="preserve">. Retrieved from </w:t>
      </w:r>
      <w:r>
        <w:fldChar w:fldCharType="begin"/>
      </w:r>
      <w:r>
        <w:instrText xml:space="preserve"> HYPERLINK "https://docs.djangoproject.com/" \t "_blank" </w:instrText>
      </w:r>
      <w:r>
        <w:fldChar w:fldCharType="separate"/>
      </w:r>
      <w:r>
        <w:rPr>
          <w:rStyle w:val="16"/>
        </w:rPr>
        <w:t>https://docs.djangoproject.com/</w:t>
      </w:r>
      <w:r>
        <w:fldChar w:fldCharType="end"/>
      </w:r>
      <w:r>
        <w:t xml:space="preserve"> (The official source for the core backend framework, essential for implementation details.)</w:t>
      </w:r>
      <w:r>
        <w:br w:type="textWrapping"/>
      </w:r>
      <w:r>
        <w:rPr>
          <w:b/>
          <w:bCs/>
        </w:rPr>
        <w:t>[</w:t>
      </w:r>
      <w:r>
        <w:rPr>
          <w:rFonts w:hint="default"/>
          <w:b/>
          <w:bCs/>
          <w:lang w:val="en-IN"/>
        </w:rPr>
        <w:t>2</w:t>
      </w:r>
      <w:r>
        <w:rPr>
          <w:b/>
          <w:bCs/>
        </w:rPr>
        <w:t>]</w:t>
      </w:r>
      <w:r>
        <w:t xml:space="preserve"> Postman. (2024). </w:t>
      </w:r>
      <w:r>
        <w:rPr>
          <w:i/>
          <w:iCs/>
        </w:rPr>
        <w:t>JWT Authentication Best Practices</w:t>
      </w:r>
      <w:r>
        <w:t xml:space="preserve">. Retrieved from </w:t>
      </w:r>
      <w:r>
        <w:fldChar w:fldCharType="begin"/>
      </w:r>
      <w:r>
        <w:instrText xml:space="preserve"> HYPERLINK "https://www.google.com/search?q=https://www.postman.com/jwt-authentication/" \t "_blank" </w:instrText>
      </w:r>
      <w:r>
        <w:fldChar w:fldCharType="separate"/>
      </w:r>
      <w:r>
        <w:rPr>
          <w:rStyle w:val="16"/>
        </w:rPr>
        <w:t>https://www.postman.com/jwt-authentication/</w:t>
      </w:r>
      <w:r>
        <w:fldChar w:fldCharType="end"/>
      </w:r>
      <w:r>
        <w:t xml:space="preserve"> (A resource for understanding and implementing secure, token-based authentication protocols.</w:t>
      </w:r>
    </w:p>
    <w:p w14:paraId="026455C4">
      <w:pPr>
        <w:pStyle w:val="17"/>
        <w:keepNext w:val="0"/>
        <w:keepLines w:val="0"/>
        <w:widowControl/>
        <w:suppressLineNumbers w:val="0"/>
        <w:ind w:left="720"/>
      </w:pPr>
      <w:r>
        <w:rPr>
          <w:b/>
          <w:bCs/>
        </w:rPr>
        <w:t>[3]</w:t>
      </w:r>
      <w:r>
        <w:t xml:space="preserve"> The React Team. (2024). </w:t>
      </w:r>
      <w:r>
        <w:rPr>
          <w:i/>
          <w:iCs/>
        </w:rPr>
        <w:t>React Documentation</w:t>
      </w:r>
      <w:r>
        <w:t xml:space="preserve">. Retrieved from </w:t>
      </w:r>
      <w:r>
        <w:fldChar w:fldCharType="begin"/>
      </w:r>
      <w:r>
        <w:instrText xml:space="preserve"> HYPERLINK "https://react.dev/" \t "_blank" </w:instrText>
      </w:r>
      <w:r>
        <w:fldChar w:fldCharType="separate"/>
      </w:r>
      <w:r>
        <w:rPr>
          <w:rStyle w:val="16"/>
        </w:rPr>
        <w:t>https://react.dev/</w:t>
      </w:r>
      <w:r>
        <w:fldChar w:fldCharType="end"/>
      </w:r>
      <w:r>
        <w:t xml:space="preserve"> (The primary resource for the frontend library, including hooks and component-based architecture.)</w:t>
      </w:r>
    </w:p>
    <w:p w14:paraId="0A3AC9D0">
      <w:pPr>
        <w:pStyle w:val="17"/>
        <w:keepNext w:val="0"/>
        <w:keepLines w:val="0"/>
        <w:widowControl/>
        <w:suppressLineNumbers w:val="0"/>
        <w:ind w:left="720"/>
      </w:pPr>
      <w:r>
        <w:rPr>
          <w:b/>
          <w:bCs/>
        </w:rPr>
        <w:t>[4]</w:t>
      </w:r>
      <w:r>
        <w:t xml:space="preserve"> O'Reilly Media. (2023). </w:t>
      </w:r>
      <w:r>
        <w:rPr>
          <w:i/>
          <w:iCs/>
        </w:rPr>
        <w:t>API Design Patterns: Microservices, CQRS, and Beyond</w:t>
      </w:r>
      <w:r>
        <w:t>. (A reference for designing scalable and robust APIs using modern principles, which is critical for the Django REST Framework implementation.)</w:t>
      </w:r>
    </w:p>
    <w:p w14:paraId="43018A71">
      <w:pPr>
        <w:pStyle w:val="17"/>
        <w:keepNext w:val="0"/>
        <w:keepLines w:val="0"/>
        <w:widowControl/>
        <w:suppressLineNumbers w:val="0"/>
        <w:ind w:left="720"/>
      </w:pPr>
      <w:r>
        <w:rPr>
          <w:b/>
          <w:bCs/>
        </w:rPr>
        <w:t>[5]</w:t>
      </w:r>
      <w:r>
        <w:t xml:space="preserve"> Laux, A. (2022). </w:t>
      </w:r>
      <w:r>
        <w:rPr>
          <w:i/>
          <w:iCs/>
        </w:rPr>
        <w:t>Data Modeling for Modern Applications: A Practical Guide</w:t>
      </w:r>
      <w:r>
        <w:t>. Packt Publishing. (Informs the creation of the ERD and normalization of the database schema.)</w:t>
      </w:r>
    </w:p>
    <w:p w14:paraId="7CAD7A07">
      <w:pPr>
        <w:pStyle w:val="17"/>
        <w:keepNext w:val="0"/>
        <w:keepLines w:val="0"/>
        <w:widowControl/>
        <w:suppressLineNumbers w:val="0"/>
        <w:ind w:left="720"/>
        <w:rPr>
          <w:rFonts w:ascii="Times New Roman" w:hAnsi="Times New Roman" w:eastAsia="Times New Roman" w:cs="Times New Roman"/>
          <w:b/>
          <w:bCs/>
          <w:kern w:val="0"/>
          <w:sz w:val="32"/>
          <w:szCs w:val="32"/>
          <w:lang w:eastAsia="en-IN"/>
          <w14:ligatures w14:val="none"/>
        </w:rPr>
      </w:pPr>
      <w:r>
        <w:rPr>
          <w:b/>
          <w:bCs/>
        </w:rPr>
        <w:t>[6]</w:t>
      </w:r>
      <w:r>
        <w:t xml:space="preserve"> Shneiderman, B., Plaisant, C., &amp; Cohen, M. (2020). </w:t>
      </w:r>
      <w:r>
        <w:rPr>
          <w:i/>
          <w:iCs/>
        </w:rPr>
        <w:t>Designing the User Interface: Strategies for Effective Human-Computer Interaction</w:t>
      </w:r>
      <w:r>
        <w:t>. Pearson. (Offers established best practices for designing intuitive and accessible user interfaces.)</w:t>
      </w:r>
    </w:p>
    <w:sectPr>
      <w:footerReference r:id="rId7" w:type="default"/>
      <w:pgSz w:w="11906" w:h="16838"/>
      <w:pgMar w:top="1440" w:right="1440" w:bottom="1440" w:left="1440" w:header="709" w:footer="709"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mo">
    <w:altName w:val="Cambria"/>
    <w:panose1 w:val="00000000000000000000"/>
    <w:charset w:val="00"/>
    <w:family w:val="roman"/>
    <w:pitch w:val="default"/>
    <w:sig w:usb0="00000000" w:usb1="00000000" w:usb2="00000000" w:usb3="00000000" w:csb0="00000000" w:csb1="00000000"/>
  </w:font>
  <w:font w:name="NotoSans-Bold">
    <w:altName w:val="Cambria"/>
    <w:panose1 w:val="00000000000000000000"/>
    <w:charset w:val="00"/>
    <w:family w:val="roman"/>
    <w:pitch w:val="default"/>
    <w:sig w:usb0="00000000" w:usb1="00000000" w:usb2="00000000" w:usb3="00000000" w:csb0="00000000" w:csb1="00000000"/>
  </w:font>
  <w:font w:name="NotoSans">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4ABFF3">
    <w:pPr>
      <w:pStyle w:val="14"/>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2085127">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7SxYXMAgAAIw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A7SxYXMAgAA&#10;IwYAAA4AAAAAAAAAAQAgAAAAHwEAAGRycy9lMm9Eb2MueG1sUEsFBgAAAAAGAAYAWQEAAF0GAAAA&#10;AA==&#10;">
              <v:fill on="f" focussize="0,0"/>
              <v:stroke on="f" weight="0.5pt"/>
              <v:imagedata o:title=""/>
              <o:lock v:ext="edit" aspectratio="f"/>
              <v:textbox inset="0mm,0mm,0mm,0mm" style="mso-fit-shape-to-text:t;">
                <w:txbxContent>
                  <w:p w14:paraId="42085127">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E3AA23">
    <w:pPr>
      <w:pStyle w:val="14"/>
    </w:pPr>
    <w:bookmarkStart w:id="0" w:name="_GoBack"/>
    <w:bookmarkEnd w:id="0"/>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E3D7118">
                          <w:pPr>
                            <w:pStyle w:val="14"/>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0PnH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D9D5xzQIA&#10;ACUGAAAOAAAAAAAAAAEAIAAAAB8BAABkcnMvZTJvRG9jLnhtbFBLBQYAAAAABgAGAFkBAABeBgAA&#10;AAA=&#10;">
              <v:fill on="f" focussize="0,0"/>
              <v:stroke on="f" weight="0.5pt"/>
              <v:imagedata o:title=""/>
              <o:lock v:ext="edit" aspectratio="f"/>
              <v:textbox inset="0mm,0mm,0mm,0mm" style="mso-fit-shape-to-text:t;">
                <w:txbxContent>
                  <w:p w14:paraId="1E3D7118">
                    <w:pPr>
                      <w:pStyle w:val="14"/>
                    </w:pPr>
                    <w:r>
                      <w:fldChar w:fldCharType="begin"/>
                    </w:r>
                    <w:r>
                      <w:instrText xml:space="preserve"> PAGE  \* MERGEFORMAT </w:instrText>
                    </w:r>
                    <w:r>
                      <w:fldChar w:fldCharType="separate"/>
                    </w:r>
                    <w:r>
                      <w:t>9</w:t>
                    </w:r>
                    <w:r>
                      <w:fldChar w:fldCharType="end"/>
                    </w:r>
                  </w:p>
                </w:txbxContent>
              </v:textbox>
            </v:shape>
          </w:pict>
        </mc:Fallback>
      </mc:AlternateContent>
    </w:r>
  </w:p>
  <w:p w14:paraId="1F02B265">
    <w:pPr>
      <w:pStyle w:val="14"/>
    </w:pPr>
  </w:p>
  <w:p w14:paraId="45829094">
    <w:pPr>
      <w:pStyle w:val="14"/>
    </w:pPr>
  </w:p>
  <w:p w14:paraId="3CF146F9">
    <w:pPr>
      <w:pStyle w:val="14"/>
    </w:pPr>
  </w:p>
  <w:p w14:paraId="0F3C83B2">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209A4">
    <w:pPr>
      <w:pStyle w:val="15"/>
      <w:jc w:val="center"/>
      <w:rPr>
        <w:rFonts w:hint="default"/>
        <w:lang w:val="en-IN"/>
      </w:rPr>
    </w:pPr>
    <w:r>
      <w:rPr>
        <w:rFonts w:hint="default"/>
        <w:lang w:val="en-IN"/>
      </w:rPr>
      <w:t>Eventx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FC4E1E"/>
    <w:multiLevelType w:val="multilevel"/>
    <w:tmpl w:val="13FC4E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A684297"/>
    <w:multiLevelType w:val="multilevel"/>
    <w:tmpl w:val="1A6842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B53075D"/>
    <w:multiLevelType w:val="multilevel"/>
    <w:tmpl w:val="1B5307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9444C99"/>
    <w:multiLevelType w:val="multilevel"/>
    <w:tmpl w:val="29444C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3B662F7"/>
    <w:multiLevelType w:val="multilevel"/>
    <w:tmpl w:val="43B662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4B10549"/>
    <w:multiLevelType w:val="multilevel"/>
    <w:tmpl w:val="44B105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4C05F14"/>
    <w:multiLevelType w:val="multilevel"/>
    <w:tmpl w:val="64C05F1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4"/>
  </w:num>
  <w:num w:numId="2">
    <w:abstractNumId w:val="3"/>
  </w:num>
  <w:num w:numId="3">
    <w:abstractNumId w:val="0"/>
  </w:num>
  <w:num w:numId="4">
    <w:abstractNumId w:val="2"/>
  </w:num>
  <w:num w:numId="5">
    <w:abstractNumId w:val="1"/>
  </w:num>
  <w:num w:numId="6">
    <w:abstractNumId w:val="6"/>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vijay gholve">
    <w15:presenceInfo w15:providerId="Windows Live" w15:userId="3f42ca7117580c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1"/>
  <w:bordersDoNotSurroundHeader w:val="0"/>
  <w:bordersDoNotSurroundFooter w:val="0"/>
  <w:hideSpellingErrors/>
  <w:hideGrammaticalErrors/>
  <w:documentProtection w:edit="readOnly" w:formatting="1"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248"/>
    <w:rsid w:val="000C1B44"/>
    <w:rsid w:val="000D74FD"/>
    <w:rsid w:val="001D0101"/>
    <w:rsid w:val="002235EE"/>
    <w:rsid w:val="002412CD"/>
    <w:rsid w:val="002473E8"/>
    <w:rsid w:val="004A7407"/>
    <w:rsid w:val="004C7702"/>
    <w:rsid w:val="00587CA2"/>
    <w:rsid w:val="005C42F1"/>
    <w:rsid w:val="006157D4"/>
    <w:rsid w:val="00625248"/>
    <w:rsid w:val="00634BC8"/>
    <w:rsid w:val="006B2CF6"/>
    <w:rsid w:val="0073624E"/>
    <w:rsid w:val="007407DA"/>
    <w:rsid w:val="007B2BE1"/>
    <w:rsid w:val="007D043A"/>
    <w:rsid w:val="007E1570"/>
    <w:rsid w:val="00890653"/>
    <w:rsid w:val="009E55F0"/>
    <w:rsid w:val="00AB4B74"/>
    <w:rsid w:val="00AF53FC"/>
    <w:rsid w:val="00B3151D"/>
    <w:rsid w:val="00B55AA3"/>
    <w:rsid w:val="00BB4283"/>
    <w:rsid w:val="00C2030D"/>
    <w:rsid w:val="00CA654A"/>
    <w:rsid w:val="00D47114"/>
    <w:rsid w:val="00D63BBD"/>
    <w:rsid w:val="00D7013F"/>
    <w:rsid w:val="00E00587"/>
    <w:rsid w:val="00E22156"/>
    <w:rsid w:val="00E25161"/>
    <w:rsid w:val="00ED18F3"/>
    <w:rsid w:val="00EE7938"/>
    <w:rsid w:val="00F259B6"/>
    <w:rsid w:val="092A1616"/>
    <w:rsid w:val="0B5E5FE9"/>
    <w:rsid w:val="3BDB5768"/>
    <w:rsid w:val="44AE7EE9"/>
    <w:rsid w:val="48D170ED"/>
    <w:rsid w:val="5FD614D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21"/>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2"/>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link w:val="23"/>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4"/>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5"/>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6"/>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7"/>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qFormat/>
    <w:uiPriority w:val="1"/>
    <w:pPr>
      <w:widowControl w:val="0"/>
      <w:autoSpaceDE w:val="0"/>
      <w:autoSpaceDN w:val="0"/>
      <w:spacing w:after="0" w:line="240" w:lineRule="auto"/>
    </w:pPr>
    <w:rPr>
      <w:rFonts w:ascii="Times New Roman" w:hAnsi="Times New Roman" w:eastAsia="Times New Roman" w:cs="Times New Roman"/>
      <w:sz w:val="24"/>
      <w:szCs w:val="24"/>
      <w:lang w:val="en-US"/>
    </w:rPr>
  </w:style>
  <w:style w:type="paragraph" w:styleId="14">
    <w:name w:val="footer"/>
    <w:basedOn w:val="1"/>
    <w:link w:val="40"/>
    <w:unhideWhenUsed/>
    <w:qFormat/>
    <w:uiPriority w:val="99"/>
    <w:pPr>
      <w:tabs>
        <w:tab w:val="center" w:pos="4513"/>
        <w:tab w:val="right" w:pos="9026"/>
      </w:tabs>
      <w:spacing w:after="0" w:line="240" w:lineRule="auto"/>
    </w:pPr>
  </w:style>
  <w:style w:type="paragraph" w:styleId="15">
    <w:name w:val="header"/>
    <w:basedOn w:val="1"/>
    <w:link w:val="39"/>
    <w:unhideWhenUsed/>
    <w:qFormat/>
    <w:uiPriority w:val="99"/>
    <w:pPr>
      <w:tabs>
        <w:tab w:val="center" w:pos="4513"/>
        <w:tab w:val="right" w:pos="9026"/>
      </w:tabs>
      <w:spacing w:after="0" w:line="240" w:lineRule="auto"/>
    </w:pPr>
  </w:style>
  <w:style w:type="character" w:styleId="16">
    <w:name w:val="Hyperlink"/>
    <w:basedOn w:val="11"/>
    <w:semiHidden/>
    <w:unhideWhenUsed/>
    <w:qFormat/>
    <w:uiPriority w:val="99"/>
    <w:rPr>
      <w:color w:val="0000FF"/>
      <w:u w:val="single"/>
    </w:rPr>
  </w:style>
  <w:style w:type="paragraph" w:styleId="1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1"/>
    <w:qFormat/>
    <w:uiPriority w:val="22"/>
    <w:rPr>
      <w:b/>
      <w:bCs/>
    </w:rPr>
  </w:style>
  <w:style w:type="paragraph" w:styleId="19">
    <w:name w:val="Subtitle"/>
    <w:basedOn w:val="1"/>
    <w:next w:val="1"/>
    <w:link w:val="3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0">
    <w:name w:val="Title"/>
    <w:basedOn w:val="1"/>
    <w:next w:val="1"/>
    <w:link w:val="30"/>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1">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22">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3">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4">
    <w:name w:val="Heading 4 Char"/>
    <w:basedOn w:val="11"/>
    <w:link w:val="5"/>
    <w:semiHidden/>
    <w:qFormat/>
    <w:uiPriority w:val="9"/>
    <w:rPr>
      <w:rFonts w:eastAsiaTheme="majorEastAsia" w:cstheme="majorBidi"/>
      <w:i/>
      <w:iCs/>
      <w:color w:val="2F5597" w:themeColor="accent1" w:themeShade="BF"/>
    </w:rPr>
  </w:style>
  <w:style w:type="character" w:customStyle="1" w:styleId="25">
    <w:name w:val="Heading 5 Char"/>
    <w:basedOn w:val="11"/>
    <w:link w:val="6"/>
    <w:semiHidden/>
    <w:qFormat/>
    <w:uiPriority w:val="9"/>
    <w:rPr>
      <w:rFonts w:eastAsiaTheme="majorEastAsia" w:cstheme="majorBidi"/>
      <w:color w:val="2F5597" w:themeColor="accent1" w:themeShade="BF"/>
    </w:rPr>
  </w:style>
  <w:style w:type="character" w:customStyle="1" w:styleId="26">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7">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9">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0">
    <w:name w:val="Title Char"/>
    <w:basedOn w:val="11"/>
    <w:link w:val="20"/>
    <w:qFormat/>
    <w:uiPriority w:val="10"/>
    <w:rPr>
      <w:rFonts w:asciiTheme="majorHAnsi" w:hAnsiTheme="majorHAnsi" w:eastAsiaTheme="majorEastAsia" w:cstheme="majorBidi"/>
      <w:spacing w:val="-10"/>
      <w:kern w:val="28"/>
      <w:sz w:val="56"/>
      <w:szCs w:val="56"/>
    </w:rPr>
  </w:style>
  <w:style w:type="character" w:customStyle="1" w:styleId="31">
    <w:name w:val="Subtitle Char"/>
    <w:basedOn w:val="11"/>
    <w:link w:val="1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2">
    <w:name w:val="Quote"/>
    <w:basedOn w:val="1"/>
    <w:next w:val="1"/>
    <w:link w:val="3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qFormat/>
    <w:uiPriority w:val="34"/>
    <w:pPr>
      <w:ind w:left="720"/>
      <w:contextualSpacing/>
    </w:pPr>
  </w:style>
  <w:style w:type="character" w:customStyle="1" w:styleId="35">
    <w:name w:val="Intense Emphasis1"/>
    <w:basedOn w:val="11"/>
    <w:qFormat/>
    <w:uiPriority w:val="21"/>
    <w:rPr>
      <w:i/>
      <w:iCs/>
      <w:color w:val="2F5597" w:themeColor="accent1" w:themeShade="BF"/>
    </w:rPr>
  </w:style>
  <w:style w:type="paragraph" w:styleId="36">
    <w:name w:val="Intense Quote"/>
    <w:basedOn w:val="1"/>
    <w:next w:val="1"/>
    <w:link w:val="37"/>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7">
    <w:name w:val="Intense Quote Char"/>
    <w:basedOn w:val="11"/>
    <w:link w:val="36"/>
    <w:qFormat/>
    <w:uiPriority w:val="30"/>
    <w:rPr>
      <w:i/>
      <w:iCs/>
      <w:color w:val="2F5597" w:themeColor="accent1" w:themeShade="BF"/>
    </w:rPr>
  </w:style>
  <w:style w:type="character" w:customStyle="1" w:styleId="38">
    <w:name w:val="Intense Reference1"/>
    <w:basedOn w:val="11"/>
    <w:qFormat/>
    <w:uiPriority w:val="32"/>
    <w:rPr>
      <w:b/>
      <w:bCs/>
      <w:smallCaps/>
      <w:color w:val="2F5597" w:themeColor="accent1" w:themeShade="BF"/>
      <w:spacing w:val="5"/>
    </w:rPr>
  </w:style>
  <w:style w:type="character" w:customStyle="1" w:styleId="39">
    <w:name w:val="Header Char"/>
    <w:basedOn w:val="11"/>
    <w:link w:val="15"/>
    <w:qFormat/>
    <w:uiPriority w:val="99"/>
  </w:style>
  <w:style w:type="character" w:customStyle="1" w:styleId="40">
    <w:name w:val="Footer Char"/>
    <w:basedOn w:val="11"/>
    <w:link w:val="14"/>
    <w:qFormat/>
    <w:uiPriority w:val="99"/>
  </w:style>
  <w:style w:type="paragraph" w:customStyle="1" w:styleId="41">
    <w:name w:val="Revision1"/>
    <w:hidden/>
    <w:semiHidden/>
    <w:qFormat/>
    <w:uiPriority w:val="99"/>
    <w:rPr>
      <w:rFonts w:asciiTheme="minorHAnsi" w:hAnsiTheme="minorHAnsi" w:eastAsiaTheme="minorHAnsi" w:cstheme="minorBidi"/>
      <w:kern w:val="2"/>
      <w:sz w:val="22"/>
      <w:szCs w:val="22"/>
      <w:lang w:val="en-IN" w:eastAsia="en-US" w:bidi="ar-SA"/>
      <w14:ligatures w14:val="standardContextual"/>
    </w:rPr>
  </w:style>
  <w:style w:type="paragraph" w:customStyle="1" w:styleId="42">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167546-7636-4927-9D16-064C9F6F79FE}">
  <ds:schemaRefs/>
</ds:datastoreItem>
</file>

<file path=docProps/app.xml><?xml version="1.0" encoding="utf-8"?>
<Properties xmlns="http://schemas.openxmlformats.org/officeDocument/2006/extended-properties" xmlns:vt="http://schemas.openxmlformats.org/officeDocument/2006/docPropsVTypes">
  <Template>Normal</Template>
  <Pages>32</Pages>
  <Words>1643</Words>
  <Characters>9367</Characters>
  <Lines>78</Lines>
  <Paragraphs>21</Paragraphs>
  <TotalTime>2</TotalTime>
  <ScaleCrop>false</ScaleCrop>
  <LinksUpToDate>false</LinksUpToDate>
  <CharactersWithSpaces>10989</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2025-09-11T19:42:00Z</dcterms:created>
  <dc:creator>vijay gholve</dc:creator>
  <cp:lastModifiedBy>vijay .gholve</cp:lastModifiedBy>
  <dcterms:modified xsi:type="dcterms:W3CDTF">2025-10-06T06:55:57Z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3F806AA1922B4348AE944F123D91E44B_13</vt:lpwstr>
  </property>
</Properties>
</file>