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ED09C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 PROJECT REPORT </w:t>
      </w:r>
    </w:p>
    <w:p w14:paraId="38D5CB30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ON </w:t>
      </w:r>
    </w:p>
    <w:p w14:paraId="7CE0B418" w14:textId="77777777" w:rsidR="004A740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Meetup Platform </w:t>
      </w:r>
    </w:p>
    <w:p w14:paraId="5369FDBF" w14:textId="77777777" w:rsidR="004A7407" w:rsidRDefault="004A74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385A23" w14:textId="77777777" w:rsidR="004A7407" w:rsidRDefault="004A74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E6AAB6" w14:textId="77777777" w:rsidR="004A7407" w:rsidRDefault="00000000">
      <w:pPr>
        <w:jc w:val="center"/>
        <w:rPr>
          <w:rFonts w:ascii="Times New Roman" w:hAnsi="Times New Roman" w:cs="Times New Roman"/>
          <w:b/>
          <w:color w:val="FF9900"/>
          <w:sz w:val="24"/>
          <w:szCs w:val="28"/>
        </w:rPr>
      </w:pPr>
      <w:r>
        <w:rPr>
          <w:rFonts w:ascii="Times New Roman" w:hAnsi="Times New Roman" w:cs="Times New Roman"/>
          <w:b/>
          <w:color w:val="FF9900"/>
          <w:sz w:val="24"/>
          <w:szCs w:val="28"/>
        </w:rPr>
        <w:t>SUBMITTED TO THE SAVITRIBAI PHULE PUNE UNIVERSITY, PUNE</w:t>
      </w:r>
    </w:p>
    <w:p w14:paraId="4C2FD239" w14:textId="77777777" w:rsidR="004A7407" w:rsidRDefault="00000000">
      <w:pPr>
        <w:jc w:val="center"/>
        <w:rPr>
          <w:rFonts w:ascii="Times New Roman" w:hAnsi="Times New Roman" w:cs="Times New Roman"/>
          <w:b/>
          <w:color w:val="FF9900"/>
          <w:sz w:val="28"/>
          <w:szCs w:val="28"/>
        </w:rPr>
      </w:pPr>
      <w:r>
        <w:rPr>
          <w:rFonts w:ascii="Times New Roman" w:hAnsi="Times New Roman" w:cs="Times New Roman"/>
          <w:b/>
          <w:color w:val="FF9900"/>
          <w:sz w:val="24"/>
          <w:szCs w:val="28"/>
        </w:rPr>
        <w:t>IN THE PARTIAL FULFILLMENT FOR THE AWARD OF THE DEGREE</w:t>
      </w:r>
    </w:p>
    <w:p w14:paraId="61A0A0D5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A46FA32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OF</w:t>
      </w:r>
    </w:p>
    <w:p w14:paraId="3FF942CE" w14:textId="77777777" w:rsidR="004A7407" w:rsidRDefault="004A740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84AF3A" w14:textId="77777777" w:rsidR="004A7407" w:rsidRDefault="00000000">
      <w:pPr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BACHELOR OF BUSINESS ADMINISTRATION </w:t>
      </w:r>
    </w:p>
    <w:p w14:paraId="75432E77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</w:t>
      </w:r>
    </w:p>
    <w:p w14:paraId="2D5A88BD" w14:textId="77777777" w:rsidR="004A7407" w:rsidRDefault="00000000">
      <w:pPr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COMPUTER APPLICATION </w:t>
      </w:r>
    </w:p>
    <w:p w14:paraId="053C77BB" w14:textId="77777777" w:rsidR="004A7407" w:rsidRDefault="004A7407">
      <w:pPr>
        <w:rPr>
          <w:rFonts w:ascii="Times New Roman" w:hAnsi="Times New Roman" w:cs="Times New Roman"/>
          <w:sz w:val="28"/>
          <w:szCs w:val="28"/>
        </w:rPr>
      </w:pPr>
    </w:p>
    <w:p w14:paraId="7BC9F5D4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BY</w:t>
      </w:r>
    </w:p>
    <w:p w14:paraId="0DE8CF5D" w14:textId="77777777" w:rsidR="004A740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Vijay Sunil Gholve  5829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67D450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UNDER THE GUIDANCE OF</w:t>
      </w:r>
    </w:p>
    <w:p w14:paraId="2548DD60" w14:textId="77777777" w:rsidR="004A740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Prof. Watpade A.S.</w:t>
      </w:r>
    </w:p>
    <w:p w14:paraId="77617D52" w14:textId="77777777" w:rsidR="004A7407" w:rsidRDefault="004A7407">
      <w:pPr>
        <w:rPr>
          <w:rFonts w:ascii="Times New Roman" w:hAnsi="Times New Roman" w:cs="Times New Roman"/>
          <w:sz w:val="28"/>
          <w:szCs w:val="28"/>
        </w:rPr>
      </w:pPr>
    </w:p>
    <w:p w14:paraId="72119DA2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62F4C64" wp14:editId="7F9256E4">
            <wp:extent cx="1256030" cy="115252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950F4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Year 2025-26</w:t>
      </w:r>
    </w:p>
    <w:p w14:paraId="34037948" w14:textId="77777777" w:rsidR="004A7407" w:rsidRDefault="00000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C1C5C5E" wp14:editId="57105F95">
            <wp:extent cx="874395" cy="804545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260" cy="822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2FC460" wp14:editId="058D6A46">
            <wp:extent cx="880110" cy="8077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561" cy="846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D32B947" wp14:editId="3DFA94F6">
            <wp:extent cx="889000" cy="817245"/>
            <wp:effectExtent l="0" t="0" r="1016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597" cy="855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0450946E" w14:textId="77777777" w:rsidR="004A7407" w:rsidRDefault="004A7407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225AE833" w14:textId="77777777" w:rsidR="004A7407" w:rsidRDefault="00000000">
      <w:pPr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28"/>
        </w:rPr>
        <w:t>Rayat Shikshan Sanstha's</w:t>
      </w:r>
    </w:p>
    <w:p w14:paraId="148AB4C3" w14:textId="77777777" w:rsidR="004A7407" w:rsidRDefault="00000000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8"/>
        </w:rPr>
      </w:pPr>
      <w:r>
        <w:rPr>
          <w:rFonts w:ascii="Times New Roman" w:hAnsi="Times New Roman" w:cs="Times New Roman"/>
          <w:b/>
          <w:color w:val="0070C0"/>
          <w:sz w:val="24"/>
          <w:szCs w:val="28"/>
        </w:rPr>
        <w:t>S. M. JOSHI COLLEGE, PUNE</w:t>
      </w:r>
    </w:p>
    <w:p w14:paraId="28455437" w14:textId="77777777" w:rsidR="004A7407" w:rsidRDefault="00000000">
      <w:pPr>
        <w:spacing w:after="0"/>
        <w:jc w:val="center"/>
        <w:rPr>
          <w:rFonts w:ascii="Times New Roman" w:hAnsi="Times New Roman" w:cs="Times New Roman"/>
          <w:b/>
          <w:color w:val="0070C0"/>
          <w:sz w:val="24"/>
          <w:szCs w:val="28"/>
        </w:rPr>
      </w:pPr>
      <w:r>
        <w:rPr>
          <w:rFonts w:ascii="Times New Roman" w:hAnsi="Times New Roman" w:cs="Times New Roman"/>
          <w:b/>
          <w:color w:val="0070C0"/>
          <w:sz w:val="24"/>
          <w:szCs w:val="28"/>
        </w:rPr>
        <w:t>HADAPSAR, PUNE 411028</w:t>
      </w:r>
    </w:p>
    <w:p w14:paraId="06BC7E60" w14:textId="77777777" w:rsidR="004A7407" w:rsidRDefault="00000000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DEPARTMENT OF COMPUTER SCIENCE AND APPLICATION</w:t>
      </w:r>
    </w:p>
    <w:p w14:paraId="0848EBCA" w14:textId="77777777" w:rsidR="004A7407" w:rsidRDefault="00000000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2025-26</w:t>
      </w:r>
    </w:p>
    <w:p w14:paraId="708A5FB9" w14:textId="77777777" w:rsidR="004A7407" w:rsidRDefault="0000000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CERTIFICATE</w:t>
      </w:r>
    </w:p>
    <w:p w14:paraId="07873705" w14:textId="77777777" w:rsidR="004A7407" w:rsidRDefault="0000000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This is to certify that the project report entitled</w:t>
      </w:r>
    </w:p>
    <w:p w14:paraId="69566333" w14:textId="77777777" w:rsidR="004A7407" w:rsidRDefault="00000000">
      <w:pPr>
        <w:spacing w:beforeAutospacing="1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 w:eastAsia="zh-CN" w:bidi="ar"/>
        </w:rPr>
        <w:t xml:space="preserve">Meetup Platform </w:t>
      </w:r>
    </w:p>
    <w:p w14:paraId="3228980F" w14:textId="77777777" w:rsidR="004A7407" w:rsidRDefault="00000000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-----Submitted by </w:t>
      </w:r>
    </w:p>
    <w:p w14:paraId="5A5E4CF1" w14:textId="77777777" w:rsidR="004A7407" w:rsidRDefault="0000000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Vijay Sunil Gholve  5829</w:t>
      </w:r>
    </w:p>
    <w:p w14:paraId="6EBA9D0E" w14:textId="77777777" w:rsidR="004A7407" w:rsidRDefault="00000000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is a bonafide work carried out by them under the supervision of </w:t>
      </w:r>
      <w:r>
        <w:rPr>
          <w:rFonts w:ascii="Times New Roman" w:hAnsi="Times New Roman" w:cs="Times New Roman"/>
          <w:b/>
          <w:sz w:val="24"/>
          <w:szCs w:val="28"/>
        </w:rPr>
        <w:t>Prof. Watpade A.S.</w:t>
      </w:r>
      <w:r>
        <w:rPr>
          <w:rFonts w:ascii="Times New Roman" w:hAnsi="Times New Roman" w:cs="Times New Roman"/>
          <w:sz w:val="24"/>
          <w:szCs w:val="28"/>
        </w:rPr>
        <w:t xml:space="preserve"> and it is approved for the partial fulfillment of the requirement of Savitribai Phule Pune University for the award of the Degree of </w:t>
      </w:r>
      <w:r>
        <w:rPr>
          <w:rFonts w:ascii="Times New Roman" w:hAnsi="Times New Roman" w:cs="Times New Roman"/>
          <w:b/>
          <w:sz w:val="24"/>
          <w:szCs w:val="28"/>
        </w:rPr>
        <w:t>Bachelor of Business Administration in (Computer Application)</w:t>
      </w:r>
    </w:p>
    <w:p w14:paraId="08280452" w14:textId="77777777" w:rsidR="004A7407" w:rsidRDefault="00000000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This project report has not been earlier submitted to any other Institute or University for the award of any degree or diploma. </w:t>
      </w:r>
    </w:p>
    <w:p w14:paraId="023A765D" w14:textId="77777777" w:rsidR="004A7407" w:rsidRDefault="004A7407">
      <w:pPr>
        <w:rPr>
          <w:rFonts w:ascii="Times New Roman" w:hAnsi="Times New Roman" w:cs="Times New Roman"/>
          <w:sz w:val="24"/>
          <w:szCs w:val="28"/>
        </w:rPr>
      </w:pPr>
    </w:p>
    <w:p w14:paraId="17DB8695" w14:textId="77777777" w:rsidR="004A7407" w:rsidRDefault="000000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Prof. Watpade A.S.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              Hon. Sangeeta Yadav</w:t>
      </w:r>
    </w:p>
    <w:p w14:paraId="5BC6CFD5" w14:textId="77777777" w:rsidR="004A7407" w:rsidRDefault="00000000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Project Guide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                                                 Head of Department</w:t>
      </w:r>
    </w:p>
    <w:p w14:paraId="751FF6B7" w14:textId="77777777" w:rsidR="004A7407" w:rsidRDefault="0000000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Department of Computer Application</w:t>
      </w:r>
      <w:r>
        <w:rPr>
          <w:rFonts w:ascii="Times New Roman" w:hAnsi="Times New Roman" w:cs="Times New Roman"/>
          <w:sz w:val="24"/>
          <w:szCs w:val="28"/>
        </w:rPr>
        <w:tab/>
        <w:t xml:space="preserve">                                              Department of Computer Application</w:t>
      </w:r>
    </w:p>
    <w:p w14:paraId="6648D09A" w14:textId="77777777" w:rsidR="004A7407" w:rsidRDefault="004A7407">
      <w:pPr>
        <w:jc w:val="distribute"/>
        <w:rPr>
          <w:rFonts w:ascii="Times New Roman" w:hAnsi="Times New Roman" w:cs="Times New Roman"/>
          <w:sz w:val="24"/>
          <w:szCs w:val="28"/>
        </w:rPr>
      </w:pPr>
    </w:p>
    <w:p w14:paraId="1277832F" w14:textId="77777777" w:rsidR="004A7407" w:rsidRDefault="00000000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      </w:t>
      </w:r>
      <w:r>
        <w:rPr>
          <w:rFonts w:ascii="Times New Roman" w:hAnsi="Times New Roman" w:cs="Times New Roman"/>
          <w:b/>
          <w:sz w:val="24"/>
          <w:szCs w:val="28"/>
        </w:rPr>
        <w:t>Dr. S. T. Salunkhe</w:t>
      </w:r>
    </w:p>
    <w:p w14:paraId="0DF05062" w14:textId="77777777" w:rsidR="004A7407" w:rsidRDefault="00000000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External Examiner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     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            </w:t>
      </w:r>
      <w:r>
        <w:rPr>
          <w:rFonts w:ascii="Times New Roman" w:hAnsi="Times New Roman" w:cs="Times New Roman"/>
          <w:b/>
          <w:sz w:val="24"/>
          <w:szCs w:val="28"/>
        </w:rPr>
        <w:t>Principal</w:t>
      </w:r>
    </w:p>
    <w:p w14:paraId="57487CD1" w14:textId="77777777" w:rsidR="004A7407" w:rsidRDefault="00000000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         S. M. Joshi College Hadapsar, Pune</w:t>
      </w:r>
    </w:p>
    <w:p w14:paraId="12E94721" w14:textId="77777777" w:rsidR="004A7407" w:rsidRDefault="00000000">
      <w:pPr>
        <w:spacing w:after="0" w:line="276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Place: </w:t>
      </w:r>
    </w:p>
    <w:p w14:paraId="1A5A715E" w14:textId="77777777" w:rsidR="004A7407" w:rsidRDefault="00000000">
      <w:pPr>
        <w:spacing w:after="0" w:line="276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Date:</w:t>
      </w:r>
      <w:r>
        <w:rPr>
          <w:rFonts w:ascii="Times New Roman" w:hAnsi="Times New Roman" w:cs="Times New Roman"/>
          <w:b/>
          <w:sz w:val="24"/>
          <w:szCs w:val="28"/>
        </w:rPr>
        <w:br/>
      </w:r>
      <w:r>
        <w:rPr>
          <w:rFonts w:ascii="Times New Roman" w:hAnsi="Times New Roman" w:cs="Times New Roman"/>
          <w:b/>
          <w:sz w:val="24"/>
          <w:szCs w:val="28"/>
        </w:rPr>
        <w:br/>
      </w:r>
      <w:r>
        <w:rPr>
          <w:rFonts w:ascii="Times New Roman" w:hAnsi="Times New Roman" w:cs="Times New Roman"/>
          <w:b/>
          <w:sz w:val="24"/>
          <w:szCs w:val="28"/>
        </w:rPr>
        <w:lastRenderedPageBreak/>
        <w:br/>
      </w:r>
      <w:r>
        <w:rPr>
          <w:rFonts w:ascii="Times New Roman" w:hAnsi="Times New Roman" w:cs="Times New Roman"/>
          <w:b/>
          <w:sz w:val="24"/>
          <w:szCs w:val="28"/>
        </w:rPr>
        <w:br/>
      </w:r>
    </w:p>
    <w:p w14:paraId="1ABBD55A" w14:textId="77777777" w:rsidR="004A7407" w:rsidRDefault="00000000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ACKNOWLEDGEMENT</w:t>
      </w:r>
    </w:p>
    <w:p w14:paraId="32F4ABFF" w14:textId="77777777" w:rsidR="004A7407" w:rsidRDefault="004A7407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6F77285B" w14:textId="77777777" w:rsidR="004A7407" w:rsidRDefault="000000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 feel great pleasure in expressing our deepest sense of gratitude and sincere thanks to our guide </w:t>
      </w:r>
      <w:r>
        <w:rPr>
          <w:rFonts w:ascii="Times New Roman" w:hAnsi="Times New Roman" w:cs="Times New Roman"/>
          <w:b/>
          <w:sz w:val="24"/>
          <w:szCs w:val="28"/>
        </w:rPr>
        <w:t>Prof. Watpade A.S.</w:t>
      </w:r>
      <w:r>
        <w:rPr>
          <w:rFonts w:ascii="Times New Roman" w:hAnsi="Times New Roman" w:cs="Times New Roman"/>
          <w:sz w:val="24"/>
          <w:szCs w:val="28"/>
        </w:rPr>
        <w:t xml:space="preserve"> for their valuable guidance during the Project work, without which it would have been a difficult task. I have no words to express my sincere thanks for valuable guidance, extreme assistance and cooperation extended to all the Staff Members of our department.</w:t>
      </w:r>
    </w:p>
    <w:p w14:paraId="49541947" w14:textId="77777777" w:rsidR="004A7407" w:rsidRDefault="004A7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A5A9A20" w14:textId="77777777" w:rsidR="004A7407" w:rsidRDefault="000000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This acknowledgement would be incomplete without expressing our special thanks to </w:t>
      </w:r>
      <w:r>
        <w:rPr>
          <w:rFonts w:ascii="Times New Roman" w:hAnsi="Times New Roman" w:cs="Times New Roman"/>
          <w:b/>
          <w:sz w:val="24"/>
          <w:szCs w:val="28"/>
        </w:rPr>
        <w:t>Hon. Sangeeta Yadav,</w:t>
      </w:r>
      <w:r>
        <w:rPr>
          <w:rFonts w:ascii="Times New Roman" w:hAnsi="Times New Roman" w:cs="Times New Roman"/>
          <w:sz w:val="24"/>
          <w:szCs w:val="28"/>
        </w:rPr>
        <w:t xml:space="preserve"> Head of the Computer Application department for her support during the work.</w:t>
      </w:r>
    </w:p>
    <w:p w14:paraId="40D79597" w14:textId="77777777" w:rsidR="004A7407" w:rsidRDefault="004A7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992A523" w14:textId="77777777" w:rsidR="004A7407" w:rsidRDefault="000000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 would also like to extend our heartfelt gratitude to our Principal, </w:t>
      </w:r>
      <w:r>
        <w:rPr>
          <w:rFonts w:ascii="Times New Roman" w:hAnsi="Times New Roman" w:cs="Times New Roman"/>
          <w:b/>
          <w:sz w:val="24"/>
          <w:szCs w:val="28"/>
        </w:rPr>
        <w:t>Dr. S. T. Salunkhe</w:t>
      </w:r>
      <w:r>
        <w:rPr>
          <w:rFonts w:ascii="Times New Roman" w:hAnsi="Times New Roman" w:cs="Times New Roman"/>
          <w:sz w:val="24"/>
          <w:szCs w:val="28"/>
        </w:rPr>
        <w:t xml:space="preserve"> who provided a lot of valuable support, mostly being behind the veils of college bureaucracy.</w:t>
      </w:r>
    </w:p>
    <w:p w14:paraId="79D5FD0A" w14:textId="77777777" w:rsidR="004A7407" w:rsidRDefault="004A7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15953DB" w14:textId="77777777" w:rsidR="004A7407" w:rsidRDefault="000000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Last but not the least we would like to thank all the Teaching, Non-teaching staff members of our Department, our Parents and our colleagues those who helped us directly or indirectly for completion of this project successfully.</w:t>
      </w:r>
    </w:p>
    <w:p w14:paraId="7AF2CFB2" w14:textId="77777777" w:rsidR="004A7407" w:rsidRDefault="004A7407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5016E962" w14:textId="77777777" w:rsidR="004A7407" w:rsidRDefault="004A7407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1A04290C" w14:textId="77777777" w:rsidR="004A7407" w:rsidRDefault="00000000">
      <w:pPr>
        <w:spacing w:beforeAutospacing="1" w:line="256" w:lineRule="auto"/>
      </w:pPr>
      <w:r>
        <w:rPr>
          <w:rFonts w:ascii="Times New Roman" w:eastAsia="Calibri" w:hAnsi="Times New Roman" w:cs="Times New Roman"/>
          <w:sz w:val="28"/>
          <w:szCs w:val="28"/>
          <w:lang w:val="en-US" w:eastAsia="zh-CN" w:bidi="ar"/>
        </w:rPr>
        <w:t xml:space="preserve">Vijay Sunil Gholve </w:t>
      </w:r>
      <w:r>
        <w:rPr>
          <w:rFonts w:ascii="Times New Roman" w:eastAsia="Calibri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zh-CN" w:bidi="ar"/>
        </w:rPr>
        <w:t>5829</w:t>
      </w:r>
    </w:p>
    <w:p w14:paraId="2CA78009" w14:textId="77777777" w:rsidR="004A7407" w:rsidRDefault="004A7407">
      <w:pPr>
        <w:spacing w:after="0" w:line="276" w:lineRule="auto"/>
        <w:rPr>
          <w:rFonts w:ascii="Times New Roman" w:hAnsi="Times New Roman" w:cs="Times New Roman"/>
          <w:sz w:val="24"/>
          <w:szCs w:val="28"/>
        </w:rPr>
      </w:pPr>
    </w:p>
    <w:p w14:paraId="30E7A878" w14:textId="77777777" w:rsidR="004A7407" w:rsidRDefault="004A7407">
      <w:pPr>
        <w:rPr>
          <w:rFonts w:ascii="Times New Roman" w:hAnsi="Times New Roman" w:cs="Times New Roman"/>
          <w:b/>
          <w:sz w:val="24"/>
          <w:szCs w:val="28"/>
        </w:rPr>
      </w:pPr>
    </w:p>
    <w:p w14:paraId="4236DD35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DD11D62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A611E5A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2AD65629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BB43935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C03B00C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48597B2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419719D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6F2867BA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C2046A6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D4346B6" w14:textId="77777777" w:rsidR="004A7407" w:rsidRDefault="004A7407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8FCB06D" w14:textId="77777777" w:rsidR="004A7407" w:rsidRDefault="004A7407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1090643" w14:textId="77777777" w:rsidR="004A7407" w:rsidRDefault="004A7407">
      <w:pPr>
        <w:rPr>
          <w:rFonts w:ascii="Calibri"/>
          <w:b/>
          <w:sz w:val="32"/>
        </w:rPr>
        <w:sectPr w:rsidR="004A7407">
          <w:headerReference w:type="default" r:id="rId12"/>
          <w:type w:val="continuous"/>
          <w:pgSz w:w="12240" w:h="15840"/>
          <w:pgMar w:top="1280" w:right="1134" w:bottom="280" w:left="1134" w:header="720" w:footer="720" w:gutter="0"/>
          <w:cols w:space="720"/>
        </w:sectPr>
      </w:pPr>
    </w:p>
    <w:p w14:paraId="424208D0" w14:textId="77777777" w:rsidR="004A7407" w:rsidRDefault="004A7407">
      <w:pPr>
        <w:pStyle w:val="ListParagraph"/>
        <w:ind w:left="0"/>
        <w:jc w:val="both"/>
        <w:rPr>
          <w:b/>
          <w:bCs/>
          <w:sz w:val="32"/>
          <w:szCs w:val="32"/>
        </w:rPr>
      </w:pPr>
    </w:p>
    <w:p w14:paraId="7A58F08C" w14:textId="77777777" w:rsidR="004A7407" w:rsidRDefault="00000000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Scop</w:t>
      </w:r>
    </w:p>
    <w:p w14:paraId="411114A9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Project Scope: ConnectLocal is scoped as a full-stack web application. </w:t>
      </w:r>
    </w:p>
    <w:p w14:paraId="47525D27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User Management: Comprehensive user registration, profile creation, and </w:t>
      </w:r>
    </w:p>
    <w:p w14:paraId="3DCC7F21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authentication. </w:t>
      </w:r>
    </w:p>
    <w:p w14:paraId="6935E649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Group Management: Functionality for creating, joining, leaving, and </w:t>
      </w:r>
    </w:p>
    <w:p w14:paraId="53D05B6E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managing groups, including member roles and moderation tools. </w:t>
      </w:r>
    </w:p>
    <w:p w14:paraId="7B506DCA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Event Management: Tools for scheduling, promoting, and managing events </w:t>
      </w:r>
    </w:p>
    <w:p w14:paraId="5790CEA0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within groups, including RSVP tracking and attendance marking. </w:t>
      </w:r>
    </w:p>
    <w:p w14:paraId="6953ADDC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Communication: Integrated messaging features for group members and </w:t>
      </w:r>
    </w:p>
    <w:p w14:paraId="4A41B3AD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event attendees, alongside discussion boards. </w:t>
      </w:r>
    </w:p>
    <w:p w14:paraId="5596DD1F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Discovery: Advanced search, filtering, and basic recommendation capabilities </w:t>
      </w:r>
    </w:p>
    <w:p w14:paraId="17ADCFF9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groups and events. </w:t>
      </w:r>
    </w:p>
    <w:p w14:paraId="0210318B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Basic Analytics: Dashboards for group organizers to view key metrics on </w:t>
      </w:r>
    </w:p>
    <w:p w14:paraId="424949CF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group activity and event attendance. </w:t>
      </w:r>
    </w:p>
    <w:p w14:paraId="10A15967" w14:textId="77777777" w:rsidR="004A7407" w:rsidRDefault="000000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Responsive Design: Optimized for seamless usage across desktop, tablet, and mobile devices</w:t>
      </w:r>
    </w:p>
    <w:p w14:paraId="18EF8EAD" w14:textId="77777777" w:rsidR="004A7407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Limitations</w:t>
      </w:r>
    </w:p>
    <w:p w14:paraId="3941368D" w14:textId="77777777" w:rsidR="004A7407" w:rsidRDefault="00000000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28"/>
          <w:szCs w:val="28"/>
        </w:rPr>
        <w:t xml:space="preserve">Advanced Monetization: While basic event fees might be supported, </w:t>
      </w:r>
    </w:p>
    <w:p w14:paraId="15D67F70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complex ticketing tiers or integrated payment processing beyond a single, </w:t>
      </w:r>
    </w:p>
    <w:p w14:paraId="60E3B8B6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primary gateway are out of initial scope. </w:t>
      </w:r>
    </w:p>
    <w:p w14:paraId="1B3213D5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Live Streaming/Virtual Event Hosting: The platform will primarily focus on </w:t>
      </w:r>
    </w:p>
    <w:p w14:paraId="6B2F9390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in-person event organization; built-in live streaming or dedicated virtual </w:t>
      </w:r>
    </w:p>
    <w:p w14:paraId="1B3CFC91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event hosting features are not included in the initial release. </w:t>
      </w:r>
    </w:p>
    <w:p w14:paraId="0DB206E5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Sophisticated AI Recommendations: Advanced, highly personalized AI</w:t>
      </w:r>
    </w:p>
    <w:p w14:paraId="01BF25DC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driven recommendations based on deep user behavior analysis are </w:t>
      </w:r>
    </w:p>
    <w:p w14:paraId="1D1C11E9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considered for future iterations. </w:t>
      </w:r>
    </w:p>
    <w:p w14:paraId="58E7D8D5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Native Mobile Applications: The project will deliver a fully responsive web </w:t>
      </w:r>
    </w:p>
    <w:p w14:paraId="51765545" w14:textId="77777777" w:rsidR="004A7407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application; dedicated native iOS/Android apps are beyond the current scope. </w:t>
      </w:r>
    </w:p>
    <w:p w14:paraId="43B21581" w14:textId="77777777" w:rsidR="004A7407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  <w:t>System Analysis</w:t>
      </w:r>
    </w:p>
    <w:p w14:paraId="21EFBCBF" w14:textId="77777777" w:rsidR="004A7407" w:rsidRDefault="004A7407">
      <w:pPr>
        <w:rPr>
          <w:b/>
          <w:bCs/>
          <w:sz w:val="32"/>
          <w:szCs w:val="32"/>
        </w:rPr>
      </w:pPr>
    </w:p>
    <w:p w14:paraId="0528BEC9" w14:textId="77777777" w:rsidR="004A740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Meetup.com: A long-standing platform specifically designed for local groups and events based on shared interests. </w:t>
      </w:r>
    </w:p>
    <w:p w14:paraId="072BDEDE" w14:textId="77777777" w:rsidR="004A740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Facebook Groups/Events: A widely used social media feature that allows users to create private or public groups and </w:t>
      </w:r>
    </w:p>
    <w:p w14:paraId="3911A6D1" w14:textId="77777777" w:rsidR="004A740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organize events. </w:t>
      </w:r>
    </w:p>
    <w:p w14:paraId="7539744B" w14:textId="77777777" w:rsidR="004A740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Eventbrite: Primarily a ticketing and event management platform, often used for larger, public events. </w:t>
      </w:r>
    </w:p>
    <w:p w14:paraId="382F4F51" w14:textId="77777777" w:rsidR="004A740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Local Community Forums/Websites: Various smaller, often niche-specific, online forums or websites catering to </w:t>
      </w:r>
    </w:p>
    <w:p w14:paraId="0A02A9D3" w14:textId="77777777" w:rsidR="004A740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particular local interests.</w:t>
      </w:r>
    </w:p>
    <w:p w14:paraId="2339BD80" w14:textId="77777777" w:rsidR="004A7407" w:rsidRDefault="004A7407">
      <w:pPr>
        <w:rPr>
          <w:b/>
          <w:bCs/>
          <w:sz w:val="28"/>
          <w:szCs w:val="28"/>
        </w:rPr>
      </w:pPr>
    </w:p>
    <w:p w14:paraId="792793AA" w14:textId="77777777" w:rsidR="004A7407" w:rsidRDefault="004A7407">
      <w:pPr>
        <w:rPr>
          <w:b/>
          <w:bCs/>
          <w:sz w:val="28"/>
          <w:szCs w:val="28"/>
        </w:rPr>
      </w:pPr>
    </w:p>
    <w:p w14:paraId="7E58DB7D" w14:textId="77777777" w:rsidR="004A7407" w:rsidRDefault="004A7407">
      <w:pPr>
        <w:rPr>
          <w:b/>
          <w:bCs/>
          <w:sz w:val="28"/>
          <w:szCs w:val="28"/>
        </w:rPr>
      </w:pPr>
    </w:p>
    <w:p w14:paraId="31E938A2" w14:textId="77777777" w:rsidR="004A7407" w:rsidRDefault="004A7407">
      <w:pPr>
        <w:rPr>
          <w:b/>
          <w:bCs/>
          <w:sz w:val="28"/>
          <w:szCs w:val="28"/>
        </w:rPr>
      </w:pPr>
    </w:p>
    <w:p w14:paraId="5B2E59D2" w14:textId="77777777" w:rsidR="004A7407" w:rsidRDefault="004A7407">
      <w:pPr>
        <w:rPr>
          <w:b/>
          <w:bCs/>
          <w:sz w:val="28"/>
          <w:szCs w:val="28"/>
        </w:rPr>
      </w:pPr>
    </w:p>
    <w:p w14:paraId="1C38A542" w14:textId="77777777" w:rsidR="004A7407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Perspective, Features</w:t>
      </w:r>
    </w:p>
    <w:p w14:paraId="442891E5" w14:textId="77777777" w:rsidR="004A7407" w:rsidRDefault="004A7407">
      <w:pPr>
        <w:jc w:val="center"/>
        <w:rPr>
          <w:b/>
          <w:bCs/>
          <w:sz w:val="32"/>
          <w:szCs w:val="32"/>
        </w:rPr>
      </w:pPr>
    </w:p>
    <w:p w14:paraId="6371CB84" w14:textId="77777777" w:rsidR="004A7407" w:rsidRDefault="000000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Unified Ecosystem A single platform for group discovery, event organization, </w:t>
      </w:r>
    </w:p>
    <w:p w14:paraId="1F99722E" w14:textId="77777777" w:rsidR="004A7407" w:rsidRDefault="0000000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communication, and analytics. </w:t>
      </w:r>
    </w:p>
    <w:p w14:paraId="5CBDFF6A" w14:textId="77777777" w:rsidR="004A7407" w:rsidRDefault="000000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User-Centric Design Prioritizing intuitive navigation and a clean, modern interface for all user roles. </w:t>
      </w:r>
    </w:p>
    <w:p w14:paraId="7FFC61E4" w14:textId="77777777" w:rsidR="004A7407" w:rsidRDefault="000000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Robust Group Management Empowering organizers with fine-grained control over their groups and events. </w:t>
      </w:r>
    </w:p>
    <w:p w14:paraId="1044669C" w14:textId="77777777" w:rsidR="004A7407" w:rsidRDefault="000000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Enhanced Discovery Intelligent search and filtering to connect users with highly relevant communities. </w:t>
      </w:r>
    </w:p>
    <w:p w14:paraId="2B212F09" w14:textId="77777777" w:rsidR="004A7407" w:rsidRDefault="0000000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Real-time Engagement Integrated chat, discussion forums, and notifications for dynamic interaction. </w:t>
      </w:r>
    </w:p>
    <w:p w14:paraId="3316473C" w14:textId="77777777" w:rsidR="004A7407" w:rsidRDefault="004A7407">
      <w:pPr>
        <w:jc w:val="center"/>
        <w:rPr>
          <w:b/>
          <w:bCs/>
          <w:sz w:val="36"/>
          <w:szCs w:val="36"/>
        </w:rPr>
      </w:pPr>
    </w:p>
    <w:p w14:paraId="78B78FE7" w14:textId="77777777" w:rsidR="004A7407" w:rsidRDefault="004A7407">
      <w:pPr>
        <w:jc w:val="center"/>
        <w:rPr>
          <w:b/>
          <w:bCs/>
          <w:sz w:val="36"/>
          <w:szCs w:val="36"/>
        </w:rPr>
      </w:pPr>
    </w:p>
    <w:p w14:paraId="35187938" w14:textId="77777777" w:rsidR="004A7407" w:rsidRDefault="004A7407">
      <w:pPr>
        <w:jc w:val="center"/>
        <w:rPr>
          <w:b/>
          <w:bCs/>
          <w:sz w:val="36"/>
          <w:szCs w:val="36"/>
        </w:rPr>
      </w:pPr>
    </w:p>
    <w:p w14:paraId="06EF2D31" w14:textId="77777777" w:rsidR="004A7407" w:rsidRDefault="004A7407">
      <w:pPr>
        <w:jc w:val="center"/>
        <w:rPr>
          <w:b/>
          <w:bCs/>
          <w:sz w:val="36"/>
          <w:szCs w:val="36"/>
        </w:rPr>
      </w:pPr>
    </w:p>
    <w:p w14:paraId="20A56E18" w14:textId="77777777" w:rsidR="004A7407" w:rsidRDefault="0000000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Stakeholders</w:t>
      </w:r>
    </w:p>
    <w:p w14:paraId="057D5887" w14:textId="77777777" w:rsidR="004A7407" w:rsidRDefault="0000000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Primary Users: </w:t>
      </w:r>
    </w:p>
    <w:p w14:paraId="34B9E34C" w14:textId="77777777" w:rsidR="004A7407" w:rsidRDefault="0000000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Group Organizers: Individuals or entities responsible for creating and managing groups and events. </w:t>
      </w:r>
    </w:p>
    <w:p w14:paraId="5A51B38C" w14:textId="77777777" w:rsidR="004A7407" w:rsidRDefault="0000000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Group Members/Event Attendees: Individuals who join groups and participate in events. </w:t>
      </w:r>
    </w:p>
    <w:p w14:paraId="0B61F301" w14:textId="77777777" w:rsidR="004A7407" w:rsidRDefault="0000000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Platform Administrators: The team responsible for maintaining the platform, user support, and overall </w:t>
      </w:r>
    </w:p>
    <w:p w14:paraId="47B42B7B" w14:textId="77777777" w:rsidR="004A7407" w:rsidRDefault="0000000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system health. </w:t>
      </w:r>
    </w:p>
    <w:p w14:paraId="65F4D769" w14:textId="77777777" w:rsidR="004A7407" w:rsidRDefault="0000000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Secondary Stakeholders: </w:t>
      </w:r>
    </w:p>
    <w:p w14:paraId="7CF8CD27" w14:textId="77777777" w:rsidR="004A7407" w:rsidRDefault="0000000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Local Businesses/Venues: Who might host events or </w:t>
      </w:r>
    </w:p>
    <w:p w14:paraId="6FE35497" w14:textId="77777777" w:rsidR="004A7407" w:rsidRDefault="0000000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offer services to groups. </w:t>
      </w:r>
    </w:p>
    <w:p w14:paraId="7F3115C5" w14:textId="77777777" w:rsidR="004A7407" w:rsidRDefault="00000000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Community Organizations: Non-profits or associations </w:t>
      </w:r>
    </w:p>
    <w:p w14:paraId="191D1C95" w14:textId="77777777" w:rsidR="004A7407" w:rsidRDefault="0000000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looking to expand their reach and engagement. </w:t>
      </w:r>
    </w:p>
    <w:p w14:paraId="0CDE36E8" w14:textId="77777777" w:rsidR="004A7407" w:rsidRDefault="004A7407">
      <w:pPr>
        <w:pStyle w:val="ListParagraph"/>
        <w:ind w:left="1440"/>
        <w:rPr>
          <w:sz w:val="28"/>
          <w:szCs w:val="28"/>
        </w:rPr>
      </w:pPr>
    </w:p>
    <w:p w14:paraId="43ED0D4A" w14:textId="77777777" w:rsidR="004A7407" w:rsidRDefault="004A7407">
      <w:pPr>
        <w:pStyle w:val="ListParagraph"/>
        <w:ind w:left="1440"/>
        <w:rPr>
          <w:sz w:val="28"/>
          <w:szCs w:val="28"/>
        </w:rPr>
      </w:pPr>
    </w:p>
    <w:p w14:paraId="7823B3C2" w14:textId="77777777" w:rsidR="004A7407" w:rsidRDefault="004A7407">
      <w:pPr>
        <w:pStyle w:val="ListParagraph"/>
        <w:ind w:left="1440"/>
        <w:rPr>
          <w:sz w:val="28"/>
          <w:szCs w:val="28"/>
        </w:rPr>
      </w:pPr>
    </w:p>
    <w:p w14:paraId="0CB41E8D" w14:textId="77777777" w:rsidR="004A7407" w:rsidRDefault="004A7407">
      <w:pPr>
        <w:pStyle w:val="ListParagraph"/>
        <w:ind w:left="1440"/>
        <w:rPr>
          <w:sz w:val="28"/>
          <w:szCs w:val="28"/>
        </w:rPr>
      </w:pPr>
    </w:p>
    <w:p w14:paraId="7504D179" w14:textId="77777777" w:rsidR="004A7407" w:rsidRDefault="004A7407">
      <w:pPr>
        <w:pStyle w:val="ListParagraph"/>
        <w:ind w:left="1440"/>
        <w:rPr>
          <w:sz w:val="28"/>
          <w:szCs w:val="28"/>
        </w:rPr>
      </w:pPr>
    </w:p>
    <w:p w14:paraId="54E50F62" w14:textId="77777777" w:rsidR="004A7407" w:rsidRDefault="004A7407">
      <w:pPr>
        <w:pStyle w:val="ListParagraph"/>
        <w:ind w:left="1440"/>
        <w:rPr>
          <w:sz w:val="28"/>
          <w:szCs w:val="28"/>
        </w:rPr>
      </w:pPr>
    </w:p>
    <w:p w14:paraId="728C0953" w14:textId="77777777" w:rsidR="004A7407" w:rsidRDefault="00000000">
      <w:pPr>
        <w:pStyle w:val="ListParagraph"/>
        <w:ind w:left="14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Functional Requirements</w:t>
      </w:r>
    </w:p>
    <w:p w14:paraId="014EB67C" w14:textId="77777777" w:rsidR="004A7407" w:rsidRDefault="004A7407">
      <w:pPr>
        <w:pStyle w:val="ListParagraph"/>
        <w:ind w:left="1440"/>
        <w:jc w:val="center"/>
        <w:rPr>
          <w:b/>
          <w:bCs/>
          <w:sz w:val="32"/>
          <w:szCs w:val="32"/>
        </w:rPr>
      </w:pPr>
    </w:p>
    <w:p w14:paraId="43BB53F1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User Management: User registration, login/logout, profile creation/editing, password management (reset, change), </w:t>
      </w:r>
    </w:p>
    <w:p w14:paraId="0490146E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account deactivation. </w:t>
      </w:r>
    </w:p>
    <w:p w14:paraId="266C70AB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Group Management: Create/edit/delete groups, join/leave groups, set group privacy (public/private), manage group </w:t>
      </w:r>
    </w:p>
    <w:p w14:paraId="292B0625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members (add, remove, assign roles), group discussion forums. </w:t>
      </w:r>
    </w:p>
    <w:p w14:paraId="729791DB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Event Management: Create/edit/delete events, set event details (date, time, location, description), RSVP functionality </w:t>
      </w:r>
    </w:p>
    <w:p w14:paraId="3BC36549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(attend, decline, maybe), attendee list management, event reminders/notifications. </w:t>
      </w:r>
    </w:p>
    <w:p w14:paraId="52117C8E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Discovery &amp; Search: Search groups by name/interest/location, search events by date/category/location, filter search </w:t>
      </w:r>
    </w:p>
    <w:p w14:paraId="03E44807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results. </w:t>
      </w:r>
    </w:p>
    <w:p w14:paraId="67ABF25B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Communication: In-app messaging between group members, group-wide announcements, event-specific chat. </w:t>
      </w:r>
    </w:p>
    <w:p w14:paraId="4A7D87A4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Notifications: Real-time notifications for new events, messages, RSVPs, and group updates. </w:t>
      </w:r>
    </w:p>
    <w:p w14:paraId="4CC97EB6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Reporting &amp; Analytics: Dashboard for organizers to view group member count, event attendance rates, and basic </w:t>
      </w:r>
    </w:p>
    <w:p w14:paraId="690EE7AD" w14:textId="77777777" w:rsidR="004A7407" w:rsidRDefault="000000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engagement metrics. </w:t>
      </w:r>
    </w:p>
    <w:p w14:paraId="7BDAD6B3" w14:textId="77777777" w:rsidR="004A7407" w:rsidRDefault="00000000">
      <w:pPr>
        <w:spacing w:after="0" w:line="240" w:lineRule="auto"/>
        <w:jc w:val="center"/>
        <w:rPr>
          <w:rFonts w:ascii="Arimo" w:eastAsia="Times New Roman" w:hAnsi="Arimo" w:cs="Times New Roman"/>
          <w:b/>
          <w:bCs/>
          <w:kern w:val="0"/>
          <w:sz w:val="32"/>
          <w:szCs w:val="8"/>
          <w:lang w:eastAsia="en-IN"/>
          <w14:ligatures w14:val="none"/>
        </w:rPr>
      </w:pPr>
      <w:r>
        <w:rPr>
          <w:rFonts w:ascii="Arimo" w:eastAsia="Times New Roman" w:hAnsi="Arimo" w:cs="Times New Roman"/>
          <w:b/>
          <w:bCs/>
          <w:kern w:val="0"/>
          <w:sz w:val="32"/>
          <w:szCs w:val="8"/>
          <w:lang w:eastAsia="en-IN"/>
          <w14:ligatures w14:val="none"/>
        </w:rPr>
        <w:lastRenderedPageBreak/>
        <w:t>Performance Requirements</w:t>
      </w:r>
    </w:p>
    <w:p w14:paraId="156B7EBA" w14:textId="77777777" w:rsidR="004A7407" w:rsidRDefault="004A7407">
      <w:pPr>
        <w:spacing w:after="0" w:line="240" w:lineRule="auto"/>
        <w:jc w:val="center"/>
        <w:rPr>
          <w:rFonts w:ascii="Arimo" w:eastAsia="Times New Roman" w:hAnsi="Arimo" w:cs="Times New Roman"/>
          <w:b/>
          <w:bCs/>
          <w:kern w:val="0"/>
          <w:sz w:val="32"/>
          <w:szCs w:val="8"/>
          <w:lang w:eastAsia="en-IN"/>
          <w14:ligatures w14:val="none"/>
        </w:rPr>
      </w:pPr>
    </w:p>
    <w:p w14:paraId="57E9560C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"/>
          <w:szCs w:val="2"/>
          <w:lang w:eastAsia="en-IN"/>
          <w14:ligatures w14:val="none"/>
        </w:rPr>
      </w:pPr>
    </w:p>
    <w:p w14:paraId="2D96F835" w14:textId="77777777" w:rsidR="004A7407" w:rsidRDefault="0000000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Response Time: </w:t>
      </w: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>User interface actions (e.g., loading group pages, submitting RSVPs) should resp</w:t>
      </w:r>
      <w:r>
        <w:t xml:space="preserve"> </w:t>
      </w: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Read-Onlyond within 2-3 seconds </w:t>
      </w:r>
    </w:p>
    <w:p w14:paraId="13BCC7AC" w14:textId="77777777" w:rsidR="004A7407" w:rsidRDefault="0000000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under normal load. </w:t>
      </w:r>
    </w:p>
    <w:p w14:paraId="4C44D0B9" w14:textId="77777777" w:rsidR="004A7407" w:rsidRDefault="0000000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Scalability: </w:t>
      </w: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The system must support concurrent users (e.g., 10,000 active users) and manage a growing number of </w:t>
      </w:r>
    </w:p>
    <w:p w14:paraId="07082EBD" w14:textId="77777777" w:rsidR="004A7407" w:rsidRDefault="0000000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groups and events (e.g., 50,000 groups, 100,000 events) without significant performance degradation. </w:t>
      </w:r>
    </w:p>
    <w:p w14:paraId="5FF5C0DB" w14:textId="77777777" w:rsidR="004A7407" w:rsidRDefault="0000000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Availability: </w:t>
      </w: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The platform should maintain 99.9% uptime, excluding scheduled maintenance. </w:t>
      </w:r>
    </w:p>
    <w:p w14:paraId="71F4743D" w14:textId="77777777" w:rsidR="004A7407" w:rsidRDefault="0000000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Load Handling: </w:t>
      </w:r>
      <w:r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>The system should gracefully handle peak loads during popular event announcements or registration periods.</w:t>
      </w:r>
    </w:p>
    <w:p w14:paraId="4A1C2A7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595FD0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619FC8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DF94C8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  <w:permStart w:id="267089094" w:edGrp="everyone"/>
      <w:permEnd w:id="267089094"/>
    </w:p>
    <w:p w14:paraId="1FF92166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382F76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25B2BB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EA84BB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96D959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C10306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41D868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BBEE23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4F8B3C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416307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24EF8A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AA64FA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094A6E7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077DB3C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C6701F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16C2E8F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E7071B2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AC6A051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101176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1EC5576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29777CB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7DB7E1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A81F06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5F19A41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0B797D6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E48E00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CC867D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F441BA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2E7097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14626AC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1EA81523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Security Requirements</w:t>
      </w:r>
    </w:p>
    <w:p w14:paraId="313FB150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3821C7B" w14:textId="77777777" w:rsidR="004A7407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Authentication: Secure user authentication using industry-standard protocols (e.g., JWT, OAuth2).</w:t>
      </w:r>
    </w:p>
    <w:p w14:paraId="618B9364" w14:textId="77777777" w:rsidR="004A7407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Authorization: Robust role-based access control (RBAC) to ensure users only access authorized functionalities and data.</w:t>
      </w:r>
    </w:p>
    <w:p w14:paraId="42A25525" w14:textId="77777777" w:rsidR="004A7407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Data Encryption: All sensitive data (e.g., passwords, personal information) must be encrypted both in transit (SSL/TLS)</w:t>
      </w:r>
    </w:p>
    <w:p w14:paraId="68A942E8" w14:textId="77777777" w:rsidR="004A7407" w:rsidRDefault="00000000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and at rest (database encryption).</w:t>
      </w:r>
    </w:p>
    <w:p w14:paraId="4078AFA6" w14:textId="77777777" w:rsidR="004A7407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Input Validation: Comprehensive input validation to prevent common web vulnerabilities (e.g., SQL injection, XSS).</w:t>
      </w:r>
    </w:p>
    <w:p w14:paraId="70F74653" w14:textId="77777777" w:rsidR="004A7407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Privacy Compliance: Adherence to relevant data privacy regulations (e.g., GDPR, CCPA) for user data handling and consent.</w:t>
      </w:r>
    </w:p>
    <w:p w14:paraId="5951C1E1" w14:textId="77777777" w:rsidR="004A7407" w:rsidRDefault="0000000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Audit Trails: Logging of critical system actions for security monitoring and incident response.</w:t>
      </w:r>
    </w:p>
    <w:p w14:paraId="3087CBF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4A802B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1C7E083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A0E13F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79212A2B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085BB75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4195916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21F7B52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36ED240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428C2DB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16C25AB0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391DD4E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487E4A69" w14:textId="77777777" w:rsidR="004A7407" w:rsidRDefault="00000000">
      <w:pPr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  <w:br w:type="page"/>
      </w:r>
    </w:p>
    <w:p w14:paraId="2FF96E78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System Design</w:t>
      </w:r>
    </w:p>
    <w:p w14:paraId="0F0FC0A5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Design Constraints</w:t>
      </w:r>
    </w:p>
    <w:p w14:paraId="6A5E459E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Budget: Development and operational costs must remain within a defined budget.</w:t>
      </w:r>
    </w:p>
    <w:p w14:paraId="3DA1A9C5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Timeline: Project completion within a specified timeframe (e.g., 6-9 months for initial MVP).</w:t>
      </w:r>
    </w:p>
    <w:p w14:paraId="7DFACF91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Technology Stack: Adherence to a modern, scalable, and maintainable technology stack (e.g., Python/Django for backend, React for frontend).</w:t>
      </w:r>
    </w:p>
    <w:p w14:paraId="19F9E830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Scalability: Design must accommodate future growth in user base and data volume.</w:t>
      </w:r>
    </w:p>
    <w:p w14:paraId="234D2C51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Security: Design must inherently incorporate security best practices from the ground up.</w:t>
      </w:r>
    </w:p>
    <w:p w14:paraId="62A9DFB6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Maintainability: Codebase must be clean, modular, and well-documented for future enhancements and bug fixes.</w:t>
      </w:r>
    </w:p>
    <w:p w14:paraId="29F8437A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4416A8D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CA164C9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6A44A62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7C689DC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6A3AB38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FEC4534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27CF21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0420CEA" w14:textId="77777777" w:rsidR="004A7407" w:rsidRDefault="004A74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0F64461" w14:textId="77777777" w:rsidR="004A7407" w:rsidRDefault="00000000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User Interfaces</w:t>
      </w:r>
    </w:p>
    <w:p w14:paraId="52A9E8C5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user interfaces for ConnectLocal will be designed with a strong emphasis on intuitiveness, responsiveness, and consistency.</w:t>
      </w:r>
    </w:p>
    <w:p w14:paraId="5B53BBDC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Intuitive Navigation: Clear and logical navigation paths will guide users effortlessly through the platform, minimizing learning curves.</w:t>
      </w:r>
    </w:p>
    <w:p w14:paraId="365ACF26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Responsive Design: The UI will dynamically adapt to various screen sizes (desktop, tablet, mobile) using a mobile-first approach, ensuring optimal usability</w:t>
      </w:r>
    </w:p>
    <w:p w14:paraId="54C9B1AE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across all devices.</w:t>
      </w:r>
    </w:p>
    <w:p w14:paraId="58B247FC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Consistent Experience: A unified design language, including consistent typography, color palettes, and component styling, will be applied across the entire</w:t>
      </w:r>
    </w:p>
    <w:p w14:paraId="4A807E57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platform for a cohesive user experience.</w:t>
      </w:r>
    </w:p>
    <w:p w14:paraId="3E7BA9BF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Accessibility: Adherence to WCAG (Web Content Accessibility Guidelines) will ensure the platform is usable by individuals with disabilities, incorporating</w:t>
      </w:r>
    </w:p>
    <w:p w14:paraId="292BCB92" w14:textId="77777777" w:rsidR="004A7407" w:rsidRDefault="0000000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features like keyboard navigation, proper color contrast, and screen reader compatibility.</w:t>
      </w:r>
    </w:p>
    <w:p w14:paraId="102D68F3" w14:textId="77777777" w:rsidR="004A7407" w:rsidRDefault="0000000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Visual Appeal: A clean, modern, and engaging aesthetic will be employed to enhance user satisfaction and encourage prolonged engagement.</w:t>
      </w:r>
    </w:p>
    <w:p w14:paraId="391FDBA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639E03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55C972B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C203500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DFD LEVEL 0</w:t>
      </w:r>
    </w:p>
    <w:p w14:paraId="4A9DF57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8DE1C50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F0F33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5B0649F" w14:textId="77777777" w:rsidR="004A7407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3175BC" wp14:editId="717E9B5D">
                <wp:simplePos x="0" y="0"/>
                <wp:positionH relativeFrom="margin">
                  <wp:posOffset>-416560</wp:posOffset>
                </wp:positionH>
                <wp:positionV relativeFrom="paragraph">
                  <wp:posOffset>290830</wp:posOffset>
                </wp:positionV>
                <wp:extent cx="6991350" cy="3028950"/>
                <wp:effectExtent l="0" t="0" r="0" b="0"/>
                <wp:wrapNone/>
                <wp:docPr id="1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3028950"/>
                          <a:chOff x="0" y="0"/>
                          <a:chExt cx="24110442" cy="12218416"/>
                        </a:xfrm>
                      </wpg:grpSpPr>
                      <wps:wsp>
                        <wps:cNvPr id="1368161490" name="Freeform 13"/>
                        <wps:cNvSpPr/>
                        <wps:spPr>
                          <a:xfrm>
                            <a:off x="0" y="0"/>
                            <a:ext cx="24110442" cy="122184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10442" h="12218416">
                                <a:moveTo>
                                  <a:pt x="0" y="0"/>
                                </a:moveTo>
                                <a:lnTo>
                                  <a:pt x="24110442" y="0"/>
                                </a:lnTo>
                                <a:lnTo>
                                  <a:pt x="24110442" y="12218416"/>
                                </a:lnTo>
                                <a:lnTo>
                                  <a:pt x="0" y="12218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1" o:spid="_x0000_s1026" o:spt="203" style="position:absolute;left:0pt;margin-left:-32.8pt;margin-top:22.9pt;height:238.5pt;width:550.5pt;mso-position-horizontal-relative:margin;z-index:251659264;mso-width-relative:page;mso-height-relative:page;" coordsize="24110442,12218416" o:gfxdata="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">
                <o:lock v:ext="edit" aspectratio="f"/>
                <v:shape id="Freeform 13" o:spid="_x0000_s1026" o:spt="100" style="position:absolute;left:0;top:0;height:12218416;width:24110442;" filled="t" stroked="f" coordsize="24110442,12218416" o:gfxdata="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3VvVlxgAAAOMAAAAPAAAAAAAAAAEAIAAAACIAAABkcnMvZG93bnJldi54bWxQSwECFAAUAAAA&#10;CACHTuJAMy8FnjsAAAA5AAAAEAAAAAAAAAABACAAAAAVAQAAZHJzL3NoYXBleG1sLnhtbFBLBQYA&#10;AAAABgAGAFsBAAC/AwAAAAA=&#10;" path="m0,0l24110442,0,24110442,12218416,0,12218416,0,0xe">
                  <v:fill type="frame" on="t" focussize="0,0" recolor="t" rotate="t" r:id="rId14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2B10EC2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341279B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599340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16EF99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96AF7E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7B4C956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D9CA41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D50A50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D7FC1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DEF1CE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934B13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58083D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E4FCE8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6B262E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4887C7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31D12C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D65C1F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3D0107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015050B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DFD LEVEL 1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116F400E" w14:textId="77777777" w:rsidR="004A7407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1B3879" wp14:editId="2C522CD6">
                <wp:simplePos x="0" y="0"/>
                <wp:positionH relativeFrom="margin">
                  <wp:align>center</wp:align>
                </wp:positionH>
                <wp:positionV relativeFrom="paragraph">
                  <wp:posOffset>254000</wp:posOffset>
                </wp:positionV>
                <wp:extent cx="7048500" cy="4552950"/>
                <wp:effectExtent l="0" t="0" r="0" b="0"/>
                <wp:wrapNone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4552950"/>
                          <a:chOff x="0" y="0"/>
                          <a:chExt cx="24862028" cy="12185015"/>
                        </a:xfrm>
                      </wpg:grpSpPr>
                      <wps:wsp>
                        <wps:cNvPr id="748219403" name="Freeform 12"/>
                        <wps:cNvSpPr/>
                        <wps:spPr>
                          <a:xfrm>
                            <a:off x="0" y="0"/>
                            <a:ext cx="24862028" cy="1218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2028" h="12185015">
                                <a:moveTo>
                                  <a:pt x="0" y="0"/>
                                </a:moveTo>
                                <a:lnTo>
                                  <a:pt x="24862028" y="0"/>
                                </a:lnTo>
                                <a:lnTo>
                                  <a:pt x="24862028" y="12185015"/>
                                </a:lnTo>
                                <a:lnTo>
                                  <a:pt x="0" y="12185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5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1" o:spid="_x0000_s1026" o:spt="203" style="position:absolute;left:0pt;margin-top:20pt;height:358.5pt;width:555pt;mso-position-horizontal:center;mso-position-horizontal-relative:margin;z-index:251660288;mso-width-relative:page;mso-height-relative:page;" coordsize="24862028,12185015" o:gfxdata="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">
                <o:lock v:ext="edit" aspectratio="f"/>
                <v:shape id="Freeform 12" o:spid="_x0000_s1026" o:spt="100" style="position:absolute;left:0;top:0;height:12185015;width:24862028;" filled="t" stroked="f" coordsize="24862028,12185015" o:gfxdata="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pA&#10;GNnCAAAA4gAAAA8AAAAAAAAAAQAgAAAAIgAAAGRycy9kb3ducmV2LnhtbFBLAQIUABQAAAAIAIdO&#10;4kAzLwWeOwAAADkAAAAQAAAAAAAAAAEAIAAAABEBAABkcnMvc2hhcGV4bWwueG1sUEsFBgAAAAAG&#10;AAYAWwEAALsDAAAAAA==&#10;" path="m0,0l24862028,0,24862028,12185015,0,12185015,0,0xe">
                  <v:fill type="frame" on="t" focussize="0,0" recolor="t" rotate="t" r:id="rId16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3F91061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4F65B6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A1CD26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C1D49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D06D1F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9B1FAD3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BF0416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B0AC51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738030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D9378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A3405E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8D3D3F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177DBD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E3A700D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2E95020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BB3DEA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7260D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4FA421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FC7583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D8FC4E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F813E49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C3F6019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ER -DIAGRAM</w:t>
      </w:r>
    </w:p>
    <w:p w14:paraId="46565003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8484E04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08E5E1D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616E992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80B83C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CCAEE9E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030D2E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C17C7E6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75CB68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AD3D33A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B5B4505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773885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6423BEF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60220D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AB3540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CAAEADC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4009F64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6EF6BE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A0BA668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BFBB8D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2EE56B6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ECE07" wp14:editId="6C82DCE6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6629400" cy="7162800"/>
                <wp:effectExtent l="0" t="0" r="0" b="0"/>
                <wp:wrapNone/>
                <wp:docPr id="1712284445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73061" h="10075000">
                              <a:moveTo>
                                <a:pt x="0" y="0"/>
                              </a:moveTo>
                              <a:lnTo>
                                <a:pt x="11873061" y="0"/>
                              </a:lnTo>
                              <a:lnTo>
                                <a:pt x="11873061" y="10075000"/>
                              </a:lnTo>
                              <a:lnTo>
                                <a:pt x="0" y="10075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7"/>
                          <a:stretch>
                            <a:fillRect t="-3705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top:25.2pt;height:564pt;width:522pt;mso-position-horizontal:center;mso-position-horizontal-relative:margin;z-index:251661312;mso-width-relative:page;mso-height-relative:page;" filled="t" stroked="f" coordsize="11873061,10075000" o:gfxdata="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" path="m0,0l11873061,0,11873061,10075000,0,10075000,0,0xe">
                <v:fill type="frame" on="t" focussize="0,0" recolor="t" rotate="t" r:id="rId18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Activity Diagram</w:t>
      </w:r>
    </w:p>
    <w:p w14:paraId="1C8158B7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9351AB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54F3EE3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C2C8B3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3E4B30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7B55131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F86E03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2A13F2F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F01BC9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0AD213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DFD01C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13FA48E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198A20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78C69C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0C256C7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A87CA37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665631F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A98519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07FB41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E2D089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0B0273C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Collaboration diagram</w:t>
      </w:r>
    </w:p>
    <w:p w14:paraId="20DDE544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15525" wp14:editId="780C545D">
                <wp:simplePos x="0" y="0"/>
                <wp:positionH relativeFrom="page">
                  <wp:posOffset>228600</wp:posOffset>
                </wp:positionH>
                <wp:positionV relativeFrom="paragraph">
                  <wp:posOffset>162560</wp:posOffset>
                </wp:positionV>
                <wp:extent cx="7181850" cy="4152900"/>
                <wp:effectExtent l="0" t="0" r="0" b="0"/>
                <wp:wrapNone/>
                <wp:docPr id="2651333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4152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59300" h="8998601">
                              <a:moveTo>
                                <a:pt x="0" y="0"/>
                              </a:moveTo>
                              <a:lnTo>
                                <a:pt x="17259300" y="0"/>
                              </a:lnTo>
                              <a:lnTo>
                                <a:pt x="17259300" y="8998601"/>
                              </a:lnTo>
                              <a:lnTo>
                                <a:pt x="0" y="89986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/>
                          <a:stretch>
                            <a:fillRect t="-998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left:18pt;margin-top:12.8pt;height:327pt;width:565.5pt;mso-position-horizontal-relative:page;z-index:251662336;mso-width-relative:page;mso-height-relative:page;" filled="t" stroked="f" coordsize="17259300,8998601" o:gfxdata="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" path="m0,0l17259300,0,17259300,8998601,0,8998601,0,0xe">
                <v:fill type="frame" on="t" focussize="0,0" recolor="t" rotate="t" r:id="rId2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7BB12B9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6E1D0B7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3010D16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03D220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44E107A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1DACDD2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216BF4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DB5571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0DB0C1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E6A7B3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6057F58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BF2FEF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42BA20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8F36951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D1C178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9C04EDE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19E81E6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8EA39EE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BD5672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sequence diagram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16AA3E57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0D7198" wp14:editId="7ACB86CB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6534150" cy="7162800"/>
                <wp:effectExtent l="0" t="0" r="0" b="0"/>
                <wp:wrapNone/>
                <wp:docPr id="147888113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1960" h="10336846">
                              <a:moveTo>
                                <a:pt x="0" y="0"/>
                              </a:moveTo>
                              <a:lnTo>
                                <a:pt x="7081960" y="0"/>
                              </a:lnTo>
                              <a:lnTo>
                                <a:pt x="7081960" y="10336846"/>
                              </a:lnTo>
                              <a:lnTo>
                                <a:pt x="0" y="103368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1"/>
                          <a:stretch>
                            <a:fillRect t="-4490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top:1.9pt;height:564pt;width:514.5pt;mso-position-horizontal:center;mso-position-horizontal-relative:margin;z-index:251663360;mso-width-relative:page;mso-height-relative:page;" filled="t" stroked="f" coordsize="7081960,10336846" o:gfxdata="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" path="m0,0l7081960,0,7081960,10336846,0,10336846,0,0xe">
                <v:fill type="frame" on="t" focussize="0,0" recolor="t" rotate="t" r:id="rId22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1C264AC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41060FC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365541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15837E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0652CDA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47666D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D52F53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295BC36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56221D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0B7D2E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7228D1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38B3C1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F8C1F0E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D9055D8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53A1FC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1E0F253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DBD315F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E1BCD78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BA66B22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FF0AE3" wp14:editId="0F518B19">
                <wp:simplePos x="0" y="0"/>
                <wp:positionH relativeFrom="margin">
                  <wp:align>center</wp:align>
                </wp:positionH>
                <wp:positionV relativeFrom="paragraph">
                  <wp:posOffset>300990</wp:posOffset>
                </wp:positionV>
                <wp:extent cx="4191000" cy="7486650"/>
                <wp:effectExtent l="0" t="0" r="0" b="0"/>
                <wp:wrapNone/>
                <wp:docPr id="60837755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7486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2953" h="10287000">
                              <a:moveTo>
                                <a:pt x="0" y="0"/>
                              </a:moveTo>
                              <a:lnTo>
                                <a:pt x="5402953" y="0"/>
                              </a:lnTo>
                              <a:lnTo>
                                <a:pt x="5402953" y="10287000"/>
                              </a:lnTo>
                              <a:lnTo>
                                <a:pt x="0" y="1028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3"/>
                          <a:stretch>
                            <a:fillRect t="-3747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top:23.7pt;height:589.5pt;width:330pt;mso-position-horizontal:center;mso-position-horizontal-relative:margin;z-index:251664384;mso-width-relative:page;mso-height-relative:page;" filled="t" stroked="f" coordsize="5402953,10287000" o:gfxdata="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" path="m0,0l5402953,0,5402953,10287000,0,10287000,0,0xe">
                <v:fill type="frame" on="t" focussize="0,0" recolor="t" rotate="t" r:id="rId24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Class diagram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0A68B89E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E7F40E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2E94D36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B43D71F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4A0BD8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5944BF2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5326392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922BE0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4E08176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3D355D2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D903DD7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A1582A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5C0353A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9C6B01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65F0B4C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7413661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BD003E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633690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D50E16C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2E4C8B3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UseCase Diagram</w:t>
      </w:r>
    </w:p>
    <w:p w14:paraId="1DF4340D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1EF76" wp14:editId="505C503E">
                <wp:simplePos x="0" y="0"/>
                <wp:positionH relativeFrom="margin">
                  <wp:align>center</wp:align>
                </wp:positionH>
                <wp:positionV relativeFrom="paragraph">
                  <wp:posOffset>48260</wp:posOffset>
                </wp:positionV>
                <wp:extent cx="5372100" cy="7162800"/>
                <wp:effectExtent l="0" t="0" r="0" b="0"/>
                <wp:wrapNone/>
                <wp:docPr id="1153737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82774" h="10287000">
                              <a:moveTo>
                                <a:pt x="0" y="0"/>
                              </a:moveTo>
                              <a:lnTo>
                                <a:pt x="8482774" y="0"/>
                              </a:lnTo>
                              <a:lnTo>
                                <a:pt x="8482774" y="10287000"/>
                              </a:lnTo>
                              <a:lnTo>
                                <a:pt x="0" y="1028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5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top:3.8pt;height:564pt;width:423pt;mso-position-horizontal:center;mso-position-horizontal-relative:margin;z-index:251665408;mso-width-relative:page;mso-height-relative:page;" filled="t" stroked="f" coordsize="8482774,10287000" o:gfxdata="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" path="m0,0l8482774,0,8482774,10287000,0,10287000,0,0xe">
                <v:fill type="frame" on="t" focussize="0,0" recolor="t" rotate="t" r:id="rId26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3C7D92F8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87C0012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81B936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4F36AC1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95343C2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A5B348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7FC0594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A6EB816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98FC1C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C0C8907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47F196A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2C641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408E31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3FD5C5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9CC9E7F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9E931A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2227A09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FB05EBE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C2F971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8C30AEB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D86A580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187E7F5" w14:textId="77777777" w:rsidR="004A740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Software/Hardware Specifications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75DA6E47" w14:textId="77777777" w:rsidR="004A740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Backend: </w:t>
      </w:r>
    </w:p>
    <w:p w14:paraId="57C5968C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Language/Framework: Python 3.x with Django (latest stable version). </w:t>
      </w:r>
    </w:p>
    <w:p w14:paraId="522D6355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API Framework: Django REST Framework. </w:t>
      </w:r>
    </w:p>
    <w:p w14:paraId="324891FD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Database: PostgreSQL (for scalability and robust features). </w:t>
      </w:r>
    </w:p>
    <w:p w14:paraId="25157625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Authentication: Django's built-in authentication system with JWT for </w:t>
      </w:r>
    </w:p>
    <w:p w14:paraId="43623E1C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API token management. </w:t>
      </w:r>
    </w:p>
    <w:p w14:paraId="2AF59BC1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Image/File Handling: Pillow library for image processing. </w:t>
      </w:r>
    </w:p>
    <w:p w14:paraId="2B64FDF3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Real-time Communication: Django Channels (for WebSockets) or a </w:t>
      </w:r>
    </w:p>
    <w:p w14:paraId="5C6F2E04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dedicated messaging queue (e.g., Redis Pub/Sub). </w:t>
      </w:r>
    </w:p>
    <w:p w14:paraId="30452805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Deployment Environment: Cloud platform (e.g., AWS EC2/ECS, Google </w:t>
      </w:r>
    </w:p>
    <w:p w14:paraId="681D161D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Cloud Run, Azure App Service) with containerization (Docker)</w:t>
      </w:r>
    </w:p>
    <w:p w14:paraId="3EE64F9F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4894E9F" w14:textId="77777777" w:rsidR="004A740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br/>
        <w:t xml:space="preserve">Frontend: </w:t>
      </w:r>
    </w:p>
    <w:p w14:paraId="4299E4A8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Language/Library: JavaScript with React (latest stable version). </w:t>
      </w:r>
    </w:p>
    <w:p w14:paraId="24E5D208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Build Tool: Vite. </w:t>
      </w:r>
    </w:p>
    <w:p w14:paraId="1FB73DF2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Routing: React Router DOM. </w:t>
      </w:r>
    </w:p>
    <w:p w14:paraId="53D039DD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State Management: Redux Toolkit. </w:t>
      </w:r>
    </w:p>
    <w:p w14:paraId="7648C207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HTTP Client: Axios. </w:t>
      </w:r>
    </w:p>
    <w:p w14:paraId="60487237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UI Framework/Libraries: Tailwind CSS for utility-first styling, </w:t>
      </w:r>
    </w:p>
    <w:p w14:paraId="56528291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potentially Material-UI or Ant Design for robust components, Framer </w:t>
      </w:r>
    </w:p>
    <w:p w14:paraId="3667E5AB" w14:textId="77777777" w:rsidR="004A7407" w:rsidRDefault="0000000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Motion for animations, Lucide React for icons</w:t>
      </w:r>
    </w:p>
    <w:p w14:paraId="4AE2A7AA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446F6BA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17432D5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1CEF98F" w14:textId="77777777" w:rsidR="004A7407" w:rsidRDefault="004A7407">
      <w:pPr>
        <w:spacing w:after="0" w:line="240" w:lineRule="auto"/>
        <w:jc w:val="center"/>
        <w:rPr>
          <w:ins w:id="0" w:author="vijay gholve" w:date="2025-08-06T18:16:00Z"/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C48B72B" w14:textId="77777777" w:rsidR="004A7407" w:rsidRDefault="004A7407">
      <w:pPr>
        <w:spacing w:after="0" w:line="240" w:lineRule="auto"/>
        <w:jc w:val="center"/>
        <w:rPr>
          <w:ins w:id="1" w:author="vijay gholve" w:date="2025-08-06T18:16:00Z"/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A7CCC1" w14:textId="77777777" w:rsidR="004A7407" w:rsidRDefault="004A7407">
      <w:pPr>
        <w:spacing w:after="0" w:line="240" w:lineRule="auto"/>
        <w:jc w:val="center"/>
        <w:rPr>
          <w:ins w:id="2" w:author="vijay gholve" w:date="2025-08-06T18:16:00Z"/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C66E3AD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2393C56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8CC9CF1" w14:textId="77777777" w:rsidR="004A7407" w:rsidRDefault="004A7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CAD7A07" w14:textId="77777777" w:rsidR="004A7407" w:rsidRDefault="004A740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sectPr w:rsidR="004A7407">
      <w:footerReference w:type="default" r:id="rId27"/>
      <w:pgSz w:w="11906" w:h="16838"/>
      <w:pgMar w:top="4536" w:right="1134" w:bottom="453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303A7" w14:textId="77777777" w:rsidR="007407DA" w:rsidRDefault="007407DA">
      <w:pPr>
        <w:spacing w:line="240" w:lineRule="auto"/>
      </w:pPr>
      <w:r>
        <w:separator/>
      </w:r>
    </w:p>
  </w:endnote>
  <w:endnote w:type="continuationSeparator" w:id="0">
    <w:p w14:paraId="0A50A046" w14:textId="77777777" w:rsidR="007407DA" w:rsidRDefault="007407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mo">
    <w:altName w:val="Cambria"/>
    <w:charset w:val="00"/>
    <w:family w:val="roman"/>
    <w:pitch w:val="default"/>
  </w:font>
  <w:font w:name="NotoSans-Bold">
    <w:altName w:val="Cambria"/>
    <w:charset w:val="00"/>
    <w:family w:val="roman"/>
    <w:pitch w:val="default"/>
  </w:font>
  <w:font w:name="NotoSans">
    <w:altName w:val="Cambria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3AA23" w14:textId="77777777" w:rsidR="004A7407" w:rsidRDefault="004A7407">
    <w:pPr>
      <w:pStyle w:val="Footer"/>
    </w:pPr>
  </w:p>
  <w:p w14:paraId="1F02B265" w14:textId="77777777" w:rsidR="004A7407" w:rsidRDefault="004A7407">
    <w:pPr>
      <w:pStyle w:val="Footer"/>
    </w:pPr>
  </w:p>
  <w:p w14:paraId="45829094" w14:textId="77777777" w:rsidR="004A7407" w:rsidRDefault="004A7407">
    <w:pPr>
      <w:pStyle w:val="Footer"/>
    </w:pPr>
  </w:p>
  <w:p w14:paraId="3CF146F9" w14:textId="77777777" w:rsidR="004A7407" w:rsidRDefault="004A7407">
    <w:pPr>
      <w:pStyle w:val="Footer"/>
    </w:pPr>
  </w:p>
  <w:p w14:paraId="0F3C83B2" w14:textId="77777777" w:rsidR="004A7407" w:rsidRDefault="004A74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796B65" w14:textId="77777777" w:rsidR="007407DA" w:rsidRDefault="007407DA">
      <w:pPr>
        <w:spacing w:after="0"/>
      </w:pPr>
      <w:r>
        <w:separator/>
      </w:r>
    </w:p>
  </w:footnote>
  <w:footnote w:type="continuationSeparator" w:id="0">
    <w:p w14:paraId="30D3D8E6" w14:textId="77777777" w:rsidR="007407DA" w:rsidRDefault="007407D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30FB3" w14:textId="77777777" w:rsidR="004A7407" w:rsidRDefault="004A7407">
    <w:pPr>
      <w:pStyle w:val="Header"/>
      <w:jc w:val="both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C4E1E"/>
    <w:multiLevelType w:val="multilevel"/>
    <w:tmpl w:val="13FC4E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84297"/>
    <w:multiLevelType w:val="multilevel"/>
    <w:tmpl w:val="1A68429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3075D"/>
    <w:multiLevelType w:val="multilevel"/>
    <w:tmpl w:val="1B53075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44C99"/>
    <w:multiLevelType w:val="multilevel"/>
    <w:tmpl w:val="29444C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662F7"/>
    <w:multiLevelType w:val="multilevel"/>
    <w:tmpl w:val="43B662F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10549"/>
    <w:multiLevelType w:val="multilevel"/>
    <w:tmpl w:val="44B1054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05F14"/>
    <w:multiLevelType w:val="multilevel"/>
    <w:tmpl w:val="64C05F1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7548862">
    <w:abstractNumId w:val="6"/>
  </w:num>
  <w:num w:numId="2" w16cid:durableId="1690448996">
    <w:abstractNumId w:val="4"/>
  </w:num>
  <w:num w:numId="3" w16cid:durableId="1521965112">
    <w:abstractNumId w:val="3"/>
  </w:num>
  <w:num w:numId="4" w16cid:durableId="1066955204">
    <w:abstractNumId w:val="0"/>
  </w:num>
  <w:num w:numId="5" w16cid:durableId="1727414191">
    <w:abstractNumId w:val="2"/>
  </w:num>
  <w:num w:numId="6" w16cid:durableId="254826571">
    <w:abstractNumId w:val="1"/>
  </w:num>
  <w:num w:numId="7" w16cid:durableId="3775204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vijay gholve">
    <w15:presenceInfo w15:providerId="Windows Live" w15:userId="3f42ca7117580c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documentProtection w:edit="readOnly" w:formatting="1" w:enforcement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248"/>
    <w:rsid w:val="000C1B44"/>
    <w:rsid w:val="000D74FD"/>
    <w:rsid w:val="001D0101"/>
    <w:rsid w:val="002235EE"/>
    <w:rsid w:val="002412CD"/>
    <w:rsid w:val="002473E8"/>
    <w:rsid w:val="004A7407"/>
    <w:rsid w:val="004C7702"/>
    <w:rsid w:val="00587CA2"/>
    <w:rsid w:val="005C42F1"/>
    <w:rsid w:val="006157D4"/>
    <w:rsid w:val="00625248"/>
    <w:rsid w:val="00634BC8"/>
    <w:rsid w:val="006B2CF6"/>
    <w:rsid w:val="0073624E"/>
    <w:rsid w:val="007407DA"/>
    <w:rsid w:val="007B2BE1"/>
    <w:rsid w:val="007D043A"/>
    <w:rsid w:val="007E1570"/>
    <w:rsid w:val="00890653"/>
    <w:rsid w:val="009E55F0"/>
    <w:rsid w:val="00AB4B74"/>
    <w:rsid w:val="00AF53FC"/>
    <w:rsid w:val="00B3151D"/>
    <w:rsid w:val="00B55AA3"/>
    <w:rsid w:val="00BB4283"/>
    <w:rsid w:val="00C2030D"/>
    <w:rsid w:val="00CA654A"/>
    <w:rsid w:val="00D47114"/>
    <w:rsid w:val="00D63BBD"/>
    <w:rsid w:val="00D7013F"/>
    <w:rsid w:val="00E00587"/>
    <w:rsid w:val="00E22156"/>
    <w:rsid w:val="00E25161"/>
    <w:rsid w:val="00ED18F3"/>
    <w:rsid w:val="00EE7938"/>
    <w:rsid w:val="00F259B6"/>
    <w:rsid w:val="092A1616"/>
    <w:rsid w:val="5FD6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2CBDE46"/>
  <w15:docId w15:val="{003C28C5-B561-449F-BFE2-0B2EB3D6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Revision1">
    <w:name w:val="Revision1"/>
    <w:hidden/>
    <w:uiPriority w:val="99"/>
    <w:semiHidden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167546-7636-4927-9D16-064C9F6F7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1643</Words>
  <Characters>9367</Characters>
  <Application>Microsoft Office Word</Application>
  <DocSecurity>0</DocSecurity>
  <Lines>78</Lines>
  <Paragraphs>21</Paragraphs>
  <ScaleCrop>false</ScaleCrop>
  <Company/>
  <LinksUpToDate>false</LinksUpToDate>
  <CharactersWithSpaces>10989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gholve</dc:creator>
  <cp:lastModifiedBy>vijay gholve</cp:lastModifiedBy>
  <cp:revision>2</cp:revision>
  <dcterms:created xsi:type="dcterms:W3CDTF">2025-09-11T19:42:00Z</dcterms:created>
  <dcterms:modified xsi:type="dcterms:W3CDTF">2025-09-11T19:42:00Z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7FB8BA298345490BA8B91EC8AF450A84_12</vt:lpwstr>
  </property>
</Properties>
</file>