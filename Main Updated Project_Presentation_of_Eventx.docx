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3ED09C">
      <w:pPr>
        <w:jc w:val="center"/>
        <w:rPr>
          <w:rFonts w:ascii="Times New Roman" w:hAnsi="Times New Roman" w:cs="Times New Roman"/>
          <w:b/>
          <w:sz w:val="28"/>
          <w:szCs w:val="28"/>
        </w:rPr>
      </w:pPr>
      <w:r>
        <w:rPr>
          <w:rFonts w:ascii="Times New Roman" w:hAnsi="Times New Roman" w:cs="Times New Roman"/>
          <w:b/>
          <w:sz w:val="28"/>
          <w:szCs w:val="28"/>
        </w:rPr>
        <w:t xml:space="preserve">A PROJECT REPORT </w:t>
      </w:r>
    </w:p>
    <w:p w14:paraId="38D5CB30">
      <w:pPr>
        <w:jc w:val="center"/>
        <w:rPr>
          <w:rFonts w:ascii="Times New Roman" w:hAnsi="Times New Roman" w:cs="Times New Roman"/>
          <w:b/>
          <w:sz w:val="28"/>
          <w:szCs w:val="28"/>
        </w:rPr>
      </w:pPr>
      <w:r>
        <w:rPr>
          <w:rFonts w:ascii="Times New Roman" w:hAnsi="Times New Roman" w:cs="Times New Roman"/>
          <w:b/>
          <w:sz w:val="28"/>
          <w:szCs w:val="28"/>
        </w:rPr>
        <w:t xml:space="preserve">ON </w:t>
      </w:r>
    </w:p>
    <w:p w14:paraId="7CE0B418">
      <w:pPr>
        <w:jc w:val="center"/>
        <w:rPr>
          <w:rFonts w:ascii="Times New Roman" w:hAnsi="Times New Roman" w:cs="Times New Roman"/>
          <w:sz w:val="28"/>
          <w:szCs w:val="28"/>
        </w:rPr>
      </w:pPr>
      <w:r>
        <w:rPr>
          <w:rFonts w:ascii="Times New Roman" w:hAnsi="Times New Roman" w:cs="Times New Roman"/>
          <w:sz w:val="28"/>
          <w:szCs w:val="28"/>
        </w:rPr>
        <w:t xml:space="preserve">Meetup Platform </w:t>
      </w:r>
    </w:p>
    <w:p w14:paraId="5369FDBF">
      <w:pPr>
        <w:jc w:val="center"/>
        <w:rPr>
          <w:rFonts w:ascii="Times New Roman" w:hAnsi="Times New Roman" w:cs="Times New Roman"/>
          <w:sz w:val="28"/>
          <w:szCs w:val="28"/>
        </w:rPr>
      </w:pPr>
    </w:p>
    <w:p w14:paraId="24385A23">
      <w:pPr>
        <w:jc w:val="center"/>
        <w:rPr>
          <w:rFonts w:ascii="Times New Roman" w:hAnsi="Times New Roman" w:cs="Times New Roman"/>
          <w:sz w:val="28"/>
          <w:szCs w:val="28"/>
        </w:rPr>
      </w:pPr>
    </w:p>
    <w:p w14:paraId="20E6AAB6">
      <w:pPr>
        <w:jc w:val="center"/>
        <w:rPr>
          <w:rFonts w:ascii="Times New Roman" w:hAnsi="Times New Roman" w:cs="Times New Roman"/>
          <w:b/>
          <w:color w:val="FF9900"/>
          <w:sz w:val="24"/>
          <w:szCs w:val="28"/>
        </w:rPr>
      </w:pPr>
      <w:r>
        <w:rPr>
          <w:rFonts w:ascii="Times New Roman" w:hAnsi="Times New Roman" w:cs="Times New Roman"/>
          <w:b/>
          <w:color w:val="FF9900"/>
          <w:sz w:val="24"/>
          <w:szCs w:val="28"/>
        </w:rPr>
        <w:t>SUBMITTED TO THE SAVITRIBAI PHULE PUNE UNIVERSITY, PUNE</w:t>
      </w:r>
    </w:p>
    <w:p w14:paraId="4C2FD239">
      <w:pPr>
        <w:jc w:val="center"/>
        <w:rPr>
          <w:rFonts w:ascii="Times New Roman" w:hAnsi="Times New Roman" w:cs="Times New Roman"/>
          <w:b/>
          <w:color w:val="FF9900"/>
          <w:sz w:val="28"/>
          <w:szCs w:val="28"/>
        </w:rPr>
      </w:pPr>
      <w:r>
        <w:rPr>
          <w:rFonts w:ascii="Times New Roman" w:hAnsi="Times New Roman" w:cs="Times New Roman"/>
          <w:b/>
          <w:color w:val="FF9900"/>
          <w:sz w:val="24"/>
          <w:szCs w:val="28"/>
        </w:rPr>
        <w:t>IN THE PARTIAL FULFILLMENT FOR THE AWARD OF THE DEGREE</w:t>
      </w:r>
    </w:p>
    <w:p w14:paraId="61A0A0D5">
      <w:pPr>
        <w:jc w:val="center"/>
        <w:rPr>
          <w:rFonts w:ascii="Times New Roman" w:hAnsi="Times New Roman" w:cs="Times New Roman"/>
          <w:b/>
          <w:sz w:val="24"/>
          <w:szCs w:val="28"/>
        </w:rPr>
      </w:pPr>
    </w:p>
    <w:p w14:paraId="6A46FA32">
      <w:pPr>
        <w:jc w:val="center"/>
        <w:rPr>
          <w:rFonts w:ascii="Times New Roman" w:hAnsi="Times New Roman" w:cs="Times New Roman"/>
          <w:b/>
          <w:sz w:val="28"/>
          <w:szCs w:val="28"/>
        </w:rPr>
      </w:pPr>
      <w:r>
        <w:rPr>
          <w:rFonts w:ascii="Times New Roman" w:hAnsi="Times New Roman" w:cs="Times New Roman"/>
          <w:b/>
          <w:sz w:val="28"/>
          <w:szCs w:val="28"/>
        </w:rPr>
        <w:t>OF</w:t>
      </w:r>
    </w:p>
    <w:p w14:paraId="3FF942CE">
      <w:pPr>
        <w:jc w:val="center"/>
        <w:rPr>
          <w:rFonts w:ascii="Times New Roman" w:hAnsi="Times New Roman" w:cs="Times New Roman"/>
          <w:b/>
          <w:sz w:val="28"/>
          <w:szCs w:val="28"/>
        </w:rPr>
      </w:pPr>
    </w:p>
    <w:p w14:paraId="5884AF3A">
      <w:pPr>
        <w:jc w:val="center"/>
        <w:rPr>
          <w:rFonts w:ascii="Times New Roman" w:hAnsi="Times New Roman" w:cs="Times New Roman"/>
          <w:b/>
          <w:color w:val="2F5597" w:themeColor="accent1" w:themeShade="BF"/>
          <w:sz w:val="28"/>
          <w:szCs w:val="28"/>
        </w:rPr>
      </w:pPr>
      <w:r>
        <w:rPr>
          <w:rFonts w:ascii="Times New Roman" w:hAnsi="Times New Roman" w:cs="Times New Roman"/>
          <w:b/>
          <w:color w:val="2F5597" w:themeColor="accent1" w:themeShade="BF"/>
          <w:sz w:val="28"/>
          <w:szCs w:val="28"/>
        </w:rPr>
        <w:t xml:space="preserve">BACHELOR OF BUSINESS ADMINISTRATION </w:t>
      </w:r>
    </w:p>
    <w:p w14:paraId="75432E77">
      <w:pPr>
        <w:jc w:val="center"/>
        <w:rPr>
          <w:rFonts w:ascii="Times New Roman" w:hAnsi="Times New Roman" w:cs="Times New Roman"/>
          <w:b/>
          <w:sz w:val="28"/>
          <w:szCs w:val="28"/>
        </w:rPr>
      </w:pPr>
      <w:r>
        <w:rPr>
          <w:rFonts w:ascii="Times New Roman" w:hAnsi="Times New Roman" w:cs="Times New Roman"/>
          <w:b/>
          <w:sz w:val="28"/>
          <w:szCs w:val="28"/>
        </w:rPr>
        <w:t>IN</w:t>
      </w:r>
    </w:p>
    <w:p w14:paraId="2D5A88BD">
      <w:pPr>
        <w:jc w:val="center"/>
        <w:rPr>
          <w:rFonts w:ascii="Times New Roman" w:hAnsi="Times New Roman" w:cs="Times New Roman"/>
          <w:b/>
          <w:color w:val="2F5597" w:themeColor="accent1" w:themeShade="BF"/>
          <w:sz w:val="28"/>
          <w:szCs w:val="28"/>
        </w:rPr>
      </w:pPr>
      <w:r>
        <w:rPr>
          <w:rFonts w:ascii="Times New Roman" w:hAnsi="Times New Roman" w:cs="Times New Roman"/>
          <w:b/>
          <w:color w:val="2F5597" w:themeColor="accent1" w:themeShade="BF"/>
          <w:sz w:val="28"/>
          <w:szCs w:val="28"/>
        </w:rPr>
        <w:t xml:space="preserve">COMPUTER APPLICATION </w:t>
      </w:r>
    </w:p>
    <w:p w14:paraId="053C77BB">
      <w:pPr>
        <w:rPr>
          <w:rFonts w:ascii="Times New Roman" w:hAnsi="Times New Roman" w:cs="Times New Roman"/>
          <w:sz w:val="28"/>
          <w:szCs w:val="28"/>
        </w:rPr>
      </w:pPr>
    </w:p>
    <w:p w14:paraId="7BC9F5D4">
      <w:pPr>
        <w:jc w:val="center"/>
        <w:rPr>
          <w:rFonts w:ascii="Times New Roman" w:hAnsi="Times New Roman" w:cs="Times New Roman"/>
          <w:b/>
          <w:sz w:val="28"/>
          <w:szCs w:val="28"/>
        </w:rPr>
      </w:pPr>
      <w:r>
        <w:rPr>
          <w:rFonts w:ascii="Times New Roman" w:hAnsi="Times New Roman" w:cs="Times New Roman"/>
          <w:b/>
          <w:sz w:val="28"/>
          <w:szCs w:val="28"/>
        </w:rPr>
        <w:t>BY</w:t>
      </w:r>
    </w:p>
    <w:p w14:paraId="0DE8CF5D">
      <w:pPr>
        <w:jc w:val="center"/>
        <w:rPr>
          <w:rFonts w:ascii="Times New Roman" w:hAnsi="Times New Roman" w:cs="Times New Roman"/>
          <w:sz w:val="28"/>
          <w:szCs w:val="28"/>
        </w:rPr>
      </w:pPr>
      <w:r>
        <w:rPr>
          <w:rFonts w:ascii="Times New Roman" w:hAnsi="Times New Roman" w:cs="Times New Roman"/>
          <w:sz w:val="28"/>
          <w:szCs w:val="28"/>
        </w:rPr>
        <w:t>Vijay Sunil Gholve  5829</w:t>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p>
    <w:p w14:paraId="3767D450">
      <w:pPr>
        <w:jc w:val="center"/>
        <w:rPr>
          <w:rFonts w:ascii="Times New Roman" w:hAnsi="Times New Roman" w:cs="Times New Roman"/>
          <w:b/>
          <w:sz w:val="28"/>
          <w:szCs w:val="28"/>
        </w:rPr>
      </w:pPr>
      <w:r>
        <w:rPr>
          <w:rFonts w:ascii="Times New Roman" w:hAnsi="Times New Roman" w:cs="Times New Roman"/>
          <w:b/>
          <w:sz w:val="28"/>
          <w:szCs w:val="28"/>
        </w:rPr>
        <w:t>UNDER THE GUIDANCE OF</w:t>
      </w:r>
    </w:p>
    <w:p w14:paraId="2548DD60">
      <w:pPr>
        <w:jc w:val="center"/>
        <w:rPr>
          <w:rFonts w:ascii="Times New Roman" w:hAnsi="Times New Roman" w:cs="Times New Roman"/>
          <w:sz w:val="28"/>
          <w:szCs w:val="28"/>
        </w:rPr>
      </w:pPr>
      <w:r>
        <w:rPr>
          <w:rFonts w:ascii="Times New Roman" w:hAnsi="Times New Roman" w:cs="Times New Roman"/>
          <w:sz w:val="28"/>
          <w:szCs w:val="28"/>
        </w:rPr>
        <w:t>Prof. Watpade A.S.</w:t>
      </w:r>
    </w:p>
    <w:p w14:paraId="77617D52">
      <w:pPr>
        <w:rPr>
          <w:rFonts w:ascii="Times New Roman" w:hAnsi="Times New Roman" w:cs="Times New Roman"/>
          <w:sz w:val="28"/>
          <w:szCs w:val="28"/>
        </w:rPr>
      </w:pPr>
    </w:p>
    <w:p w14:paraId="72119DA2">
      <w:pPr>
        <w:jc w:val="center"/>
        <w:rPr>
          <w:rFonts w:ascii="Times New Roman" w:hAnsi="Times New Roman" w:cs="Times New Roman"/>
          <w:b/>
          <w:sz w:val="28"/>
          <w:szCs w:val="28"/>
        </w:rPr>
      </w:pPr>
      <w:r>
        <w:rPr>
          <w:rFonts w:ascii="Times New Roman" w:hAnsi="Times New Roman" w:cs="Times New Roman"/>
          <w:b/>
          <w:sz w:val="28"/>
          <w:szCs w:val="28"/>
          <w:lang w:val="en-US"/>
        </w:rPr>
        <w:drawing>
          <wp:inline distT="0" distB="0" distL="0" distR="0">
            <wp:extent cx="1256030" cy="115252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56030" cy="1152525"/>
                    </a:xfrm>
                    <a:prstGeom prst="rect">
                      <a:avLst/>
                    </a:prstGeom>
                    <a:noFill/>
                  </pic:spPr>
                </pic:pic>
              </a:graphicData>
            </a:graphic>
          </wp:inline>
        </w:drawing>
      </w:r>
    </w:p>
    <w:p w14:paraId="28D950F4">
      <w:pPr>
        <w:jc w:val="center"/>
        <w:rPr>
          <w:rFonts w:ascii="Times New Roman" w:hAnsi="Times New Roman" w:cs="Times New Roman"/>
          <w:b/>
          <w:sz w:val="28"/>
          <w:szCs w:val="28"/>
        </w:rPr>
      </w:pPr>
      <w:r>
        <w:rPr>
          <w:rFonts w:ascii="Times New Roman" w:hAnsi="Times New Roman" w:cs="Times New Roman"/>
          <w:b/>
          <w:sz w:val="28"/>
          <w:szCs w:val="28"/>
        </w:rPr>
        <w:t>Year 2025-26</w:t>
      </w:r>
    </w:p>
    <w:p w14:paraId="34037948">
      <w:pPr>
        <w:jc w:val="center"/>
        <w:rPr>
          <w:rFonts w:ascii="Times New Roman" w:hAnsi="Times New Roman" w:cs="Times New Roman"/>
          <w:b/>
          <w:sz w:val="28"/>
          <w:szCs w:val="28"/>
        </w:rPr>
      </w:pPr>
      <w:r>
        <w:rPr>
          <w:rFonts w:ascii="Times New Roman" w:hAnsi="Times New Roman" w:cs="Times New Roman"/>
          <w:b/>
          <w:sz w:val="28"/>
          <w:szCs w:val="28"/>
          <w:lang w:val="en-US"/>
        </w:rPr>
        <w:drawing>
          <wp:inline distT="0" distB="0" distL="0" distR="0">
            <wp:extent cx="874395" cy="80454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93260" cy="822062"/>
                    </a:xfrm>
                    <a:prstGeom prst="rect">
                      <a:avLst/>
                    </a:prstGeom>
                    <a:noFill/>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lang w:val="en-US"/>
        </w:rPr>
        <w:drawing>
          <wp:inline distT="0" distB="0" distL="0" distR="0">
            <wp:extent cx="880110" cy="807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22561" cy="846536"/>
                    </a:xfrm>
                    <a:prstGeom prst="rect">
                      <a:avLst/>
                    </a:prstGeom>
                    <a:noFill/>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lang w:val="en-US"/>
        </w:rPr>
        <w:drawing>
          <wp:inline distT="0" distB="0" distL="0" distR="0">
            <wp:extent cx="889000" cy="817245"/>
            <wp:effectExtent l="0" t="0" r="1016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29597" cy="855137"/>
                    </a:xfrm>
                    <a:prstGeom prst="rect">
                      <a:avLst/>
                    </a:prstGeom>
                    <a:noFill/>
                  </pic:spPr>
                </pic:pic>
              </a:graphicData>
            </a:graphic>
          </wp:inline>
        </w:drawing>
      </w:r>
      <w:r>
        <w:rPr>
          <w:rFonts w:ascii="Times New Roman" w:hAnsi="Times New Roman" w:cs="Times New Roman"/>
          <w:b/>
          <w:sz w:val="28"/>
          <w:szCs w:val="28"/>
        </w:rPr>
        <w:tab/>
      </w:r>
    </w:p>
    <w:p w14:paraId="0450946E">
      <w:pPr>
        <w:rPr>
          <w:rFonts w:ascii="Times New Roman" w:hAnsi="Times New Roman" w:cs="Times New Roman"/>
          <w:b/>
          <w:i/>
          <w:sz w:val="28"/>
          <w:szCs w:val="28"/>
        </w:rPr>
      </w:pPr>
    </w:p>
    <w:p w14:paraId="225AE833">
      <w:pPr>
        <w:jc w:val="center"/>
        <w:rPr>
          <w:rFonts w:ascii="Times New Roman" w:hAnsi="Times New Roman" w:cs="Times New Roman"/>
          <w:b/>
          <w:i/>
          <w:sz w:val="24"/>
          <w:szCs w:val="28"/>
        </w:rPr>
      </w:pPr>
      <w:r>
        <w:rPr>
          <w:rFonts w:ascii="Times New Roman" w:hAnsi="Times New Roman" w:cs="Times New Roman"/>
          <w:b/>
          <w:i/>
          <w:sz w:val="24"/>
          <w:szCs w:val="28"/>
        </w:rPr>
        <w:t>Rayat Shikshan Sanstha's</w:t>
      </w:r>
    </w:p>
    <w:p w14:paraId="148AB4C3">
      <w:pPr>
        <w:spacing w:after="0"/>
        <w:jc w:val="center"/>
        <w:rPr>
          <w:rFonts w:ascii="Times New Roman" w:hAnsi="Times New Roman" w:cs="Times New Roman"/>
          <w:b/>
          <w:color w:val="0070C0"/>
          <w:sz w:val="24"/>
          <w:szCs w:val="28"/>
        </w:rPr>
      </w:pPr>
      <w:r>
        <w:rPr>
          <w:rFonts w:ascii="Times New Roman" w:hAnsi="Times New Roman" w:cs="Times New Roman"/>
          <w:b/>
          <w:color w:val="0070C0"/>
          <w:sz w:val="24"/>
          <w:szCs w:val="28"/>
        </w:rPr>
        <w:t>S. M. JOSHI COLLEGE, PUNE</w:t>
      </w:r>
    </w:p>
    <w:p w14:paraId="28455437">
      <w:pPr>
        <w:spacing w:after="0"/>
        <w:jc w:val="center"/>
        <w:rPr>
          <w:rFonts w:ascii="Times New Roman" w:hAnsi="Times New Roman" w:cs="Times New Roman"/>
          <w:b/>
          <w:color w:val="0070C0"/>
          <w:sz w:val="24"/>
          <w:szCs w:val="28"/>
        </w:rPr>
      </w:pPr>
      <w:r>
        <w:rPr>
          <w:rFonts w:ascii="Times New Roman" w:hAnsi="Times New Roman" w:cs="Times New Roman"/>
          <w:b/>
          <w:color w:val="0070C0"/>
          <w:sz w:val="24"/>
          <w:szCs w:val="28"/>
        </w:rPr>
        <w:t>HADAPSAR, PUNE 411028</w:t>
      </w:r>
    </w:p>
    <w:p w14:paraId="06BC7E60">
      <w:pPr>
        <w:jc w:val="center"/>
        <w:rPr>
          <w:rFonts w:ascii="Times New Roman" w:hAnsi="Times New Roman" w:cs="Times New Roman"/>
          <w:b/>
          <w:sz w:val="24"/>
          <w:szCs w:val="28"/>
        </w:rPr>
      </w:pPr>
      <w:r>
        <w:rPr>
          <w:rFonts w:ascii="Times New Roman" w:hAnsi="Times New Roman" w:cs="Times New Roman"/>
          <w:b/>
          <w:sz w:val="24"/>
          <w:szCs w:val="28"/>
        </w:rPr>
        <w:t>DEPARTMENT OF COMPUTER SCIENCE AND APPLICATION</w:t>
      </w:r>
    </w:p>
    <w:p w14:paraId="0848EBCA">
      <w:pPr>
        <w:jc w:val="center"/>
        <w:rPr>
          <w:rFonts w:ascii="Times New Roman" w:hAnsi="Times New Roman" w:cs="Times New Roman"/>
          <w:b/>
          <w:sz w:val="24"/>
          <w:szCs w:val="28"/>
        </w:rPr>
      </w:pPr>
      <w:r>
        <w:rPr>
          <w:rFonts w:ascii="Times New Roman" w:hAnsi="Times New Roman" w:cs="Times New Roman"/>
          <w:b/>
          <w:sz w:val="24"/>
          <w:szCs w:val="28"/>
        </w:rPr>
        <w:t>2025-26</w:t>
      </w:r>
    </w:p>
    <w:p w14:paraId="708A5FB9">
      <w:pPr>
        <w:jc w:val="center"/>
        <w:rPr>
          <w:rFonts w:ascii="Times New Roman" w:hAnsi="Times New Roman" w:cs="Times New Roman"/>
          <w:sz w:val="24"/>
          <w:szCs w:val="28"/>
        </w:rPr>
      </w:pPr>
      <w:r>
        <w:rPr>
          <w:rFonts w:ascii="Times New Roman" w:hAnsi="Times New Roman" w:cs="Times New Roman"/>
          <w:b/>
          <w:color w:val="FF0000"/>
          <w:sz w:val="28"/>
          <w:szCs w:val="28"/>
        </w:rPr>
        <w:t>CERTIFICATE</w:t>
      </w:r>
    </w:p>
    <w:p w14:paraId="07873705">
      <w:pPr>
        <w:jc w:val="center"/>
        <w:rPr>
          <w:rFonts w:ascii="Times New Roman" w:hAnsi="Times New Roman" w:cs="Times New Roman"/>
          <w:sz w:val="24"/>
          <w:szCs w:val="28"/>
        </w:rPr>
      </w:pPr>
      <w:r>
        <w:rPr>
          <w:rFonts w:ascii="Times New Roman" w:hAnsi="Times New Roman" w:cs="Times New Roman"/>
          <w:sz w:val="24"/>
          <w:szCs w:val="28"/>
        </w:rPr>
        <w:t>This is to certify that the project report entitled</w:t>
      </w:r>
    </w:p>
    <w:p w14:paraId="69566333">
      <w:pPr>
        <w:spacing w:beforeAutospacing="1" w:line="256"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val="en-US" w:eastAsia="zh-CN" w:bidi="ar"/>
        </w:rPr>
        <w:t xml:space="preserve">Meetup Platform </w:t>
      </w:r>
    </w:p>
    <w:p w14:paraId="3228980F">
      <w:pPr>
        <w:jc w:val="center"/>
        <w:rPr>
          <w:rFonts w:ascii="Times New Roman" w:hAnsi="Times New Roman" w:cs="Times New Roman"/>
          <w:b/>
          <w:sz w:val="24"/>
          <w:szCs w:val="28"/>
        </w:rPr>
      </w:pPr>
      <w:r>
        <w:rPr>
          <w:rFonts w:ascii="Times New Roman" w:hAnsi="Times New Roman" w:cs="Times New Roman"/>
          <w:b/>
          <w:sz w:val="24"/>
          <w:szCs w:val="28"/>
        </w:rPr>
        <w:t xml:space="preserve">-----Submitted by </w:t>
      </w:r>
    </w:p>
    <w:p w14:paraId="5A5E4CF1">
      <w:pPr>
        <w:jc w:val="center"/>
        <w:rPr>
          <w:rFonts w:ascii="Times New Roman" w:hAnsi="Times New Roman" w:cs="Times New Roman"/>
          <w:sz w:val="24"/>
          <w:szCs w:val="28"/>
        </w:rPr>
      </w:pPr>
      <w:r>
        <w:rPr>
          <w:rFonts w:ascii="Times New Roman" w:hAnsi="Times New Roman" w:cs="Times New Roman"/>
          <w:sz w:val="28"/>
          <w:szCs w:val="28"/>
        </w:rPr>
        <w:t>Vijay Sunil Gholve  5829</w:t>
      </w:r>
    </w:p>
    <w:p w14:paraId="6EBA9D0E">
      <w:pPr>
        <w:jc w:val="both"/>
        <w:rPr>
          <w:rFonts w:ascii="Times New Roman" w:hAnsi="Times New Roman" w:cs="Times New Roman"/>
          <w:b/>
          <w:sz w:val="24"/>
          <w:szCs w:val="28"/>
        </w:rPr>
      </w:pPr>
      <w:r>
        <w:rPr>
          <w:rFonts w:ascii="Times New Roman" w:hAnsi="Times New Roman" w:cs="Times New Roman"/>
          <w:sz w:val="24"/>
          <w:szCs w:val="28"/>
        </w:rPr>
        <w:t xml:space="preserve">is a bonafide work carried out by them under the supervision of </w:t>
      </w:r>
      <w:r>
        <w:rPr>
          <w:rFonts w:ascii="Times New Roman" w:hAnsi="Times New Roman" w:cs="Times New Roman"/>
          <w:b/>
          <w:sz w:val="24"/>
          <w:szCs w:val="28"/>
        </w:rPr>
        <w:t>Prof. Watpade A.S.</w:t>
      </w:r>
      <w:r>
        <w:rPr>
          <w:rFonts w:ascii="Times New Roman" w:hAnsi="Times New Roman" w:cs="Times New Roman"/>
          <w:sz w:val="24"/>
          <w:szCs w:val="28"/>
        </w:rPr>
        <w:t xml:space="preserve"> and it is approved for the partial fulfillment of the requirement of Savitribai Phule Pune University for the award of the Degree of </w:t>
      </w:r>
      <w:r>
        <w:rPr>
          <w:rFonts w:ascii="Times New Roman" w:hAnsi="Times New Roman" w:cs="Times New Roman"/>
          <w:b/>
          <w:sz w:val="24"/>
          <w:szCs w:val="28"/>
        </w:rPr>
        <w:t>Bachelor of Business Administration in (Computer Application)</w:t>
      </w:r>
    </w:p>
    <w:p w14:paraId="08280452">
      <w:pPr>
        <w:jc w:val="both"/>
        <w:rPr>
          <w:rFonts w:ascii="Times New Roman" w:hAnsi="Times New Roman" w:cs="Times New Roman"/>
          <w:sz w:val="24"/>
          <w:szCs w:val="28"/>
        </w:rPr>
      </w:pPr>
      <w:r>
        <w:rPr>
          <w:rFonts w:ascii="Times New Roman" w:hAnsi="Times New Roman" w:cs="Times New Roman"/>
          <w:sz w:val="24"/>
          <w:szCs w:val="28"/>
        </w:rPr>
        <w:t xml:space="preserve">This project report has not been earlier submitted to any other Institute or University for the award of any degree or diploma. </w:t>
      </w:r>
    </w:p>
    <w:p w14:paraId="023A765D">
      <w:pPr>
        <w:rPr>
          <w:rFonts w:ascii="Times New Roman" w:hAnsi="Times New Roman" w:cs="Times New Roman"/>
          <w:sz w:val="24"/>
          <w:szCs w:val="28"/>
        </w:rPr>
      </w:pPr>
    </w:p>
    <w:p w14:paraId="17DB8695">
      <w:pPr>
        <w:rPr>
          <w:rFonts w:ascii="Times New Roman" w:hAnsi="Times New Roman" w:cs="Times New Roman"/>
          <w:b/>
          <w:sz w:val="24"/>
          <w:szCs w:val="24"/>
        </w:rPr>
      </w:pPr>
      <w:r>
        <w:rPr>
          <w:rFonts w:ascii="Times New Roman" w:hAnsi="Times New Roman" w:cs="Times New Roman"/>
          <w:b/>
          <w:sz w:val="24"/>
          <w:szCs w:val="24"/>
        </w:rPr>
        <w:t>Prof. Watpade A.S.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Hon. Sangeeta Yadav</w:t>
      </w:r>
    </w:p>
    <w:p w14:paraId="5BC6CFD5">
      <w:pPr>
        <w:jc w:val="both"/>
        <w:rPr>
          <w:rFonts w:ascii="Times New Roman" w:hAnsi="Times New Roman" w:cs="Times New Roman"/>
          <w:sz w:val="24"/>
          <w:szCs w:val="28"/>
        </w:rPr>
      </w:pPr>
      <w:r>
        <w:rPr>
          <w:rFonts w:ascii="Times New Roman" w:hAnsi="Times New Roman" w:cs="Times New Roman"/>
          <w:sz w:val="24"/>
          <w:szCs w:val="28"/>
        </w:rPr>
        <w:t>Project Guide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Head of Department</w:t>
      </w:r>
    </w:p>
    <w:p w14:paraId="751FF6B7">
      <w:pPr>
        <w:rPr>
          <w:rFonts w:ascii="Times New Roman" w:hAnsi="Times New Roman" w:cs="Times New Roman"/>
          <w:sz w:val="24"/>
          <w:szCs w:val="28"/>
        </w:rPr>
      </w:pPr>
      <w:r>
        <w:rPr>
          <w:rFonts w:ascii="Times New Roman" w:hAnsi="Times New Roman" w:cs="Times New Roman"/>
          <w:sz w:val="24"/>
          <w:szCs w:val="28"/>
        </w:rPr>
        <w:t>Department of Computer Application</w:t>
      </w:r>
      <w:r>
        <w:rPr>
          <w:rFonts w:ascii="Times New Roman" w:hAnsi="Times New Roman" w:cs="Times New Roman"/>
          <w:sz w:val="24"/>
          <w:szCs w:val="28"/>
        </w:rPr>
        <w:tab/>
      </w:r>
      <w:r>
        <w:rPr>
          <w:rFonts w:ascii="Times New Roman" w:hAnsi="Times New Roman" w:cs="Times New Roman"/>
          <w:sz w:val="24"/>
          <w:szCs w:val="28"/>
        </w:rPr>
        <w:t xml:space="preserve">                                              </w:t>
      </w:r>
    </w:p>
    <w:p w14:paraId="6648D09A">
      <w:pPr>
        <w:jc w:val="distribute"/>
        <w:rPr>
          <w:rFonts w:ascii="Times New Roman" w:hAnsi="Times New Roman" w:cs="Times New Roman"/>
          <w:sz w:val="24"/>
          <w:szCs w:val="28"/>
        </w:rPr>
      </w:pPr>
    </w:p>
    <w:p w14:paraId="1277832F">
      <w:pPr>
        <w:jc w:val="right"/>
        <w:rPr>
          <w:rFonts w:ascii="Times New Roman" w:hAnsi="Times New Roman" w:cs="Times New Roman"/>
          <w:b/>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w:t>
      </w:r>
      <w:r>
        <w:rPr>
          <w:rFonts w:ascii="Times New Roman" w:hAnsi="Times New Roman" w:cs="Times New Roman"/>
          <w:b/>
          <w:sz w:val="24"/>
          <w:szCs w:val="28"/>
        </w:rPr>
        <w:t>Dr. S. T. Salunkhe</w:t>
      </w:r>
    </w:p>
    <w:p w14:paraId="0DF05062">
      <w:pPr>
        <w:jc w:val="both"/>
        <w:rPr>
          <w:rFonts w:ascii="Times New Roman" w:hAnsi="Times New Roman" w:cs="Times New Roman"/>
          <w:b/>
          <w:sz w:val="24"/>
          <w:szCs w:val="28"/>
        </w:rPr>
      </w:pPr>
      <w:r>
        <w:rPr>
          <w:rFonts w:ascii="Times New Roman" w:hAnsi="Times New Roman" w:cs="Times New Roman"/>
          <w:b/>
          <w:sz w:val="24"/>
          <w:szCs w:val="28"/>
        </w:rPr>
        <w:t>External Examiner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w:t>
      </w:r>
      <w:r>
        <w:rPr>
          <w:rFonts w:ascii="Times New Roman" w:hAnsi="Times New Roman" w:cs="Times New Roman"/>
          <w:b/>
          <w:sz w:val="24"/>
          <w:szCs w:val="28"/>
        </w:rPr>
        <w:t>Principal</w:t>
      </w:r>
    </w:p>
    <w:p w14:paraId="57487CD1">
      <w:pPr>
        <w:jc w:val="right"/>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S. M. Joshi College Hadapsar, Pune</w:t>
      </w:r>
    </w:p>
    <w:p w14:paraId="12E94721">
      <w:pPr>
        <w:spacing w:after="0" w:line="276" w:lineRule="auto"/>
        <w:rPr>
          <w:rFonts w:ascii="Times New Roman" w:hAnsi="Times New Roman" w:cs="Times New Roman"/>
          <w:b/>
          <w:sz w:val="24"/>
          <w:szCs w:val="28"/>
        </w:rPr>
      </w:pPr>
      <w:r>
        <w:rPr>
          <w:rFonts w:ascii="Times New Roman" w:hAnsi="Times New Roman" w:cs="Times New Roman"/>
          <w:b/>
          <w:sz w:val="24"/>
          <w:szCs w:val="28"/>
        </w:rPr>
        <w:t xml:space="preserve">Place: </w:t>
      </w:r>
    </w:p>
    <w:p w14:paraId="1A5A715E">
      <w:pPr>
        <w:spacing w:after="0" w:line="276" w:lineRule="auto"/>
        <w:rPr>
          <w:rFonts w:ascii="Times New Roman" w:hAnsi="Times New Roman" w:cs="Times New Roman"/>
          <w:b/>
          <w:sz w:val="24"/>
          <w:szCs w:val="28"/>
        </w:rPr>
      </w:pPr>
      <w:r>
        <w:rPr>
          <w:rFonts w:ascii="Times New Roman" w:hAnsi="Times New Roman" w:cs="Times New Roman"/>
          <w:b/>
          <w:sz w:val="24"/>
          <w:szCs w:val="28"/>
        </w:rPr>
        <w:t>Date:</w:t>
      </w:r>
      <w:r>
        <w:rPr>
          <w:rFonts w:ascii="Times New Roman" w:hAnsi="Times New Roman" w:cs="Times New Roman"/>
          <w:b/>
          <w:sz w:val="24"/>
          <w:szCs w:val="28"/>
        </w:rPr>
        <w:br w:type="textWrapping"/>
      </w:r>
      <w:r>
        <w:rPr>
          <w:rFonts w:ascii="Times New Roman" w:hAnsi="Times New Roman" w:cs="Times New Roman"/>
          <w:b/>
          <w:sz w:val="24"/>
          <w:szCs w:val="28"/>
        </w:rPr>
        <w:br w:type="textWrapping"/>
      </w:r>
      <w:r>
        <w:rPr>
          <w:rFonts w:ascii="Times New Roman" w:hAnsi="Times New Roman" w:cs="Times New Roman"/>
          <w:b/>
          <w:sz w:val="24"/>
          <w:szCs w:val="28"/>
        </w:rPr>
        <w:br w:type="textWrapping"/>
      </w:r>
      <w:r>
        <w:rPr>
          <w:rFonts w:ascii="Times New Roman" w:hAnsi="Times New Roman" w:cs="Times New Roman"/>
          <w:b/>
          <w:sz w:val="24"/>
          <w:szCs w:val="28"/>
        </w:rPr>
        <w:br w:type="textWrapping"/>
      </w:r>
    </w:p>
    <w:p w14:paraId="1ABBD55A">
      <w:pPr>
        <w:spacing w:after="0" w:line="276" w:lineRule="auto"/>
        <w:jc w:val="center"/>
        <w:rPr>
          <w:rFonts w:ascii="Times New Roman" w:hAnsi="Times New Roman" w:cs="Times New Roman"/>
          <w:b/>
          <w:sz w:val="24"/>
          <w:szCs w:val="28"/>
        </w:rPr>
      </w:pPr>
      <w:r>
        <w:rPr>
          <w:rFonts w:ascii="Times New Roman" w:hAnsi="Times New Roman" w:cs="Times New Roman"/>
          <w:b/>
          <w:sz w:val="24"/>
          <w:szCs w:val="28"/>
        </w:rPr>
        <w:t>ACKNOWLEDGEMENT</w:t>
      </w:r>
    </w:p>
    <w:p w14:paraId="32F4ABFF">
      <w:pPr>
        <w:spacing w:after="0" w:line="276" w:lineRule="auto"/>
        <w:rPr>
          <w:rFonts w:ascii="Times New Roman" w:hAnsi="Times New Roman" w:cs="Times New Roman"/>
          <w:sz w:val="24"/>
          <w:szCs w:val="28"/>
        </w:rPr>
      </w:pPr>
    </w:p>
    <w:p w14:paraId="6F77285B">
      <w:pPr>
        <w:spacing w:after="0" w:line="276" w:lineRule="auto"/>
        <w:jc w:val="both"/>
        <w:rPr>
          <w:rFonts w:ascii="Times New Roman" w:hAnsi="Times New Roman" w:cs="Times New Roman"/>
          <w:sz w:val="24"/>
          <w:szCs w:val="28"/>
        </w:rPr>
      </w:pPr>
      <w:r>
        <w:rPr>
          <w:rFonts w:ascii="Times New Roman" w:hAnsi="Times New Roman" w:cs="Times New Roman"/>
          <w:sz w:val="24"/>
          <w:szCs w:val="28"/>
        </w:rPr>
        <w:t xml:space="preserve">We feel great pleasure in expressing our deepest sense of gratitude and sincere thanks to our guide </w:t>
      </w:r>
      <w:r>
        <w:rPr>
          <w:rFonts w:ascii="Times New Roman" w:hAnsi="Times New Roman" w:cs="Times New Roman"/>
          <w:b/>
          <w:sz w:val="24"/>
          <w:szCs w:val="28"/>
        </w:rPr>
        <w:t>Prof. Watpade A.S.</w:t>
      </w:r>
      <w:r>
        <w:rPr>
          <w:rFonts w:ascii="Times New Roman" w:hAnsi="Times New Roman" w:cs="Times New Roman"/>
          <w:sz w:val="24"/>
          <w:szCs w:val="28"/>
        </w:rPr>
        <w:t xml:space="preserve"> for their valuable guidance during the Project work, without which it would have been a difficult task. I have no words to express my sincere thanks for valuable guidance, extreme assistance and cooperation extended to all the Staff Members of our department.</w:t>
      </w:r>
    </w:p>
    <w:p w14:paraId="49541947">
      <w:pPr>
        <w:spacing w:after="0" w:line="276" w:lineRule="auto"/>
        <w:jc w:val="both"/>
        <w:rPr>
          <w:rFonts w:ascii="Times New Roman" w:hAnsi="Times New Roman" w:cs="Times New Roman"/>
          <w:sz w:val="24"/>
          <w:szCs w:val="28"/>
        </w:rPr>
      </w:pPr>
    </w:p>
    <w:p w14:paraId="3A5A9A20">
      <w:pPr>
        <w:spacing w:after="0" w:line="276" w:lineRule="auto"/>
        <w:jc w:val="both"/>
        <w:rPr>
          <w:rFonts w:ascii="Times New Roman" w:hAnsi="Times New Roman" w:cs="Times New Roman"/>
          <w:sz w:val="24"/>
          <w:szCs w:val="28"/>
        </w:rPr>
      </w:pPr>
      <w:r>
        <w:rPr>
          <w:rFonts w:ascii="Times New Roman" w:hAnsi="Times New Roman" w:cs="Times New Roman"/>
          <w:sz w:val="24"/>
          <w:szCs w:val="28"/>
        </w:rPr>
        <w:t xml:space="preserve">This acknowledgement would be incomplete without expressing our special thanks to </w:t>
      </w:r>
      <w:r>
        <w:rPr>
          <w:rFonts w:ascii="Times New Roman" w:hAnsi="Times New Roman" w:cs="Times New Roman"/>
          <w:b/>
          <w:sz w:val="24"/>
          <w:szCs w:val="28"/>
        </w:rPr>
        <w:t>Hon. Sangeeta Yadav,</w:t>
      </w:r>
      <w:r>
        <w:rPr>
          <w:rFonts w:ascii="Times New Roman" w:hAnsi="Times New Roman" w:cs="Times New Roman"/>
          <w:sz w:val="24"/>
          <w:szCs w:val="28"/>
        </w:rPr>
        <w:t xml:space="preserve"> Head of the Computer Application department for her support during the work.</w:t>
      </w:r>
    </w:p>
    <w:p w14:paraId="40D79597">
      <w:pPr>
        <w:spacing w:after="0" w:line="276" w:lineRule="auto"/>
        <w:jc w:val="both"/>
        <w:rPr>
          <w:rFonts w:ascii="Times New Roman" w:hAnsi="Times New Roman" w:cs="Times New Roman"/>
          <w:sz w:val="24"/>
          <w:szCs w:val="28"/>
        </w:rPr>
      </w:pPr>
    </w:p>
    <w:p w14:paraId="2992A523">
      <w:pPr>
        <w:spacing w:after="0" w:line="276" w:lineRule="auto"/>
        <w:jc w:val="both"/>
        <w:rPr>
          <w:rFonts w:ascii="Times New Roman" w:hAnsi="Times New Roman" w:cs="Times New Roman"/>
          <w:sz w:val="24"/>
          <w:szCs w:val="28"/>
        </w:rPr>
      </w:pPr>
      <w:r>
        <w:rPr>
          <w:rFonts w:ascii="Times New Roman" w:hAnsi="Times New Roman" w:cs="Times New Roman"/>
          <w:sz w:val="24"/>
          <w:szCs w:val="28"/>
        </w:rPr>
        <w:t xml:space="preserve">We would also like to extend our heartfelt gratitude to our Principal, </w:t>
      </w:r>
      <w:r>
        <w:rPr>
          <w:rFonts w:ascii="Times New Roman" w:hAnsi="Times New Roman" w:cs="Times New Roman"/>
          <w:b/>
          <w:sz w:val="24"/>
          <w:szCs w:val="28"/>
        </w:rPr>
        <w:t>Dr. S. T. Salunkhe</w:t>
      </w:r>
      <w:r>
        <w:rPr>
          <w:rFonts w:ascii="Times New Roman" w:hAnsi="Times New Roman" w:cs="Times New Roman"/>
          <w:sz w:val="24"/>
          <w:szCs w:val="28"/>
        </w:rPr>
        <w:t xml:space="preserve"> who provided a lot of valuable support, mostly being behind the veils of college bureaucracy.</w:t>
      </w:r>
    </w:p>
    <w:p w14:paraId="79D5FD0A">
      <w:pPr>
        <w:spacing w:after="0" w:line="276" w:lineRule="auto"/>
        <w:jc w:val="both"/>
        <w:rPr>
          <w:rFonts w:ascii="Times New Roman" w:hAnsi="Times New Roman" w:cs="Times New Roman"/>
          <w:sz w:val="24"/>
          <w:szCs w:val="28"/>
        </w:rPr>
      </w:pPr>
    </w:p>
    <w:p w14:paraId="215953DB">
      <w:pPr>
        <w:spacing w:after="0" w:line="276" w:lineRule="auto"/>
        <w:jc w:val="both"/>
        <w:rPr>
          <w:rFonts w:ascii="Times New Roman" w:hAnsi="Times New Roman" w:cs="Times New Roman"/>
          <w:sz w:val="24"/>
          <w:szCs w:val="28"/>
        </w:rPr>
      </w:pPr>
      <w:r>
        <w:rPr>
          <w:rFonts w:ascii="Times New Roman" w:hAnsi="Times New Roman" w:cs="Times New Roman"/>
          <w:sz w:val="24"/>
          <w:szCs w:val="28"/>
        </w:rPr>
        <w:t>Last but not the least we would like to thank all the Teaching, Non-teaching staff members of our Department, our Parents and our colleagues those who helped us directly or indirectly for completion of this project successfully.</w:t>
      </w:r>
    </w:p>
    <w:p w14:paraId="7AF2CFB2">
      <w:pPr>
        <w:spacing w:after="0" w:line="276" w:lineRule="auto"/>
        <w:rPr>
          <w:rFonts w:ascii="Times New Roman" w:hAnsi="Times New Roman" w:cs="Times New Roman"/>
          <w:sz w:val="24"/>
          <w:szCs w:val="28"/>
        </w:rPr>
      </w:pPr>
    </w:p>
    <w:p w14:paraId="5016E962">
      <w:pPr>
        <w:spacing w:after="0" w:line="276" w:lineRule="auto"/>
        <w:rPr>
          <w:rFonts w:ascii="Times New Roman" w:hAnsi="Times New Roman" w:cs="Times New Roman"/>
          <w:sz w:val="24"/>
          <w:szCs w:val="28"/>
        </w:rPr>
      </w:pPr>
    </w:p>
    <w:p w14:paraId="1A04290C">
      <w:pPr>
        <w:spacing w:beforeAutospacing="1" w:line="256" w:lineRule="auto"/>
      </w:pPr>
      <w:r>
        <w:rPr>
          <w:rFonts w:ascii="Times New Roman" w:hAnsi="Times New Roman" w:eastAsia="Calibri" w:cs="Times New Roman"/>
          <w:sz w:val="28"/>
          <w:szCs w:val="28"/>
          <w:lang w:val="en-US" w:eastAsia="zh-CN" w:bidi="ar"/>
        </w:rPr>
        <w:t xml:space="preserve">Vijay Sunil Gholve </w:t>
      </w:r>
      <w:r>
        <w:rPr>
          <w:rFonts w:ascii="Times New Roman" w:hAnsi="Times New Roman" w:eastAsia="Calibri" w:cs="Times New Roman"/>
          <w:sz w:val="28"/>
          <w:szCs w:val="28"/>
          <w:lang w:eastAsia="zh-CN" w:bidi="ar"/>
        </w:rPr>
        <w:t xml:space="preserve"> </w:t>
      </w:r>
      <w:r>
        <w:rPr>
          <w:rFonts w:ascii="Times New Roman" w:hAnsi="Times New Roman" w:eastAsia="Calibri" w:cs="Times New Roman"/>
          <w:sz w:val="28"/>
          <w:szCs w:val="28"/>
          <w:lang w:val="en-US" w:eastAsia="zh-CN" w:bidi="ar"/>
        </w:rPr>
        <w:t>5829</w:t>
      </w:r>
      <w:r>
        <w:rPr>
          <w:rFonts w:ascii="Times New Roman" w:hAnsi="Times New Roman" w:eastAsia="Calibri" w:cs="Times New Roman"/>
          <w:sz w:val="28"/>
          <w:szCs w:val="28"/>
          <w:lang w:val="en-US" w:eastAsia="zh-CN" w:bidi="ar"/>
        </w:rPr>
        <w:br w:type="textWrapping"/>
      </w:r>
      <w:r>
        <w:rPr>
          <w:rFonts w:ascii="Times New Roman" w:hAnsi="Times New Roman" w:eastAsia="Calibri" w:cs="Times New Roman"/>
          <w:sz w:val="28"/>
          <w:szCs w:val="28"/>
          <w:lang w:val="en-US" w:eastAsia="zh-CN" w:bidi="ar"/>
        </w:rPr>
        <w:br w:type="textWrapping"/>
      </w:r>
      <w:r>
        <w:rPr>
          <w:rFonts w:ascii="Times New Roman" w:hAnsi="Times New Roman" w:eastAsia="Calibri" w:cs="Times New Roman"/>
          <w:sz w:val="28"/>
          <w:szCs w:val="28"/>
          <w:lang w:val="en-US" w:eastAsia="zh-CN" w:bidi="ar"/>
        </w:rPr>
        <w:br w:type="textWrapping"/>
      </w:r>
      <w:r>
        <w:rPr>
          <w:rFonts w:ascii="Times New Roman" w:hAnsi="Times New Roman" w:eastAsia="Calibri" w:cs="Times New Roman"/>
          <w:sz w:val="28"/>
          <w:szCs w:val="28"/>
          <w:lang w:val="en-US" w:eastAsia="zh-CN" w:bidi="ar"/>
        </w:rPr>
        <w:br w:type="textWrapping"/>
      </w:r>
    </w:p>
    <w:p w14:paraId="2CA78009">
      <w:pPr>
        <w:spacing w:after="0" w:line="276" w:lineRule="auto"/>
        <w:rPr>
          <w:rFonts w:ascii="Times New Roman" w:hAnsi="Times New Roman" w:cs="Times New Roman"/>
          <w:sz w:val="24"/>
          <w:szCs w:val="28"/>
        </w:rPr>
      </w:pPr>
    </w:p>
    <w:p w14:paraId="30E7A878">
      <w:pPr>
        <w:rPr>
          <w:rFonts w:ascii="Times New Roman" w:hAnsi="Times New Roman" w:cs="Times New Roman"/>
          <w:b/>
          <w:sz w:val="24"/>
          <w:szCs w:val="28"/>
        </w:rPr>
      </w:pPr>
    </w:p>
    <w:p w14:paraId="4236DD35">
      <w:pPr>
        <w:jc w:val="center"/>
        <w:rPr>
          <w:rFonts w:ascii="Times New Roman" w:hAnsi="Times New Roman" w:cs="Times New Roman"/>
          <w:b/>
          <w:sz w:val="24"/>
          <w:szCs w:val="28"/>
        </w:rPr>
      </w:pPr>
    </w:p>
    <w:p w14:paraId="4DD11D62">
      <w:pPr>
        <w:jc w:val="center"/>
        <w:rPr>
          <w:rFonts w:ascii="Times New Roman" w:hAnsi="Times New Roman" w:cs="Times New Roman"/>
          <w:b/>
          <w:sz w:val="24"/>
          <w:szCs w:val="28"/>
        </w:rPr>
      </w:pPr>
    </w:p>
    <w:p w14:paraId="6A611E5A">
      <w:pPr>
        <w:jc w:val="center"/>
        <w:rPr>
          <w:rFonts w:ascii="Times New Roman" w:hAnsi="Times New Roman" w:cs="Times New Roman"/>
          <w:b/>
          <w:sz w:val="24"/>
          <w:szCs w:val="28"/>
        </w:rPr>
      </w:pPr>
    </w:p>
    <w:p w14:paraId="2AD65629">
      <w:pPr>
        <w:jc w:val="center"/>
        <w:rPr>
          <w:rFonts w:ascii="Times New Roman" w:hAnsi="Times New Roman" w:cs="Times New Roman"/>
          <w:b/>
          <w:sz w:val="24"/>
          <w:szCs w:val="28"/>
        </w:rPr>
      </w:pPr>
    </w:p>
    <w:p w14:paraId="7BB43935">
      <w:pPr>
        <w:jc w:val="center"/>
        <w:rPr>
          <w:rFonts w:ascii="Times New Roman" w:hAnsi="Times New Roman" w:cs="Times New Roman"/>
          <w:b/>
          <w:sz w:val="24"/>
          <w:szCs w:val="28"/>
        </w:rPr>
      </w:pPr>
    </w:p>
    <w:p w14:paraId="4C03B00C">
      <w:pPr>
        <w:jc w:val="center"/>
        <w:rPr>
          <w:rFonts w:ascii="Times New Roman" w:hAnsi="Times New Roman" w:cs="Times New Roman"/>
          <w:b/>
          <w:sz w:val="24"/>
          <w:szCs w:val="28"/>
        </w:rPr>
      </w:pPr>
    </w:p>
    <w:p w14:paraId="448597B2">
      <w:pPr>
        <w:jc w:val="center"/>
        <w:rPr>
          <w:rFonts w:ascii="Times New Roman" w:hAnsi="Times New Roman" w:cs="Times New Roman"/>
          <w:b/>
          <w:sz w:val="24"/>
          <w:szCs w:val="28"/>
        </w:rPr>
      </w:pPr>
    </w:p>
    <w:p w14:paraId="5419719D">
      <w:pPr>
        <w:jc w:val="center"/>
        <w:rPr>
          <w:rFonts w:ascii="Times New Roman" w:hAnsi="Times New Roman" w:cs="Times New Roman"/>
          <w:b/>
          <w:sz w:val="24"/>
          <w:szCs w:val="28"/>
        </w:rPr>
      </w:pPr>
    </w:p>
    <w:p w14:paraId="534899D8">
      <w:pPr>
        <w:jc w:val="both"/>
        <w:rPr>
          <w:rFonts w:ascii="Times New Roman" w:hAnsi="Times New Roman" w:cs="Times New Roman"/>
          <w:b/>
          <w:bCs/>
          <w:spacing w:val="-2"/>
          <w:sz w:val="40"/>
          <w:szCs w:val="40"/>
        </w:rPr>
      </w:pPr>
      <w:r>
        <w:rPr>
          <w:rFonts w:ascii="Times New Roman" w:hAnsi="Times New Roman" w:cs="Times New Roman"/>
          <w:b/>
          <w:bCs/>
          <w:sz w:val="32"/>
          <w:szCs w:val="32"/>
          <w:lang w:val="en-US"/>
        </w:rPr>
        <w:br w:type="page"/>
      </w:r>
      <w:r>
        <w:rPr>
          <w:rFonts w:ascii="Times New Roman" w:hAnsi="Times New Roman" w:cs="Times New Roman"/>
          <w:b/>
          <w:bCs/>
          <w:sz w:val="36"/>
          <w:szCs w:val="36"/>
          <w:lang w:val="en-US"/>
        </w:rPr>
        <w:t xml:space="preserve">            </w:t>
      </w:r>
      <w:r>
        <w:rPr>
          <w:rFonts w:ascii="Times New Roman" w:hAnsi="Times New Roman" w:cs="Times New Roman"/>
          <w:b/>
          <w:bCs/>
          <w:spacing w:val="-2"/>
          <w:sz w:val="36"/>
          <w:szCs w:val="36"/>
        </w:rPr>
        <w:t>Index</w:t>
      </w:r>
    </w:p>
    <w:p w14:paraId="19331DF2">
      <w:pPr>
        <w:widowControl w:val="0"/>
        <w:tabs>
          <w:tab w:val="left" w:pos="4234"/>
          <w:tab w:val="left" w:pos="7882"/>
        </w:tabs>
        <w:autoSpaceDE w:val="0"/>
        <w:autoSpaceDN w:val="0"/>
        <w:spacing w:after="0" w:line="240" w:lineRule="auto"/>
        <w:ind w:right="-188"/>
        <w:jc w:val="both"/>
        <w:rPr>
          <w:rFonts w:ascii="Times New Roman" w:hAnsi="Times New Roman" w:eastAsia="Times New Roman" w:cs="Times New Roman"/>
          <w:spacing w:val="-2"/>
          <w:kern w:val="0"/>
          <w:sz w:val="28"/>
          <w:szCs w:val="22"/>
          <w:lang w:val="en-US"/>
          <w14:ligatures w14:val="none"/>
        </w:rPr>
      </w:pPr>
    </w:p>
    <w:p w14:paraId="46F84069">
      <w:pPr>
        <w:widowControl w:val="0"/>
        <w:tabs>
          <w:tab w:val="left" w:pos="4234"/>
          <w:tab w:val="left" w:pos="7882"/>
        </w:tabs>
        <w:autoSpaceDE w:val="0"/>
        <w:autoSpaceDN w:val="0"/>
        <w:spacing w:after="0" w:line="240" w:lineRule="auto"/>
        <w:ind w:right="-188"/>
        <w:jc w:val="both"/>
        <w:rPr>
          <w:rFonts w:ascii="Times New Roman" w:hAnsi="Times New Roman" w:eastAsia="Times New Roman" w:cs="Times New Roman"/>
          <w:spacing w:val="-2"/>
          <w:kern w:val="0"/>
          <w:sz w:val="28"/>
          <w:szCs w:val="22"/>
          <w:lang w:val="en-US"/>
          <w14:ligatures w14:val="none"/>
        </w:rPr>
      </w:pPr>
    </w:p>
    <w:p w14:paraId="18634F36">
      <w:pPr>
        <w:widowControl w:val="0"/>
        <w:tabs>
          <w:tab w:val="left" w:pos="4234"/>
          <w:tab w:val="left" w:pos="7882"/>
        </w:tabs>
        <w:autoSpaceDE w:val="0"/>
        <w:autoSpaceDN w:val="0"/>
        <w:spacing w:after="0" w:line="240" w:lineRule="auto"/>
        <w:ind w:right="-188"/>
        <w:jc w:val="both"/>
        <w:rPr>
          <w:rFonts w:ascii="Times New Roman" w:hAnsi="Times New Roman" w:eastAsia="Times New Roman" w:cs="Times New Roman"/>
          <w:kern w:val="0"/>
          <w:sz w:val="28"/>
          <w:szCs w:val="22"/>
          <w:lang w:val="en-US"/>
          <w14:ligatures w14:val="none"/>
        </w:rPr>
      </w:pPr>
      <w:r>
        <w:rPr>
          <w:rFonts w:ascii="Times New Roman" w:hAnsi="Times New Roman" w:eastAsia="Times New Roman" w:cs="Times New Roman"/>
          <w:spacing w:val="-2"/>
          <w:kern w:val="0"/>
          <w:sz w:val="28"/>
          <w:szCs w:val="22"/>
          <w:lang w:val="en-US"/>
          <w14:ligatures w14:val="none"/>
        </w:rPr>
        <w:t>CHAPTER</w:t>
      </w:r>
      <w:r>
        <w:rPr>
          <w:rFonts w:ascii="Times New Roman" w:hAnsi="Times New Roman" w:eastAsia="Times New Roman" w:cs="Times New Roman"/>
          <w:spacing w:val="-2"/>
          <w:kern w:val="0"/>
          <w:sz w:val="28"/>
          <w:szCs w:val="22"/>
          <w:lang w:val="en-US"/>
          <w14:ligatures w14:val="none"/>
        </w:rPr>
        <w:tab/>
      </w:r>
      <w:r>
        <w:rPr>
          <w:rFonts w:ascii="Times New Roman" w:hAnsi="Times New Roman" w:eastAsia="Times New Roman" w:cs="Times New Roman"/>
          <w:spacing w:val="-4"/>
          <w:kern w:val="0"/>
          <w:sz w:val="28"/>
          <w:szCs w:val="22"/>
          <w:lang w:val="en-US"/>
          <w14:ligatures w14:val="none"/>
        </w:rPr>
        <w:t>TITLE</w:t>
      </w:r>
      <w:r>
        <w:rPr>
          <w:rFonts w:ascii="Times New Roman" w:hAnsi="Times New Roman" w:eastAsia="Times New Roman" w:cs="Times New Roman"/>
          <w:spacing w:val="-4"/>
          <w:kern w:val="0"/>
          <w:sz w:val="28"/>
          <w:szCs w:val="22"/>
          <w:lang w:val="en-US"/>
          <w14:ligatures w14:val="none"/>
        </w:rPr>
        <w:tab/>
      </w:r>
      <w:r>
        <w:rPr>
          <w:rFonts w:ascii="Times New Roman" w:hAnsi="Times New Roman" w:eastAsia="Times New Roman" w:cs="Times New Roman"/>
          <w:spacing w:val="-5"/>
          <w:kern w:val="0"/>
          <w:sz w:val="28"/>
          <w:szCs w:val="22"/>
          <w:lang w:val="en-US"/>
          <w14:ligatures w14:val="none"/>
        </w:rPr>
        <w:t>PAGE</w:t>
      </w:r>
      <w:r>
        <w:rPr>
          <w:rFonts w:ascii="Times New Roman" w:hAnsi="Times New Roman" w:eastAsia="Times New Roman" w:cs="Times New Roman"/>
          <w:spacing w:val="-14"/>
          <w:kern w:val="0"/>
          <w:sz w:val="28"/>
          <w:szCs w:val="22"/>
          <w:lang w:val="en-US"/>
          <w14:ligatures w14:val="none"/>
        </w:rPr>
        <w:t xml:space="preserve"> </w:t>
      </w:r>
      <w:r>
        <w:rPr>
          <w:rFonts w:ascii="Times New Roman" w:hAnsi="Times New Roman" w:eastAsia="Times New Roman" w:cs="Times New Roman"/>
          <w:spacing w:val="-5"/>
          <w:kern w:val="0"/>
          <w:sz w:val="28"/>
          <w:szCs w:val="22"/>
          <w:lang w:val="en-US"/>
          <w14:ligatures w14:val="none"/>
        </w:rPr>
        <w:t>NO.</w:t>
      </w:r>
    </w:p>
    <w:p w14:paraId="7C540D7E">
      <w:pPr>
        <w:spacing w:line="480" w:lineRule="auto"/>
        <w:jc w:val="both"/>
        <w:rPr>
          <w:rFonts w:ascii="Times New Roman" w:hAnsi="Times New Roman" w:eastAsia="Times New Roman" w:cs="Times New Roman"/>
          <w:spacing w:val="-6"/>
          <w:kern w:val="0"/>
          <w:sz w:val="28"/>
          <w:szCs w:val="28"/>
          <w:lang w:val="en-US"/>
          <w14:ligatures w14:val="none"/>
        </w:rPr>
      </w:pPr>
    </w:p>
    <w:p w14:paraId="5267F359">
      <w:pPr>
        <w:spacing w:line="480" w:lineRule="auto"/>
        <w:jc w:val="both"/>
        <w:rPr>
          <w:rFonts w:hint="default" w:ascii="Times New Roman" w:hAnsi="Times New Roman" w:eastAsia="Times New Roman" w:cs="Times New Roman"/>
          <w:spacing w:val="-2"/>
          <w:kern w:val="0"/>
          <w:sz w:val="22"/>
          <w:szCs w:val="22"/>
          <w:lang w:val="en-IN"/>
          <w14:ligatures w14:val="none"/>
        </w:rPr>
      </w:pPr>
      <w:r>
        <w:rPr>
          <w:rFonts w:ascii="Times New Roman" w:hAnsi="Times New Roman" w:eastAsia="Times New Roman" w:cs="Times New Roman"/>
          <w:spacing w:val="-6"/>
          <w:kern w:val="0"/>
          <w:sz w:val="28"/>
          <w:szCs w:val="28"/>
          <w:lang w:val="en-US"/>
          <w14:ligatures w14:val="none"/>
        </w:rPr>
        <w:t>1</w:t>
      </w:r>
      <w:r>
        <w:rPr>
          <w:rFonts w:ascii="Times New Roman" w:hAnsi="Times New Roman" w:eastAsia="Times New Roman" w:cs="Times New Roman"/>
          <w:spacing w:val="-6"/>
          <w:kern w:val="0"/>
          <w:sz w:val="28"/>
          <w:szCs w:val="28"/>
          <w:lang w:val="en-US"/>
          <w14:ligatures w14:val="none"/>
        </w:rPr>
        <w:tab/>
      </w:r>
      <w:r>
        <w:rPr>
          <w:rFonts w:ascii="Times New Roman" w:hAnsi="Times New Roman" w:eastAsia="Times New Roman" w:cs="Times New Roman"/>
          <w:spacing w:val="-6"/>
          <w:kern w:val="0"/>
          <w:sz w:val="28"/>
          <w:szCs w:val="28"/>
          <w:lang w:val="en-US"/>
          <w14:ligatures w14:val="none"/>
        </w:rPr>
        <w:tab/>
      </w:r>
      <w:r>
        <w:rPr>
          <w:rFonts w:ascii="Times New Roman" w:hAnsi="Times New Roman" w:eastAsia="Times New Roman" w:cs="Times New Roman"/>
          <w:spacing w:val="-6"/>
          <w:kern w:val="0"/>
          <w:sz w:val="28"/>
          <w:szCs w:val="28"/>
          <w:lang w:val="en-US"/>
          <w14:ligatures w14:val="none"/>
        </w:rPr>
        <w:tab/>
      </w:r>
      <w:r>
        <w:rPr>
          <w:rFonts w:ascii="Times New Roman" w:hAnsi="Times New Roman" w:eastAsia="Times New Roman" w:cs="Times New Roman"/>
          <w:spacing w:val="-6"/>
          <w:kern w:val="0"/>
          <w:sz w:val="28"/>
          <w:szCs w:val="28"/>
          <w:lang w:val="en-US"/>
          <w14:ligatures w14:val="none"/>
        </w:rPr>
        <w:tab/>
      </w:r>
      <w:r>
        <w:rPr>
          <w:rFonts w:ascii="Times New Roman" w:hAnsi="Times New Roman" w:eastAsia="Times New Roman" w:cs="Times New Roman"/>
          <w:spacing w:val="-6"/>
          <w:kern w:val="0"/>
          <w:sz w:val="28"/>
          <w:szCs w:val="28"/>
          <w:lang w:val="en-US"/>
          <w14:ligatures w14:val="none"/>
        </w:rPr>
        <w:t xml:space="preserve">           </w:t>
      </w:r>
      <w:r>
        <w:rPr>
          <w:rFonts w:ascii="Times New Roman" w:hAnsi="Times New Roman" w:eastAsia="Times New Roman" w:cs="Times New Roman"/>
          <w:spacing w:val="-2"/>
          <w:kern w:val="0"/>
          <w:lang w:val="en-US"/>
          <w14:ligatures w14:val="none"/>
        </w:rPr>
        <w:t>INTRODUCTION</w:t>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 xml:space="preserve">         </w:t>
      </w:r>
      <w:r>
        <w:rPr>
          <w:rFonts w:ascii="Times New Roman" w:hAnsi="Times New Roman" w:eastAsia="Times New Roman" w:cs="Times New Roman"/>
          <w:spacing w:val="-2"/>
          <w:kern w:val="0"/>
          <w:sz w:val="28"/>
          <w:szCs w:val="28"/>
          <w:lang w:val="en-US"/>
          <w14:ligatures w14:val="none"/>
        </w:rPr>
        <w:t xml:space="preserve"> </w:t>
      </w:r>
      <w:r>
        <w:rPr>
          <w:rFonts w:ascii="Times New Roman" w:hAnsi="Times New Roman" w:eastAsia="Times New Roman" w:cs="Times New Roman"/>
          <w:spacing w:val="-2"/>
          <w:kern w:val="0"/>
          <w:sz w:val="28"/>
          <w:szCs w:val="28"/>
          <w:lang w:val="en-IN"/>
          <w14:ligatures w14:val="none"/>
        </w:rPr>
        <w:t>1</w:t>
      </w:r>
    </w:p>
    <w:p w14:paraId="63916C18">
      <w:pPr>
        <w:spacing w:line="480" w:lineRule="auto"/>
        <w:jc w:val="both"/>
        <w:rPr>
          <w:rFonts w:hint="default" w:ascii="Times New Roman" w:hAnsi="Times New Roman" w:eastAsia="Times New Roman" w:cs="Times New Roman"/>
          <w:spacing w:val="-2"/>
          <w:kern w:val="0"/>
          <w:sz w:val="22"/>
          <w:szCs w:val="22"/>
          <w:lang w:val="en-IN"/>
          <w14:ligatures w14:val="none"/>
        </w:rPr>
      </w:pPr>
      <w:r>
        <w:rPr>
          <w:rFonts w:ascii="Times New Roman" w:hAnsi="Times New Roman" w:eastAsia="Times New Roman" w:cs="Times New Roman"/>
          <w:spacing w:val="-2"/>
          <w:kern w:val="0"/>
          <w:sz w:val="28"/>
          <w:szCs w:val="28"/>
          <w:lang w:val="en-US"/>
          <w14:ligatures w14:val="none"/>
        </w:rPr>
        <w:t>2</w:t>
      </w:r>
      <w:r>
        <w:rPr>
          <w:rFonts w:ascii="Times New Roman" w:hAnsi="Times New Roman" w:eastAsia="Times New Roman" w:cs="Times New Roman"/>
          <w:spacing w:val="-2"/>
          <w:kern w:val="0"/>
          <w:sz w:val="28"/>
          <w:szCs w:val="28"/>
          <w:lang w:val="en-US"/>
          <w14:ligatures w14:val="none"/>
        </w:rPr>
        <w:tab/>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 xml:space="preserve">           </w:t>
      </w:r>
      <w:r>
        <w:rPr>
          <w:rFonts w:ascii="Times New Roman" w:hAnsi="Times New Roman" w:eastAsia="Times New Roman" w:cs="Times New Roman"/>
          <w:spacing w:val="-2"/>
          <w:kern w:val="0"/>
          <w:lang w:val="en-US"/>
          <w14:ligatures w14:val="none"/>
        </w:rPr>
        <w:t>SYSTEM   ANALYSIS</w:t>
      </w:r>
      <w:r>
        <w:rPr>
          <w:rFonts w:ascii="Times New Roman" w:hAnsi="Times New Roman" w:eastAsia="Times New Roman" w:cs="Times New Roman"/>
          <w:spacing w:val="-2"/>
          <w:kern w:val="0"/>
          <w:sz w:val="22"/>
          <w:szCs w:val="22"/>
          <w:lang w:val="en-US"/>
          <w14:ligatures w14:val="none"/>
        </w:rPr>
        <w:tab/>
      </w:r>
      <w:r>
        <w:rPr>
          <w:rFonts w:hint="default" w:ascii="Times New Roman" w:hAnsi="Times New Roman" w:eastAsia="Times New Roman" w:cs="Times New Roman"/>
          <w:spacing w:val="-2"/>
          <w:kern w:val="0"/>
          <w:sz w:val="22"/>
          <w:szCs w:val="22"/>
          <w:lang w:val="en-IN"/>
          <w14:ligatures w14:val="none"/>
        </w:rPr>
        <w:t xml:space="preserve">          </w:t>
      </w:r>
      <w:r>
        <w:rPr>
          <w:rFonts w:ascii="Times New Roman" w:hAnsi="Times New Roman" w:eastAsia="Times New Roman" w:cs="Times New Roman"/>
          <w:spacing w:val="-2"/>
          <w:kern w:val="0"/>
          <w:sz w:val="22"/>
          <w:szCs w:val="22"/>
          <w:lang w:val="en-US"/>
          <w14:ligatures w14:val="none"/>
        </w:rPr>
        <w:t xml:space="preserve">                     </w:t>
      </w:r>
      <w:r>
        <w:rPr>
          <w:rFonts w:ascii="Times New Roman" w:hAnsi="Times New Roman" w:eastAsia="Times New Roman" w:cs="Times New Roman"/>
          <w:spacing w:val="-2"/>
          <w:kern w:val="0"/>
          <w:sz w:val="22"/>
          <w:szCs w:val="22"/>
          <w:lang w:val="en-IN"/>
          <w14:ligatures w14:val="none"/>
        </w:rPr>
        <w:t>3</w:t>
      </w:r>
    </w:p>
    <w:p w14:paraId="42D22C26">
      <w:pPr>
        <w:spacing w:line="480" w:lineRule="auto"/>
        <w:jc w:val="both"/>
        <w:rPr>
          <w:rFonts w:ascii="Times New Roman" w:hAnsi="Times New Roman" w:eastAsia="Times New Roman" w:cs="Times New Roman"/>
          <w:spacing w:val="-6"/>
          <w:kern w:val="0"/>
          <w:sz w:val="28"/>
          <w:szCs w:val="28"/>
          <w:lang w:val="en-US"/>
          <w14:ligatures w14:val="none"/>
        </w:rPr>
      </w:pPr>
      <w:r>
        <w:rPr>
          <w:rFonts w:ascii="Times New Roman" w:hAnsi="Times New Roman" w:eastAsia="Times New Roman" w:cs="Times New Roman"/>
          <w:spacing w:val="-2"/>
          <w:kern w:val="0"/>
          <w:sz w:val="28"/>
          <w:szCs w:val="28"/>
          <w:lang w:val="en-US"/>
          <w14:ligatures w14:val="none"/>
        </w:rPr>
        <w:t xml:space="preserve">3 </w:t>
      </w:r>
      <w:r>
        <w:rPr>
          <w:rFonts w:ascii="Times New Roman" w:hAnsi="Times New Roman" w:eastAsia="Times New Roman" w:cs="Times New Roman"/>
          <w:spacing w:val="-2"/>
          <w:kern w:val="0"/>
          <w:sz w:val="22"/>
          <w:szCs w:val="22"/>
          <w:lang w:val="en-US"/>
          <w14:ligatures w14:val="none"/>
        </w:rPr>
        <w:t xml:space="preserve">                                   </w:t>
      </w:r>
      <w:r>
        <w:rPr>
          <w:rFonts w:ascii="Times New Roman" w:hAnsi="Times New Roman" w:eastAsia="Times New Roman" w:cs="Times New Roman"/>
          <w:spacing w:val="-2"/>
          <w:kern w:val="0"/>
          <w:lang w:val="en-US"/>
          <w14:ligatures w14:val="none"/>
        </w:rPr>
        <w:t>SYSTEM  DESIGN</w:t>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 xml:space="preserve">                             </w:t>
      </w:r>
    </w:p>
    <w:p w14:paraId="43D50544">
      <w:pPr>
        <w:spacing w:line="480" w:lineRule="auto"/>
        <w:jc w:val="both"/>
        <w:rPr>
          <w:spacing w:val="-2"/>
        </w:rPr>
      </w:pPr>
      <w:r>
        <w:rPr>
          <w:rFonts w:ascii="Times New Roman" w:hAnsi="Times New Roman" w:cs="Times New Roman"/>
          <w:spacing w:val="-4"/>
          <w:sz w:val="28"/>
          <w:szCs w:val="28"/>
        </w:rPr>
        <w:t>5</w:t>
      </w:r>
      <w:r>
        <w:rPr>
          <w:rFonts w:ascii="Times New Roman" w:hAnsi="Times New Roman" w:eastAsia="Times New Roman" w:cs="Times New Roman"/>
          <w:spacing w:val="-6"/>
          <w:kern w:val="0"/>
          <w:sz w:val="28"/>
          <w:szCs w:val="28"/>
          <w:lang w:val="en-US"/>
          <w14:ligatures w14:val="none"/>
        </w:rPr>
        <w:tab/>
      </w:r>
      <w:r>
        <w:rPr>
          <w:rFonts w:ascii="Times New Roman" w:hAnsi="Times New Roman" w:eastAsia="Times New Roman" w:cs="Times New Roman"/>
          <w:spacing w:val="-6"/>
          <w:kern w:val="0"/>
          <w:sz w:val="28"/>
          <w:szCs w:val="28"/>
          <w:lang w:val="en-US"/>
          <w14:ligatures w14:val="none"/>
        </w:rPr>
        <w:tab/>
      </w:r>
      <w:r>
        <w:rPr>
          <w:rFonts w:ascii="Times New Roman" w:hAnsi="Times New Roman" w:eastAsia="Times New Roman" w:cs="Times New Roman"/>
          <w:spacing w:val="-6"/>
          <w:kern w:val="0"/>
          <w:sz w:val="28"/>
          <w:szCs w:val="28"/>
          <w:lang w:val="en-US"/>
          <w14:ligatures w14:val="none"/>
        </w:rPr>
        <w:tab/>
      </w:r>
      <w:r>
        <w:rPr>
          <w:rFonts w:ascii="Times New Roman" w:hAnsi="Times New Roman" w:eastAsia="Times New Roman" w:cs="Times New Roman"/>
          <w:spacing w:val="-6"/>
          <w:kern w:val="0"/>
          <w:sz w:val="28"/>
          <w:szCs w:val="28"/>
          <w:lang w:val="en-US"/>
          <w14:ligatures w14:val="none"/>
        </w:rPr>
        <w:tab/>
      </w:r>
      <w:r>
        <w:rPr>
          <w:rFonts w:ascii="Times New Roman" w:hAnsi="Times New Roman" w:eastAsia="Times New Roman" w:cs="Times New Roman"/>
          <w:spacing w:val="-6"/>
          <w:kern w:val="0"/>
          <w:sz w:val="28"/>
          <w:szCs w:val="28"/>
          <w:lang w:val="en-US"/>
          <w14:ligatures w14:val="none"/>
        </w:rPr>
        <w:t xml:space="preserve">       </w:t>
      </w:r>
      <w:r>
        <w:rPr>
          <w:rFonts w:ascii="Times New Roman" w:hAnsi="Times New Roman" w:eastAsia="Times New Roman" w:cs="Times New Roman"/>
          <w:spacing w:val="-6"/>
          <w:kern w:val="0"/>
          <w:lang w:val="en-US"/>
          <w14:ligatures w14:val="none"/>
        </w:rPr>
        <w:t>OUTPUT AND  REPORTS</w:t>
      </w:r>
      <w:r>
        <w:rPr>
          <w:spacing w:val="-2"/>
        </w:rPr>
        <w:t xml:space="preserve">  </w:t>
      </w:r>
      <w:r>
        <w:rPr>
          <w:rFonts w:ascii="Times New Roman" w:hAnsi="Times New Roman" w:cs="Times New Roman"/>
          <w:spacing w:val="-2"/>
        </w:rPr>
        <w:t>TESTING</w:t>
      </w:r>
      <w:r>
        <w:rPr>
          <w:rFonts w:ascii="Times New Roman" w:hAnsi="Times New Roman" w:cs="Times New Roman"/>
          <w:spacing w:val="-2"/>
        </w:rPr>
        <w:tab/>
      </w:r>
      <w:r>
        <w:rPr>
          <w:spacing w:val="-2"/>
        </w:rPr>
        <w:tab/>
      </w:r>
      <w:r>
        <w:rPr>
          <w:spacing w:val="-2"/>
        </w:rPr>
        <w:t xml:space="preserve">           </w:t>
      </w:r>
    </w:p>
    <w:p w14:paraId="057BA4A0">
      <w:pPr>
        <w:spacing w:line="480" w:lineRule="auto"/>
        <w:jc w:val="both"/>
        <w:rPr>
          <w:rFonts w:ascii="Times New Roman" w:hAnsi="Times New Roman" w:eastAsia="Times New Roman" w:cs="Times New Roman"/>
          <w:spacing w:val="-2"/>
          <w:kern w:val="0"/>
          <w:sz w:val="22"/>
          <w:szCs w:val="22"/>
          <w:lang w:val="en-US"/>
          <w14:ligatures w14:val="none"/>
        </w:rPr>
      </w:pPr>
      <w:r>
        <w:rPr>
          <w:rFonts w:ascii="Times New Roman" w:hAnsi="Times New Roman" w:cs="Times New Roman"/>
          <w:spacing w:val="-4"/>
          <w:sz w:val="28"/>
          <w:szCs w:val="28"/>
        </w:rPr>
        <w:t>6</w:t>
      </w:r>
      <w:r>
        <w:rPr>
          <w:rFonts w:ascii="Calibri"/>
          <w:spacing w:val="-4"/>
        </w:rPr>
        <w:tab/>
      </w:r>
      <w:r>
        <w:rPr>
          <w:rFonts w:ascii="Calibri"/>
          <w:spacing w:val="-4"/>
        </w:rPr>
        <w:tab/>
      </w:r>
      <w:r>
        <w:rPr>
          <w:rFonts w:ascii="Calibri"/>
          <w:spacing w:val="-4"/>
        </w:rPr>
        <w:tab/>
      </w:r>
      <w:r>
        <w:rPr>
          <w:rFonts w:ascii="Calibri"/>
          <w:spacing w:val="-4"/>
        </w:rPr>
        <w:tab/>
      </w:r>
      <w:r>
        <w:rPr>
          <w:rFonts w:ascii="Calibri"/>
          <w:spacing w:val="-4"/>
        </w:rPr>
        <w:t xml:space="preserve">         </w:t>
      </w:r>
      <w:r>
        <w:rPr>
          <w:rFonts w:ascii="Times New Roman" w:hAnsi="Times New Roman" w:cs="Times New Roman"/>
          <w:spacing w:val="-4"/>
        </w:rPr>
        <w:t>CONCLUSION  &amp;  RECOMMENDATIONS</w:t>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 xml:space="preserve">          </w:t>
      </w:r>
      <w:r>
        <w:rPr>
          <w:rFonts w:ascii="Times New Roman" w:hAnsi="Times New Roman" w:eastAsia="Times New Roman" w:cs="Times New Roman"/>
          <w:spacing w:val="-2"/>
          <w:kern w:val="0"/>
          <w:sz w:val="28"/>
          <w:szCs w:val="28"/>
          <w:lang w:val="en-US"/>
          <w14:ligatures w14:val="none"/>
        </w:rPr>
        <w:t xml:space="preserve"> </w:t>
      </w:r>
    </w:p>
    <w:p w14:paraId="56492128">
      <w:pPr>
        <w:spacing w:line="480" w:lineRule="auto"/>
        <w:jc w:val="both"/>
        <w:rPr>
          <w:rFonts w:ascii="Times New Roman" w:hAnsi="Times New Roman" w:eastAsia="Times New Roman" w:cs="Times New Roman"/>
          <w:spacing w:val="-2"/>
          <w:kern w:val="0"/>
          <w:sz w:val="22"/>
          <w:szCs w:val="22"/>
          <w:lang w:val="en-US"/>
          <w14:ligatures w14:val="none"/>
        </w:rPr>
      </w:pPr>
      <w:r>
        <w:rPr>
          <w:rFonts w:ascii="Times New Roman" w:hAnsi="Times New Roman" w:cs="Times New Roman"/>
          <w:spacing w:val="-4"/>
          <w:sz w:val="28"/>
          <w:szCs w:val="28"/>
        </w:rPr>
        <w:t>7</w:t>
      </w:r>
      <w:r>
        <w:rPr>
          <w:rFonts w:ascii="Calibri"/>
          <w:spacing w:val="-4"/>
        </w:rPr>
        <w:tab/>
      </w:r>
      <w:r>
        <w:rPr>
          <w:rFonts w:ascii="Calibri"/>
          <w:spacing w:val="-4"/>
        </w:rPr>
        <w:tab/>
      </w:r>
      <w:r>
        <w:rPr>
          <w:rFonts w:ascii="Calibri"/>
          <w:spacing w:val="-4"/>
        </w:rPr>
        <w:tab/>
      </w:r>
      <w:r>
        <w:rPr>
          <w:rFonts w:ascii="Calibri"/>
          <w:spacing w:val="-4"/>
        </w:rPr>
        <w:tab/>
      </w:r>
      <w:r>
        <w:rPr>
          <w:rFonts w:ascii="Calibri"/>
          <w:spacing w:val="-4"/>
        </w:rPr>
        <w:t xml:space="preserve">         </w:t>
      </w:r>
      <w:r>
        <w:rPr>
          <w:rFonts w:ascii="Times New Roman" w:hAnsi="Times New Roman" w:eastAsia="Times New Roman" w:cs="Times New Roman"/>
          <w:kern w:val="0"/>
          <w:lang w:val="en-US"/>
          <w14:ligatures w14:val="none"/>
        </w:rPr>
        <w:t>FUTURE</w:t>
      </w:r>
      <w:r>
        <w:rPr>
          <w:rFonts w:ascii="Times New Roman" w:hAnsi="Times New Roman" w:eastAsia="Times New Roman" w:cs="Times New Roman"/>
          <w:spacing w:val="-1"/>
          <w:kern w:val="0"/>
          <w:lang w:val="en-US"/>
          <w14:ligatures w14:val="none"/>
        </w:rPr>
        <w:t xml:space="preserve"> </w:t>
      </w:r>
      <w:r>
        <w:rPr>
          <w:rFonts w:ascii="Times New Roman" w:hAnsi="Times New Roman" w:eastAsia="Times New Roman" w:cs="Times New Roman"/>
          <w:spacing w:val="-2"/>
          <w:kern w:val="0"/>
          <w:lang w:val="en-US"/>
          <w14:ligatures w14:val="none"/>
        </w:rPr>
        <w:t>SCOPE</w:t>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2"/>
          <w:szCs w:val="22"/>
          <w:lang w:val="en-US"/>
          <w14:ligatures w14:val="none"/>
        </w:rPr>
        <w:t xml:space="preserve">           </w:t>
      </w:r>
    </w:p>
    <w:p w14:paraId="6450E4E1">
      <w:pPr>
        <w:spacing w:line="480" w:lineRule="auto"/>
        <w:jc w:val="both"/>
        <w:rPr>
          <w:rFonts w:ascii="Times New Roman" w:hAnsi="Times New Roman" w:eastAsia="Times New Roman" w:cs="Times New Roman"/>
          <w:spacing w:val="-6"/>
          <w:kern w:val="0"/>
          <w:sz w:val="28"/>
          <w:szCs w:val="28"/>
          <w:lang w:val="en-US"/>
          <w14:ligatures w14:val="none"/>
        </w:rPr>
      </w:pPr>
      <w:r>
        <w:rPr>
          <w:rFonts w:ascii="Times New Roman" w:hAnsi="Times New Roman" w:cs="Times New Roman"/>
          <w:spacing w:val="-4"/>
          <w:sz w:val="28"/>
          <w:szCs w:val="28"/>
        </w:rPr>
        <w:t>8</w:t>
      </w:r>
      <w:r>
        <w:rPr>
          <w:rFonts w:ascii="Calibri"/>
          <w:spacing w:val="-4"/>
        </w:rPr>
        <w:tab/>
      </w:r>
      <w:r>
        <w:rPr>
          <w:rFonts w:ascii="Calibri"/>
          <w:spacing w:val="-4"/>
        </w:rPr>
        <w:tab/>
      </w:r>
      <w:r>
        <w:rPr>
          <w:rFonts w:ascii="Calibri"/>
          <w:spacing w:val="-4"/>
        </w:rPr>
        <w:tab/>
      </w:r>
      <w:r>
        <w:rPr>
          <w:rFonts w:ascii="Calibri"/>
          <w:spacing w:val="-4"/>
        </w:rPr>
        <w:tab/>
      </w:r>
      <w:r>
        <w:rPr>
          <w:rFonts w:ascii="Calibri"/>
          <w:spacing w:val="-4"/>
        </w:rPr>
        <w:t xml:space="preserve">         </w:t>
      </w:r>
      <w:r>
        <w:rPr>
          <w:rFonts w:ascii="Times New Roman" w:hAnsi="Times New Roman" w:cs="Times New Roman"/>
          <w:spacing w:val="-4"/>
        </w:rPr>
        <w:t xml:space="preserve"> </w:t>
      </w:r>
      <w:r>
        <w:rPr>
          <w:rFonts w:hint="default" w:ascii="Times New Roman" w:hAnsi="Times New Roman" w:eastAsia="SimSun" w:cs="Times New Roman"/>
          <w:sz w:val="24"/>
          <w:szCs w:val="24"/>
        </w:rPr>
        <w:t xml:space="preserve">Bibliography </w:t>
      </w:r>
      <w:r>
        <w:rPr>
          <w:rFonts w:ascii="SimSun" w:hAnsi="SimSun" w:eastAsia="SimSun" w:cs="SimSun"/>
          <w:sz w:val="24"/>
          <w:szCs w:val="24"/>
        </w:rPr>
        <w:t>and</w:t>
      </w:r>
      <w:r>
        <w:rPr>
          <w:rFonts w:hint="default" w:ascii="SimSun" w:hAnsi="SimSun" w:eastAsia="SimSun" w:cs="SimSun"/>
          <w:sz w:val="24"/>
          <w:szCs w:val="24"/>
          <w:lang w:val="en-IN"/>
        </w:rPr>
        <w:t xml:space="preserve"> </w:t>
      </w:r>
      <w:r>
        <w:rPr>
          <w:rFonts w:ascii="Times New Roman" w:hAnsi="Times New Roman" w:cs="Times New Roman"/>
          <w:spacing w:val="-4"/>
        </w:rPr>
        <w:t xml:space="preserve"> REFERENCES</w:t>
      </w:r>
      <w:r>
        <w:rPr>
          <w:rFonts w:ascii="Times New Roman" w:hAnsi="Times New Roman" w:eastAsia="Times New Roman" w:cs="Times New Roman"/>
          <w:spacing w:val="-2"/>
          <w:kern w:val="0"/>
          <w:sz w:val="22"/>
          <w:szCs w:val="22"/>
          <w:lang w:val="en-US"/>
          <w14:ligatures w14:val="none"/>
        </w:rPr>
        <w:tab/>
      </w:r>
      <w:r>
        <w:rPr>
          <w:rFonts w:ascii="Times New Roman" w:hAnsi="Times New Roman" w:eastAsia="Times New Roman" w:cs="Times New Roman"/>
          <w:spacing w:val="-2"/>
          <w:kern w:val="0"/>
          <w:sz w:val="28"/>
          <w:szCs w:val="28"/>
          <w:lang w:val="en-US"/>
          <w14:ligatures w14:val="none"/>
        </w:rPr>
        <w:t xml:space="preserve">         </w:t>
      </w:r>
    </w:p>
    <w:p w14:paraId="2F86A663">
      <w:pPr>
        <w:spacing w:line="480" w:lineRule="auto"/>
        <w:jc w:val="both"/>
        <w:rPr>
          <w:rFonts w:ascii="Times New Roman" w:hAnsi="Times New Roman" w:eastAsia="Times New Roman" w:cs="Times New Roman"/>
          <w:spacing w:val="-6"/>
          <w:kern w:val="0"/>
          <w:sz w:val="28"/>
          <w:szCs w:val="28"/>
          <w:lang w:val="en-US"/>
          <w14:ligatures w14:val="none"/>
        </w:rPr>
      </w:pPr>
    </w:p>
    <w:p w14:paraId="07C0BDE0">
      <w:pPr>
        <w:spacing w:line="480" w:lineRule="auto"/>
        <w:rPr>
          <w:rFonts w:ascii="Times New Roman" w:hAnsi="Times New Roman" w:eastAsia="Times New Roman" w:cs="Times New Roman"/>
          <w:spacing w:val="-6"/>
          <w:kern w:val="0"/>
          <w:lang w:val="en-US"/>
          <w14:ligatures w14:val="none"/>
        </w:rPr>
      </w:pPr>
    </w:p>
    <w:p w14:paraId="74080426">
      <w:pPr>
        <w:spacing w:line="480" w:lineRule="auto"/>
        <w:rPr>
          <w:rFonts w:ascii="Times New Roman" w:hAnsi="Times New Roman" w:eastAsia="Times New Roman" w:cs="Times New Roman"/>
          <w:spacing w:val="-6"/>
          <w:kern w:val="0"/>
          <w:lang w:val="en-US"/>
          <w14:ligatures w14:val="none"/>
        </w:rPr>
      </w:pPr>
    </w:p>
    <w:p w14:paraId="4A2F8308">
      <w:pPr>
        <w:spacing w:line="480" w:lineRule="auto"/>
        <w:rPr>
          <w:rFonts w:ascii="Times New Roman" w:hAnsi="Times New Roman" w:eastAsia="Times New Roman" w:cs="Times New Roman"/>
          <w:spacing w:val="-6"/>
          <w:kern w:val="0"/>
          <w:lang w:val="en-US"/>
          <w14:ligatures w14:val="none"/>
        </w:rPr>
      </w:pPr>
    </w:p>
    <w:p w14:paraId="499D147B">
      <w:pPr>
        <w:spacing w:line="480" w:lineRule="auto"/>
        <w:rPr>
          <w:rFonts w:ascii="Times New Roman" w:hAnsi="Times New Roman" w:eastAsia="Times New Roman" w:cs="Times New Roman"/>
          <w:spacing w:val="-6"/>
          <w:kern w:val="0"/>
          <w:lang w:val="en-US"/>
          <w14:ligatures w14:val="none"/>
        </w:rPr>
      </w:pPr>
    </w:p>
    <w:p w14:paraId="797C0638">
      <w:pPr>
        <w:spacing w:line="480" w:lineRule="auto"/>
        <w:rPr>
          <w:rFonts w:ascii="Times New Roman" w:hAnsi="Times New Roman" w:eastAsia="Times New Roman" w:cs="Times New Roman"/>
          <w:spacing w:val="-6"/>
          <w:kern w:val="0"/>
          <w:lang w:val="en-US"/>
          <w14:ligatures w14:val="none"/>
        </w:rPr>
      </w:pPr>
    </w:p>
    <w:p w14:paraId="4FA252F7">
      <w:pPr>
        <w:jc w:val="center"/>
        <w:rPr>
          <w:rFonts w:ascii="Times New Roman" w:hAnsi="Times New Roman" w:cs="Times New Roman"/>
          <w:b/>
          <w:bCs/>
          <w:sz w:val="32"/>
          <w:szCs w:val="32"/>
          <w:lang w:val="en-US"/>
        </w:rPr>
      </w:pPr>
    </w:p>
    <w:p w14:paraId="08D38D67">
      <w:pPr>
        <w:rPr>
          <w:rFonts w:ascii="Calibri"/>
          <w:b/>
          <w:sz w:val="32"/>
        </w:rPr>
        <w:sectPr>
          <w:type w:val="continuous"/>
          <w:pgSz w:w="12240" w:h="15840"/>
          <w:pgMar w:top="1280" w:right="1134" w:bottom="280" w:left="1134" w:header="720" w:footer="720" w:gutter="0"/>
          <w:cols w:space="720" w:num="1"/>
        </w:sectPr>
      </w:pPr>
    </w:p>
    <w:p w14:paraId="65970AEE">
      <w:pPr>
        <w:pStyle w:val="34"/>
        <w:ind w:left="0"/>
        <w:jc w:val="center"/>
        <w:rPr>
          <w:sz w:val="32"/>
          <w:szCs w:val="32"/>
        </w:rPr>
      </w:pPr>
      <w:r>
        <w:rPr>
          <w:rFonts w:hint="default"/>
          <w:b/>
          <w:bCs/>
          <w:sz w:val="32"/>
          <w:szCs w:val="32"/>
          <w:lang w:val="en-IN"/>
        </w:rPr>
        <w:t>Introduction</w:t>
      </w:r>
      <w:r>
        <w:rPr>
          <w:rFonts w:hint="default"/>
          <w:b/>
          <w:bCs/>
          <w:sz w:val="32"/>
          <w:szCs w:val="32"/>
          <w:lang w:val="en-IN"/>
        </w:rPr>
        <w:br w:type="textWrapping"/>
      </w:r>
      <w:r>
        <w:rPr>
          <w:b/>
          <w:bCs/>
          <w:sz w:val="32"/>
          <w:szCs w:val="32"/>
        </w:rPr>
        <w:br w:type="textWrapping"/>
      </w:r>
    </w:p>
    <w:p w14:paraId="793C29B6">
      <w:pPr>
        <w:pStyle w:val="5"/>
        <w:keepNext w:val="0"/>
        <w:keepLines w:val="0"/>
        <w:widowControl/>
        <w:numPr>
          <w:ilvl w:val="0"/>
          <w:numId w:val="0"/>
        </w:numPr>
        <w:suppressLineNumbers w:val="0"/>
        <w:ind w:leftChars="0"/>
        <w:rPr>
          <w:rFonts w:hint="default"/>
          <w:sz w:val="32"/>
          <w:szCs w:val="32"/>
          <w:lang w:val="en-IN"/>
        </w:rPr>
      </w:pPr>
      <w:r>
        <w:rPr>
          <w:rFonts w:hint="default"/>
          <w:b/>
          <w:bCs/>
          <w:i w:val="0"/>
          <w:iCs w:val="0"/>
          <w:color w:val="000000" w:themeColor="text1"/>
          <w:sz w:val="32"/>
          <w:szCs w:val="32"/>
          <w:lang w:val="en-IN"/>
          <w14:textFill>
            <w14:solidFill>
              <w14:schemeClr w14:val="tx1"/>
            </w14:solidFill>
          </w14:textFill>
        </w:rPr>
        <w:t>Motivation</w:t>
      </w:r>
    </w:p>
    <w:p w14:paraId="21A303B3">
      <w:pPr>
        <w:pStyle w:val="17"/>
        <w:keepNext w:val="0"/>
        <w:keepLines w:val="0"/>
        <w:widowControl/>
        <w:suppressLineNumbers w:val="0"/>
        <w:rPr>
          <w:sz w:val="28"/>
          <w:szCs w:val="28"/>
        </w:rPr>
      </w:pPr>
      <w:r>
        <w:rPr>
          <w:sz w:val="28"/>
          <w:szCs w:val="28"/>
        </w:rPr>
        <w:br w:type="textWrapping"/>
      </w:r>
      <w:r>
        <w:rPr>
          <w:sz w:val="28"/>
          <w:szCs w:val="28"/>
        </w:rPr>
        <w:t>In an increasingly digital and interconnected world, the significance of genuine local connections and shared experiences remains paramount for both community well-being and personal development. However, individuals often face substantial challenges in discovering local groups aligned with their specific interests, organizing events efficiently, and managing attendee participation. The current landscape of social platforms often results in a fragmented experience, with users relying on disparate tools or being geographically limited in their search for like-minded communities. The motivation for developing ConnectLocal stems from this recognized need for a unified, integrated, and user-friendly platform that empowers individuals to forge meaningful local connections and collectively pursue their shared passions.</w:t>
      </w:r>
    </w:p>
    <w:p w14:paraId="0AD3FF30">
      <w:pPr>
        <w:pStyle w:val="5"/>
        <w:keepNext w:val="0"/>
        <w:keepLines w:val="0"/>
        <w:widowControl/>
        <w:suppressLineNumbers w:val="0"/>
        <w:rPr>
          <w:b/>
          <w:bCs/>
          <w:i w:val="0"/>
          <w:iCs w:val="0"/>
          <w:color w:val="000000" w:themeColor="text1"/>
          <w:sz w:val="32"/>
          <w:szCs w:val="32"/>
          <w14:textFill>
            <w14:solidFill>
              <w14:schemeClr w14:val="tx1"/>
            </w14:solidFill>
          </w14:textFill>
        </w:rPr>
      </w:pPr>
      <w:r>
        <w:rPr>
          <w:b/>
          <w:bCs/>
          <w:i w:val="0"/>
          <w:iCs w:val="0"/>
          <w:color w:val="000000" w:themeColor="text1"/>
          <w:sz w:val="32"/>
          <w:szCs w:val="32"/>
          <w14:textFill>
            <w14:solidFill>
              <w14:schemeClr w14:val="tx1"/>
            </w14:solidFill>
          </w14:textFill>
        </w:rPr>
        <w:t>Problem Statement</w:t>
      </w:r>
    </w:p>
    <w:p w14:paraId="7949F62C">
      <w:pPr>
        <w:pStyle w:val="17"/>
        <w:keepNext w:val="0"/>
        <w:keepLines w:val="0"/>
        <w:widowControl/>
        <w:suppressLineNumbers w:val="0"/>
        <w:rPr>
          <w:sz w:val="32"/>
          <w:szCs w:val="32"/>
        </w:rPr>
      </w:pPr>
      <w:r>
        <w:rPr>
          <w:sz w:val="28"/>
          <w:szCs w:val="28"/>
        </w:rPr>
        <w:t xml:space="preserve">The existing landscape for local community engagement and event organization is characterized by several significant challenges that hinder effective interaction. First, a </w:t>
      </w:r>
      <w:r>
        <w:rPr>
          <w:b/>
          <w:bCs/>
          <w:sz w:val="28"/>
          <w:szCs w:val="28"/>
        </w:rPr>
        <w:t>discovery fragmentation</w:t>
      </w:r>
      <w:r>
        <w:rPr>
          <w:sz w:val="28"/>
          <w:szCs w:val="28"/>
        </w:rPr>
        <w:t xml:space="preserve"> problem exists where users struggle to find groups that align with their niche interests, as relevant information is scattered across various social media platforms and unorganized websites. Second, </w:t>
      </w:r>
      <w:r>
        <w:rPr>
          <w:b/>
          <w:bCs/>
          <w:sz w:val="28"/>
          <w:szCs w:val="28"/>
        </w:rPr>
        <w:t>organizational inefficiency</w:t>
      </w:r>
      <w:r>
        <w:rPr>
          <w:sz w:val="28"/>
          <w:szCs w:val="28"/>
        </w:rPr>
        <w:t xml:space="preserve"> plagues group leaders who must manually manage member lists, schedule events, and disseminate updates using disparate and unintegrated tools. Finally, there is a pervasive issue of </w:t>
      </w:r>
      <w:r>
        <w:rPr>
          <w:b/>
          <w:bCs/>
          <w:sz w:val="28"/>
          <w:szCs w:val="28"/>
        </w:rPr>
        <w:t>limited engagement tools</w:t>
      </w:r>
      <w:r>
        <w:rPr>
          <w:sz w:val="28"/>
          <w:szCs w:val="28"/>
        </w:rPr>
        <w:t>, as many platforms lack robust features for fostering ongoing communication, discussion, and feedback within groups, which ultimately undermines community cohesion. ConnectLocal seeks to directly address these issues by providing a dedicated and centralized solution.</w:t>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p>
    <w:p w14:paraId="2A0566C6">
      <w:pPr>
        <w:pStyle w:val="5"/>
        <w:keepNext w:val="0"/>
        <w:keepLines w:val="0"/>
        <w:widowControl/>
        <w:suppressLineNumbers w:val="0"/>
        <w:rPr>
          <w:i w:val="0"/>
          <w:iCs w:val="0"/>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 </w:t>
      </w:r>
      <w:r>
        <w:rPr>
          <w:b/>
          <w:bCs/>
          <w:i w:val="0"/>
          <w:iCs w:val="0"/>
          <w:color w:val="000000" w:themeColor="text1"/>
          <w:sz w:val="32"/>
          <w:szCs w:val="32"/>
          <w14:textFill>
            <w14:solidFill>
              <w14:schemeClr w14:val="tx1"/>
            </w14:solidFill>
          </w14:textFill>
        </w:rPr>
        <w:t>Purpose/Objective and Goals</w:t>
      </w:r>
    </w:p>
    <w:p w14:paraId="256CEB00">
      <w:pPr>
        <w:pStyle w:val="17"/>
        <w:keepNext w:val="0"/>
        <w:keepLines w:val="0"/>
        <w:widowControl/>
        <w:suppressLineNumbers w:val="0"/>
        <w:rPr>
          <w:sz w:val="28"/>
          <w:szCs w:val="28"/>
        </w:rPr>
      </w:pPr>
      <w:r>
        <w:rPr>
          <w:sz w:val="28"/>
          <w:szCs w:val="28"/>
        </w:rPr>
        <w:t xml:space="preserve">The overarching </w:t>
      </w:r>
      <w:r>
        <w:rPr>
          <w:b/>
          <w:bCs/>
          <w:sz w:val="28"/>
          <w:szCs w:val="28"/>
        </w:rPr>
        <w:t>purpose</w:t>
      </w:r>
      <w:r>
        <w:rPr>
          <w:sz w:val="28"/>
          <w:szCs w:val="28"/>
        </w:rPr>
        <w:t xml:space="preserve"> of the ConnectLocal project is to develop a comprehensive and intuitive web platform that simplifies the entire lifecycle of creating, joining, and managing local community groups and events. This will foster stronger social bonds and facilitate shared experiences. Our </w:t>
      </w:r>
      <w:r>
        <w:rPr>
          <w:b/>
          <w:bCs/>
          <w:sz w:val="28"/>
          <w:szCs w:val="28"/>
        </w:rPr>
        <w:t>primary objectives</w:t>
      </w:r>
      <w:r>
        <w:rPr>
          <w:sz w:val="28"/>
          <w:szCs w:val="28"/>
        </w:rPr>
        <w:t xml:space="preserve"> are:</w:t>
      </w:r>
    </w:p>
    <w:p w14:paraId="15BEC48E">
      <w:pPr>
        <w:pStyle w:val="17"/>
        <w:keepNext w:val="0"/>
        <w:keepLines w:val="0"/>
        <w:widowControl/>
        <w:suppressLineNumbers w:val="0"/>
        <w:rPr>
          <w:sz w:val="28"/>
          <w:szCs w:val="28"/>
        </w:rPr>
      </w:pPr>
      <w:r>
        <w:rPr>
          <w:sz w:val="28"/>
          <w:szCs w:val="28"/>
        </w:rPr>
        <w:t xml:space="preserve">Our </w:t>
      </w:r>
      <w:r>
        <w:rPr>
          <w:b/>
          <w:bCs/>
          <w:sz w:val="28"/>
          <w:szCs w:val="28"/>
        </w:rPr>
        <w:t>goals</w:t>
      </w:r>
      <w:r>
        <w:rPr>
          <w:sz w:val="28"/>
          <w:szCs w:val="28"/>
        </w:rPr>
        <w:t xml:space="preserve"> are to achieve these objectives through the implementation of core functionalities such as user management, group and event creation tools, integrated messaging, and a robust search engine, all while prioritizing a scalable and secure architecture.</w:t>
      </w:r>
    </w:p>
    <w:p w14:paraId="5A6B2278">
      <w:pPr>
        <w:pStyle w:val="5"/>
        <w:keepNext w:val="0"/>
        <w:keepLines w:val="0"/>
        <w:widowControl/>
        <w:suppressLineNumbers w:val="0"/>
        <w:rPr>
          <w:sz w:val="32"/>
          <w:szCs w:val="32"/>
        </w:rPr>
      </w:pPr>
      <w:r>
        <w:rPr>
          <w:b/>
          <w:bCs/>
          <w:sz w:val="32"/>
          <w:szCs w:val="32"/>
        </w:rPr>
        <w:t xml:space="preserve"> </w:t>
      </w:r>
      <w:r>
        <w:rPr>
          <w:b/>
          <w:bCs/>
          <w:i w:val="0"/>
          <w:iCs w:val="0"/>
          <w:color w:val="000000" w:themeColor="text1"/>
          <w:sz w:val="32"/>
          <w:szCs w:val="32"/>
          <w14:textFill>
            <w14:solidFill>
              <w14:schemeClr w14:val="tx1"/>
            </w14:solidFill>
          </w14:textFill>
        </w:rPr>
        <w:t>Literature Survey</w:t>
      </w:r>
    </w:p>
    <w:p w14:paraId="3F2A1D24">
      <w:pPr>
        <w:pStyle w:val="17"/>
        <w:keepNext w:val="0"/>
        <w:keepLines w:val="0"/>
        <w:widowControl/>
        <w:suppressLineNumbers w:val="0"/>
        <w:rPr>
          <w:sz w:val="28"/>
          <w:szCs w:val="28"/>
        </w:rPr>
      </w:pPr>
      <w:r>
        <w:rPr>
          <w:sz w:val="28"/>
          <w:szCs w:val="28"/>
        </w:rPr>
        <w:t>A comprehensive review of existing literature was conducted to understand the current landscape of event management systems, including a meticulous examination of platforms such as Meetup.com, Eventbrite, and Facebook Events. This survey provided a clear understanding of the strengths and limitations of these solutions. Key areas of investigation included emerging technologies like AI for personalization, real-time communication protocols, and secure digital payment solutions. The survey also informed the selection of the most suitable technological frameworks and established best practices for user experience, security, and scalability. This foundational research ensures that the project is strategically positioned to address existing market gaps with a forward-thinking and robust solution.</w:t>
      </w:r>
    </w:p>
    <w:p w14:paraId="7A3BF1C9">
      <w:pPr>
        <w:pStyle w:val="5"/>
        <w:keepNext w:val="0"/>
        <w:keepLines w:val="0"/>
        <w:widowControl/>
        <w:suppressLineNumbers w:val="0"/>
        <w:rPr>
          <w:i w:val="0"/>
          <w:iCs w:val="0"/>
          <w:color w:val="000000" w:themeColor="text1"/>
          <w:sz w:val="32"/>
          <w:szCs w:val="32"/>
          <w14:textFill>
            <w14:solidFill>
              <w14:schemeClr w14:val="tx1"/>
            </w14:solidFill>
          </w14:textFill>
        </w:rPr>
      </w:pPr>
      <w:r>
        <w:rPr>
          <w:b/>
          <w:bCs/>
          <w:sz w:val="28"/>
          <w:szCs w:val="28"/>
        </w:rPr>
        <w:br w:type="textWrapping"/>
      </w:r>
      <w:r>
        <w:rPr>
          <w:b/>
          <w:bCs/>
          <w:i w:val="0"/>
          <w:iCs w:val="0"/>
          <w:color w:val="000000" w:themeColor="text1"/>
          <w:sz w:val="32"/>
          <w:szCs w:val="32"/>
          <w14:textFill>
            <w14:solidFill>
              <w14:schemeClr w14:val="tx1"/>
            </w14:solidFill>
          </w14:textFill>
        </w:rPr>
        <w:t>Project Scope and Limitations</w:t>
      </w:r>
    </w:p>
    <w:p w14:paraId="0F9A1346">
      <w:pPr>
        <w:pStyle w:val="17"/>
        <w:keepNext w:val="0"/>
        <w:keepLines w:val="0"/>
        <w:widowControl/>
        <w:suppressLineNumbers w:val="0"/>
        <w:rPr>
          <w:sz w:val="28"/>
          <w:szCs w:val="28"/>
        </w:rPr>
      </w:pPr>
      <w:r>
        <w:rPr>
          <w:sz w:val="28"/>
          <w:szCs w:val="28"/>
        </w:rPr>
        <w:t xml:space="preserve">The </w:t>
      </w:r>
      <w:r>
        <w:rPr>
          <w:b/>
          <w:bCs/>
          <w:sz w:val="28"/>
          <w:szCs w:val="28"/>
        </w:rPr>
        <w:t>scope</w:t>
      </w:r>
      <w:r>
        <w:rPr>
          <w:sz w:val="28"/>
          <w:szCs w:val="28"/>
        </w:rPr>
        <w:t xml:space="preserve"> of ConnectLocal is defined as a full-stack web application covering user management, group and event management, communication, discovery, and basic analytics. The system will be designed to be fully responsive for use across all devices. The project's </w:t>
      </w:r>
      <w:r>
        <w:rPr>
          <w:b/>
          <w:bCs/>
          <w:sz w:val="28"/>
          <w:szCs w:val="28"/>
        </w:rPr>
        <w:t>limitations</w:t>
      </w:r>
      <w:r>
        <w:rPr>
          <w:sz w:val="28"/>
          <w:szCs w:val="28"/>
        </w:rPr>
        <w:t xml:space="preserve"> include not implementing advanced monetization features beyond a primary payment gateway, a lack of built-in live streaming capabilities, and a focus on a single language for initial development. These advanced features will be considered for future iterations of the platform.</w:t>
      </w:r>
    </w:p>
    <w:p w14:paraId="21EFBCBF">
      <w:pPr>
        <w:jc w:val="left"/>
        <w:rPr>
          <w:b/>
          <w:bCs/>
          <w:sz w:val="32"/>
          <w:szCs w:val="32"/>
        </w:rPr>
      </w:pPr>
      <w:r>
        <w:rPr>
          <w:b/>
          <w:bCs/>
          <w:sz w:val="28"/>
          <w:szCs w:val="28"/>
        </w:rPr>
        <w:br w:type="textWrapping"/>
      </w:r>
      <w:r>
        <w:rPr>
          <w:b/>
          <w:bCs/>
          <w:sz w:val="32"/>
          <w:szCs w:val="32"/>
        </w:rPr>
        <w:br w:type="textWrapping"/>
      </w:r>
      <w:r>
        <w:rPr>
          <w:b/>
          <w:bCs/>
          <w:sz w:val="32"/>
          <w:szCs w:val="32"/>
        </w:rPr>
        <w:br w:type="textWrapping"/>
      </w:r>
      <w:r>
        <w:rPr>
          <w:b/>
          <w:bCs/>
          <w:sz w:val="32"/>
          <w:szCs w:val="32"/>
        </w:rPr>
        <w:br w:type="textWrapping"/>
      </w:r>
      <w:r>
        <w:rPr>
          <w:b/>
          <w:bCs/>
          <w:sz w:val="32"/>
          <w:szCs w:val="32"/>
        </w:rPr>
        <w:t>System Analysis</w:t>
      </w:r>
    </w:p>
    <w:p w14:paraId="0528BEC9">
      <w:pPr>
        <w:pStyle w:val="34"/>
        <w:numPr>
          <w:ilvl w:val="0"/>
          <w:numId w:val="1"/>
        </w:numPr>
        <w:rPr>
          <w:b w:val="0"/>
          <w:bCs w:val="0"/>
          <w:sz w:val="28"/>
          <w:szCs w:val="28"/>
        </w:rPr>
      </w:pPr>
      <w:r>
        <w:rPr>
          <w:b w:val="0"/>
          <w:bCs w:val="0"/>
          <w:sz w:val="28"/>
          <w:szCs w:val="28"/>
        </w:rPr>
        <w:t xml:space="preserve">Meetup.com: A long-standing platform specifically designed for local groups and events based on shared interests. </w:t>
      </w:r>
    </w:p>
    <w:p w14:paraId="072BDEDE">
      <w:pPr>
        <w:pStyle w:val="34"/>
        <w:numPr>
          <w:ilvl w:val="0"/>
          <w:numId w:val="1"/>
        </w:numPr>
        <w:rPr>
          <w:b w:val="0"/>
          <w:bCs w:val="0"/>
          <w:sz w:val="28"/>
          <w:szCs w:val="28"/>
        </w:rPr>
      </w:pPr>
      <w:r>
        <w:rPr>
          <w:b w:val="0"/>
          <w:bCs w:val="0"/>
          <w:sz w:val="28"/>
          <w:szCs w:val="28"/>
        </w:rPr>
        <w:t xml:space="preserve">Facebook Groups/Events: A widely used social media feature that allows users to create private or public groups and </w:t>
      </w:r>
    </w:p>
    <w:p w14:paraId="3911A6D1">
      <w:pPr>
        <w:pStyle w:val="34"/>
        <w:numPr>
          <w:ilvl w:val="0"/>
          <w:numId w:val="1"/>
        </w:numPr>
        <w:rPr>
          <w:b w:val="0"/>
          <w:bCs w:val="0"/>
          <w:sz w:val="28"/>
          <w:szCs w:val="28"/>
        </w:rPr>
      </w:pPr>
      <w:r>
        <w:rPr>
          <w:b w:val="0"/>
          <w:bCs w:val="0"/>
          <w:sz w:val="28"/>
          <w:szCs w:val="28"/>
        </w:rPr>
        <w:t xml:space="preserve">organize events. </w:t>
      </w:r>
    </w:p>
    <w:p w14:paraId="7539744B">
      <w:pPr>
        <w:pStyle w:val="34"/>
        <w:numPr>
          <w:ilvl w:val="0"/>
          <w:numId w:val="1"/>
        </w:numPr>
        <w:rPr>
          <w:b w:val="0"/>
          <w:bCs w:val="0"/>
          <w:sz w:val="28"/>
          <w:szCs w:val="28"/>
        </w:rPr>
      </w:pPr>
      <w:r>
        <w:rPr>
          <w:b w:val="0"/>
          <w:bCs w:val="0"/>
          <w:sz w:val="28"/>
          <w:szCs w:val="28"/>
        </w:rPr>
        <w:t xml:space="preserve">Eventbrite: Primarily a ticketing and event management platform, often used for larger, public events. </w:t>
      </w:r>
    </w:p>
    <w:p w14:paraId="382F4F51">
      <w:pPr>
        <w:pStyle w:val="34"/>
        <w:numPr>
          <w:ilvl w:val="0"/>
          <w:numId w:val="1"/>
        </w:numPr>
        <w:rPr>
          <w:b w:val="0"/>
          <w:bCs w:val="0"/>
          <w:sz w:val="28"/>
          <w:szCs w:val="28"/>
        </w:rPr>
      </w:pPr>
      <w:r>
        <w:rPr>
          <w:b w:val="0"/>
          <w:bCs w:val="0"/>
          <w:sz w:val="28"/>
          <w:szCs w:val="28"/>
        </w:rPr>
        <w:t xml:space="preserve">Local Community Forums/Websites: Various smaller, often niche-specific, online forums or websites catering to </w:t>
      </w:r>
    </w:p>
    <w:p w14:paraId="0A02A9D3">
      <w:pPr>
        <w:pStyle w:val="34"/>
        <w:numPr>
          <w:ilvl w:val="0"/>
          <w:numId w:val="1"/>
        </w:numPr>
        <w:rPr>
          <w:b w:val="0"/>
          <w:bCs w:val="0"/>
          <w:sz w:val="28"/>
          <w:szCs w:val="28"/>
        </w:rPr>
      </w:pPr>
      <w:r>
        <w:rPr>
          <w:b w:val="0"/>
          <w:bCs w:val="0"/>
          <w:sz w:val="28"/>
          <w:szCs w:val="28"/>
        </w:rPr>
        <w:t>particular local interests.</w:t>
      </w:r>
    </w:p>
    <w:p w14:paraId="2339BD80">
      <w:pPr>
        <w:rPr>
          <w:b/>
          <w:bCs/>
          <w:sz w:val="28"/>
          <w:szCs w:val="28"/>
        </w:rPr>
      </w:pPr>
    </w:p>
    <w:p w14:paraId="792793AA">
      <w:pPr>
        <w:rPr>
          <w:b/>
          <w:bCs/>
          <w:sz w:val="28"/>
          <w:szCs w:val="28"/>
        </w:rPr>
      </w:pPr>
    </w:p>
    <w:p w14:paraId="7E58DB7D">
      <w:pPr>
        <w:rPr>
          <w:b/>
          <w:bCs/>
          <w:sz w:val="28"/>
          <w:szCs w:val="28"/>
        </w:rPr>
      </w:pPr>
    </w:p>
    <w:p w14:paraId="31E938A2">
      <w:pPr>
        <w:rPr>
          <w:b/>
          <w:bCs/>
          <w:sz w:val="28"/>
          <w:szCs w:val="28"/>
        </w:rPr>
      </w:pPr>
    </w:p>
    <w:p w14:paraId="5B2E59D2">
      <w:pPr>
        <w:rPr>
          <w:b/>
          <w:bCs/>
          <w:sz w:val="32"/>
          <w:szCs w:val="32"/>
        </w:rPr>
      </w:pP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p>
    <w:p w14:paraId="442891E5">
      <w:pPr>
        <w:jc w:val="both"/>
        <w:rPr>
          <w:b/>
          <w:bCs/>
          <w:sz w:val="32"/>
          <w:szCs w:val="32"/>
        </w:rPr>
      </w:pPr>
      <w:r>
        <w:rPr>
          <w:b/>
          <w:bCs/>
          <w:sz w:val="32"/>
          <w:szCs w:val="32"/>
        </w:rPr>
        <w:t>Project</w:t>
      </w:r>
      <w:r>
        <w:rPr>
          <w:rFonts w:hint="default"/>
          <w:b/>
          <w:bCs/>
          <w:sz w:val="32"/>
          <w:szCs w:val="32"/>
          <w:lang w:val="en-IN"/>
        </w:rPr>
        <w:t>,</w:t>
      </w:r>
      <w:r>
        <w:rPr>
          <w:b/>
          <w:bCs/>
          <w:sz w:val="32"/>
          <w:szCs w:val="32"/>
        </w:rPr>
        <w:t xml:space="preserve"> Perspective, Features</w:t>
      </w:r>
    </w:p>
    <w:p w14:paraId="6371CB84">
      <w:pPr>
        <w:pStyle w:val="34"/>
        <w:numPr>
          <w:ilvl w:val="0"/>
          <w:numId w:val="2"/>
        </w:numPr>
        <w:rPr>
          <w:sz w:val="28"/>
          <w:szCs w:val="28"/>
        </w:rPr>
      </w:pPr>
      <w:r>
        <w:rPr>
          <w:sz w:val="28"/>
          <w:szCs w:val="28"/>
        </w:rPr>
        <w:t xml:space="preserve">Unified Ecosystem A single platform for group discovery, event organization, </w:t>
      </w:r>
    </w:p>
    <w:p w14:paraId="1F99722E">
      <w:pPr>
        <w:pStyle w:val="34"/>
        <w:rPr>
          <w:sz w:val="28"/>
          <w:szCs w:val="28"/>
        </w:rPr>
      </w:pPr>
      <w:r>
        <w:rPr>
          <w:sz w:val="28"/>
          <w:szCs w:val="28"/>
        </w:rPr>
        <w:t xml:space="preserve">communication, and analytics. </w:t>
      </w:r>
    </w:p>
    <w:p w14:paraId="5CBDFF6A">
      <w:pPr>
        <w:pStyle w:val="34"/>
        <w:numPr>
          <w:ilvl w:val="0"/>
          <w:numId w:val="2"/>
        </w:numPr>
        <w:rPr>
          <w:sz w:val="28"/>
          <w:szCs w:val="28"/>
        </w:rPr>
      </w:pPr>
      <w:r>
        <w:rPr>
          <w:sz w:val="28"/>
          <w:szCs w:val="28"/>
        </w:rPr>
        <w:t xml:space="preserve">User-Centric Design Prioritizing intuitive navigation and a clean, modern interface for all user roles. </w:t>
      </w:r>
    </w:p>
    <w:p w14:paraId="7FFC61E4">
      <w:pPr>
        <w:pStyle w:val="34"/>
        <w:numPr>
          <w:ilvl w:val="0"/>
          <w:numId w:val="2"/>
        </w:numPr>
        <w:rPr>
          <w:sz w:val="28"/>
          <w:szCs w:val="28"/>
        </w:rPr>
      </w:pPr>
      <w:r>
        <w:rPr>
          <w:sz w:val="28"/>
          <w:szCs w:val="28"/>
        </w:rPr>
        <w:t xml:space="preserve">Robust Group Management Empowering organizers with fine-grained control over their groups and events. </w:t>
      </w:r>
    </w:p>
    <w:p w14:paraId="1044669C">
      <w:pPr>
        <w:pStyle w:val="34"/>
        <w:numPr>
          <w:ilvl w:val="0"/>
          <w:numId w:val="2"/>
        </w:numPr>
        <w:rPr>
          <w:sz w:val="28"/>
          <w:szCs w:val="28"/>
        </w:rPr>
      </w:pPr>
      <w:r>
        <w:rPr>
          <w:sz w:val="28"/>
          <w:szCs w:val="28"/>
        </w:rPr>
        <w:t xml:space="preserve">Enhanced Discovery Intelligent search and filtering to connect users with highly relevant communities. </w:t>
      </w:r>
    </w:p>
    <w:p w14:paraId="2B212F09">
      <w:pPr>
        <w:pStyle w:val="34"/>
        <w:numPr>
          <w:ilvl w:val="0"/>
          <w:numId w:val="2"/>
        </w:numPr>
        <w:rPr>
          <w:sz w:val="28"/>
          <w:szCs w:val="28"/>
        </w:rPr>
      </w:pPr>
      <w:r>
        <w:rPr>
          <w:sz w:val="28"/>
          <w:szCs w:val="28"/>
        </w:rPr>
        <w:t xml:space="preserve">Real-time Engagement Integrated chat, discussion forums, and notifications for dynamic interaction. </w:t>
      </w:r>
    </w:p>
    <w:p w14:paraId="3316473C">
      <w:pPr>
        <w:jc w:val="center"/>
        <w:rPr>
          <w:b/>
          <w:bCs/>
          <w:sz w:val="36"/>
          <w:szCs w:val="36"/>
        </w:rPr>
      </w:pPr>
    </w:p>
    <w:p w14:paraId="78B78FE7">
      <w:pPr>
        <w:jc w:val="center"/>
        <w:rPr>
          <w:b/>
          <w:bCs/>
          <w:sz w:val="36"/>
          <w:szCs w:val="36"/>
        </w:rPr>
      </w:pP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p>
    <w:p w14:paraId="35187938">
      <w:pPr>
        <w:jc w:val="center"/>
        <w:rPr>
          <w:b/>
          <w:bCs/>
          <w:sz w:val="36"/>
          <w:szCs w:val="36"/>
        </w:rPr>
      </w:pPr>
    </w:p>
    <w:p w14:paraId="06EF2D31">
      <w:pPr>
        <w:jc w:val="center"/>
        <w:rPr>
          <w:b/>
          <w:bCs/>
          <w:sz w:val="32"/>
          <w:szCs w:val="32"/>
        </w:rPr>
      </w:pPr>
    </w:p>
    <w:p w14:paraId="20A56E18">
      <w:pPr>
        <w:jc w:val="both"/>
        <w:rPr>
          <w:b/>
          <w:bCs/>
          <w:sz w:val="32"/>
          <w:szCs w:val="32"/>
        </w:rPr>
      </w:pPr>
      <w:r>
        <w:rPr>
          <w:b/>
          <w:bCs/>
          <w:sz w:val="32"/>
          <w:szCs w:val="32"/>
        </w:rPr>
        <w:t>Stakeholders</w:t>
      </w:r>
    </w:p>
    <w:p w14:paraId="057D5887">
      <w:pPr>
        <w:pStyle w:val="34"/>
        <w:numPr>
          <w:ilvl w:val="0"/>
          <w:numId w:val="3"/>
        </w:numPr>
        <w:rPr>
          <w:sz w:val="28"/>
          <w:szCs w:val="28"/>
        </w:rPr>
      </w:pPr>
      <w:r>
        <w:rPr>
          <w:sz w:val="28"/>
          <w:szCs w:val="28"/>
        </w:rPr>
        <w:t xml:space="preserve">Primary Users: </w:t>
      </w:r>
    </w:p>
    <w:p w14:paraId="34B9E34C">
      <w:pPr>
        <w:pStyle w:val="34"/>
        <w:numPr>
          <w:ilvl w:val="1"/>
          <w:numId w:val="3"/>
        </w:numPr>
        <w:rPr>
          <w:sz w:val="28"/>
          <w:szCs w:val="28"/>
        </w:rPr>
      </w:pPr>
      <w:r>
        <w:rPr>
          <w:sz w:val="28"/>
          <w:szCs w:val="28"/>
        </w:rPr>
        <w:t xml:space="preserve">Group Organizers: Individuals or entities responsible for creating and managing groups and events. </w:t>
      </w:r>
    </w:p>
    <w:p w14:paraId="5A51B38C">
      <w:pPr>
        <w:pStyle w:val="34"/>
        <w:numPr>
          <w:ilvl w:val="1"/>
          <w:numId w:val="3"/>
        </w:numPr>
        <w:rPr>
          <w:sz w:val="28"/>
          <w:szCs w:val="28"/>
        </w:rPr>
      </w:pPr>
      <w:r>
        <w:rPr>
          <w:sz w:val="28"/>
          <w:szCs w:val="28"/>
        </w:rPr>
        <w:t xml:space="preserve">Group Members/Event Attendees: Individuals who join groups and participate in events. </w:t>
      </w:r>
    </w:p>
    <w:p w14:paraId="0B61F301">
      <w:pPr>
        <w:pStyle w:val="34"/>
        <w:numPr>
          <w:ilvl w:val="1"/>
          <w:numId w:val="3"/>
        </w:numPr>
        <w:rPr>
          <w:sz w:val="28"/>
          <w:szCs w:val="28"/>
        </w:rPr>
      </w:pPr>
      <w:r>
        <w:rPr>
          <w:sz w:val="28"/>
          <w:szCs w:val="28"/>
        </w:rPr>
        <w:t xml:space="preserve">Platform Administrators: The team responsible for maintaining the platform, user support, and overall </w:t>
      </w:r>
    </w:p>
    <w:p w14:paraId="47B42B7B">
      <w:pPr>
        <w:pStyle w:val="34"/>
        <w:ind w:left="1440"/>
        <w:rPr>
          <w:sz w:val="28"/>
          <w:szCs w:val="28"/>
        </w:rPr>
      </w:pPr>
      <w:r>
        <w:rPr>
          <w:sz w:val="28"/>
          <w:szCs w:val="28"/>
        </w:rPr>
        <w:t xml:space="preserve">system health. </w:t>
      </w:r>
    </w:p>
    <w:p w14:paraId="65F4D769">
      <w:pPr>
        <w:pStyle w:val="34"/>
        <w:numPr>
          <w:ilvl w:val="0"/>
          <w:numId w:val="3"/>
        </w:numPr>
        <w:rPr>
          <w:sz w:val="28"/>
          <w:szCs w:val="28"/>
        </w:rPr>
      </w:pPr>
      <w:r>
        <w:rPr>
          <w:sz w:val="28"/>
          <w:szCs w:val="28"/>
        </w:rPr>
        <w:t xml:space="preserve">Secondary Stakeholders: </w:t>
      </w:r>
    </w:p>
    <w:p w14:paraId="7CF8CD27">
      <w:pPr>
        <w:pStyle w:val="34"/>
        <w:numPr>
          <w:ilvl w:val="1"/>
          <w:numId w:val="3"/>
        </w:numPr>
        <w:rPr>
          <w:sz w:val="28"/>
          <w:szCs w:val="28"/>
        </w:rPr>
      </w:pPr>
      <w:r>
        <w:rPr>
          <w:sz w:val="28"/>
          <w:szCs w:val="28"/>
        </w:rPr>
        <w:t xml:space="preserve">Local Businesses/Venues: Who might host events or </w:t>
      </w:r>
    </w:p>
    <w:p w14:paraId="6FE35497">
      <w:pPr>
        <w:pStyle w:val="34"/>
        <w:ind w:left="1440"/>
        <w:rPr>
          <w:sz w:val="28"/>
          <w:szCs w:val="28"/>
        </w:rPr>
      </w:pPr>
      <w:r>
        <w:rPr>
          <w:sz w:val="28"/>
          <w:szCs w:val="28"/>
        </w:rPr>
        <w:t xml:space="preserve">offer services to groups. </w:t>
      </w:r>
    </w:p>
    <w:p w14:paraId="7F3115C5">
      <w:pPr>
        <w:pStyle w:val="34"/>
        <w:numPr>
          <w:ilvl w:val="1"/>
          <w:numId w:val="3"/>
        </w:numPr>
        <w:rPr>
          <w:sz w:val="28"/>
          <w:szCs w:val="28"/>
        </w:rPr>
      </w:pPr>
      <w:r>
        <w:rPr>
          <w:sz w:val="28"/>
          <w:szCs w:val="28"/>
        </w:rPr>
        <w:t xml:space="preserve">Community Organizations: Non-profits or associations </w:t>
      </w:r>
    </w:p>
    <w:p w14:paraId="191D1C95">
      <w:pPr>
        <w:pStyle w:val="34"/>
        <w:ind w:left="1440"/>
        <w:rPr>
          <w:sz w:val="28"/>
          <w:szCs w:val="28"/>
        </w:rPr>
      </w:pPr>
      <w:r>
        <w:rPr>
          <w:sz w:val="28"/>
          <w:szCs w:val="28"/>
        </w:rPr>
        <w:t xml:space="preserve">looking to expand their reach and engagement. </w:t>
      </w:r>
    </w:p>
    <w:p w14:paraId="0CDE36E8">
      <w:pPr>
        <w:pStyle w:val="34"/>
        <w:ind w:left="1440"/>
        <w:rPr>
          <w:sz w:val="28"/>
          <w:szCs w:val="28"/>
        </w:rPr>
      </w:pPr>
    </w:p>
    <w:p w14:paraId="43ED0D4A">
      <w:pPr>
        <w:pStyle w:val="34"/>
        <w:ind w:left="1440"/>
        <w:rPr>
          <w:sz w:val="28"/>
          <w:szCs w:val="28"/>
        </w:rPr>
      </w:pPr>
    </w:p>
    <w:p w14:paraId="7823B3C2">
      <w:pPr>
        <w:pStyle w:val="34"/>
        <w:ind w:left="1440"/>
        <w:rPr>
          <w:sz w:val="28"/>
          <w:szCs w:val="28"/>
        </w:rPr>
      </w:pPr>
    </w:p>
    <w:p w14:paraId="0CB41E8D">
      <w:pPr>
        <w:pStyle w:val="34"/>
        <w:ind w:left="1440"/>
        <w:rPr>
          <w:sz w:val="28"/>
          <w:szCs w:val="28"/>
        </w:rPr>
      </w:pPr>
    </w:p>
    <w:p w14:paraId="7504D179">
      <w:pPr>
        <w:pStyle w:val="34"/>
        <w:ind w:left="1440"/>
        <w:rPr>
          <w:sz w:val="28"/>
          <w:szCs w:val="28"/>
        </w:rPr>
      </w:pPr>
    </w:p>
    <w:p w14:paraId="54E50F62">
      <w:pPr>
        <w:pStyle w:val="34"/>
        <w:rPr>
          <w:sz w:val="28"/>
          <w:szCs w:val="28"/>
        </w:rPr>
      </w:pP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p>
    <w:p w14:paraId="728C0953">
      <w:pPr>
        <w:pStyle w:val="34"/>
        <w:jc w:val="both"/>
        <w:rPr>
          <w:b/>
          <w:bCs/>
          <w:sz w:val="32"/>
          <w:szCs w:val="32"/>
        </w:rPr>
      </w:pPr>
      <w:r>
        <w:rPr>
          <w:b/>
          <w:bCs/>
          <w:sz w:val="32"/>
          <w:szCs w:val="32"/>
        </w:rPr>
        <w:t xml:space="preserve">Functional </w:t>
      </w:r>
      <w:r>
        <w:rPr>
          <w:b/>
          <w:bCs/>
          <w:sz w:val="32"/>
          <w:szCs w:val="32"/>
          <w:lang w:val="en-IN"/>
        </w:rPr>
        <w:t>Remuements</w:t>
      </w:r>
    </w:p>
    <w:p w14:paraId="014EB67C">
      <w:pPr>
        <w:pStyle w:val="34"/>
        <w:ind w:left="1440"/>
        <w:jc w:val="center"/>
        <w:rPr>
          <w:b/>
          <w:bCs/>
          <w:sz w:val="32"/>
          <w:szCs w:val="32"/>
        </w:rPr>
      </w:pPr>
    </w:p>
    <w:p w14:paraId="43BB53F1">
      <w:pPr>
        <w:pStyle w:val="34"/>
        <w:numPr>
          <w:ilvl w:val="0"/>
          <w:numId w:val="3"/>
        </w:numPr>
        <w:rPr>
          <w:sz w:val="24"/>
          <w:szCs w:val="24"/>
        </w:rPr>
      </w:pPr>
      <w:r>
        <w:rPr>
          <w:sz w:val="24"/>
          <w:szCs w:val="24"/>
        </w:rPr>
        <w:t xml:space="preserve">User Management: User registration, login/logout, profile creation/editing, password management (reset, change), </w:t>
      </w:r>
    </w:p>
    <w:p w14:paraId="0490146E">
      <w:pPr>
        <w:pStyle w:val="34"/>
        <w:numPr>
          <w:ilvl w:val="0"/>
          <w:numId w:val="3"/>
        </w:numPr>
        <w:rPr>
          <w:sz w:val="24"/>
          <w:szCs w:val="24"/>
        </w:rPr>
      </w:pPr>
      <w:r>
        <w:rPr>
          <w:sz w:val="24"/>
          <w:szCs w:val="24"/>
        </w:rPr>
        <w:t xml:space="preserve">account deactivation. </w:t>
      </w:r>
    </w:p>
    <w:p w14:paraId="266C70AB">
      <w:pPr>
        <w:pStyle w:val="34"/>
        <w:numPr>
          <w:ilvl w:val="0"/>
          <w:numId w:val="3"/>
        </w:numPr>
        <w:rPr>
          <w:sz w:val="24"/>
          <w:szCs w:val="24"/>
        </w:rPr>
      </w:pPr>
      <w:r>
        <w:rPr>
          <w:sz w:val="24"/>
          <w:szCs w:val="24"/>
        </w:rPr>
        <w:t xml:space="preserve">Group Management: Create/edit/delete groups, join/leave groups, set group privacy (public/private), manage group </w:t>
      </w:r>
    </w:p>
    <w:p w14:paraId="292B0625">
      <w:pPr>
        <w:pStyle w:val="34"/>
        <w:numPr>
          <w:ilvl w:val="0"/>
          <w:numId w:val="3"/>
        </w:numPr>
        <w:rPr>
          <w:sz w:val="24"/>
          <w:szCs w:val="24"/>
        </w:rPr>
      </w:pPr>
      <w:r>
        <w:rPr>
          <w:sz w:val="24"/>
          <w:szCs w:val="24"/>
        </w:rPr>
        <w:t xml:space="preserve">members (add, remove, assign roles), group discussion forums. </w:t>
      </w:r>
    </w:p>
    <w:p w14:paraId="729791DB">
      <w:pPr>
        <w:pStyle w:val="34"/>
        <w:numPr>
          <w:ilvl w:val="0"/>
          <w:numId w:val="3"/>
        </w:numPr>
        <w:rPr>
          <w:sz w:val="24"/>
          <w:szCs w:val="24"/>
        </w:rPr>
      </w:pPr>
      <w:r>
        <w:rPr>
          <w:sz w:val="24"/>
          <w:szCs w:val="24"/>
        </w:rPr>
        <w:t xml:space="preserve">Event Management: Create/edit/delete events, set event details (date, time, location, description), RSVP functionality </w:t>
      </w:r>
    </w:p>
    <w:p w14:paraId="3BC36549">
      <w:pPr>
        <w:pStyle w:val="34"/>
        <w:numPr>
          <w:ilvl w:val="0"/>
          <w:numId w:val="3"/>
        </w:numPr>
        <w:rPr>
          <w:sz w:val="24"/>
          <w:szCs w:val="24"/>
        </w:rPr>
      </w:pPr>
      <w:r>
        <w:rPr>
          <w:sz w:val="24"/>
          <w:szCs w:val="24"/>
        </w:rPr>
        <w:t xml:space="preserve">(attend, decline, maybe), attendee list management, event reminders/notifications. </w:t>
      </w:r>
    </w:p>
    <w:p w14:paraId="52117C8E">
      <w:pPr>
        <w:pStyle w:val="34"/>
        <w:numPr>
          <w:ilvl w:val="0"/>
          <w:numId w:val="3"/>
        </w:numPr>
        <w:rPr>
          <w:sz w:val="24"/>
          <w:szCs w:val="24"/>
        </w:rPr>
      </w:pPr>
      <w:r>
        <w:rPr>
          <w:sz w:val="24"/>
          <w:szCs w:val="24"/>
        </w:rPr>
        <w:t xml:space="preserve">Discovery &amp; Search: Search groups by name/interest/location, search events by date/category/location, filter search </w:t>
      </w:r>
    </w:p>
    <w:p w14:paraId="03E44807">
      <w:pPr>
        <w:pStyle w:val="34"/>
        <w:numPr>
          <w:ilvl w:val="0"/>
          <w:numId w:val="3"/>
        </w:numPr>
        <w:rPr>
          <w:sz w:val="24"/>
          <w:szCs w:val="24"/>
        </w:rPr>
      </w:pPr>
      <w:r>
        <w:rPr>
          <w:sz w:val="24"/>
          <w:szCs w:val="24"/>
        </w:rPr>
        <w:t xml:space="preserve">results. </w:t>
      </w:r>
    </w:p>
    <w:p w14:paraId="67ABF25B">
      <w:pPr>
        <w:pStyle w:val="34"/>
        <w:numPr>
          <w:ilvl w:val="0"/>
          <w:numId w:val="3"/>
        </w:numPr>
        <w:rPr>
          <w:sz w:val="24"/>
          <w:szCs w:val="24"/>
        </w:rPr>
      </w:pPr>
      <w:r>
        <w:rPr>
          <w:sz w:val="24"/>
          <w:szCs w:val="24"/>
        </w:rPr>
        <w:t xml:space="preserve">Communication: In-app messaging between group members, group-wide announcements, event-specific chat. </w:t>
      </w:r>
    </w:p>
    <w:p w14:paraId="4A7D87A4">
      <w:pPr>
        <w:pStyle w:val="34"/>
        <w:numPr>
          <w:ilvl w:val="0"/>
          <w:numId w:val="3"/>
        </w:numPr>
        <w:rPr>
          <w:sz w:val="24"/>
          <w:szCs w:val="24"/>
        </w:rPr>
      </w:pPr>
      <w:r>
        <w:rPr>
          <w:sz w:val="24"/>
          <w:szCs w:val="24"/>
        </w:rPr>
        <w:t xml:space="preserve">Notifications: Real-time notifications for new events, messages, RSVPs, and group updates. </w:t>
      </w:r>
    </w:p>
    <w:p w14:paraId="4CC97EB6">
      <w:pPr>
        <w:pStyle w:val="34"/>
        <w:numPr>
          <w:ilvl w:val="0"/>
          <w:numId w:val="3"/>
        </w:numPr>
        <w:rPr>
          <w:sz w:val="24"/>
          <w:szCs w:val="24"/>
        </w:rPr>
      </w:pPr>
      <w:r>
        <w:rPr>
          <w:sz w:val="24"/>
          <w:szCs w:val="24"/>
        </w:rPr>
        <w:t xml:space="preserve">Reporting &amp; Analytics: Dashboard for organizers to view group member count, event attendance rates, and basic </w:t>
      </w:r>
    </w:p>
    <w:p w14:paraId="690EE7AD">
      <w:pPr>
        <w:pStyle w:val="34"/>
        <w:numPr>
          <w:ilvl w:val="0"/>
          <w:numId w:val="3"/>
        </w:numPr>
        <w:rPr>
          <w:sz w:val="24"/>
          <w:szCs w:val="24"/>
        </w:rPr>
      </w:pPr>
      <w:r>
        <w:rPr>
          <w:sz w:val="24"/>
          <w:szCs w:val="24"/>
        </w:rPr>
        <w:t xml:space="preserve">engagement metrics. </w:t>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p>
    <w:p w14:paraId="7BDAD6B3">
      <w:pPr>
        <w:spacing w:after="0" w:line="240" w:lineRule="auto"/>
        <w:jc w:val="both"/>
        <w:rPr>
          <w:rFonts w:ascii="Arimo" w:hAnsi="Arimo" w:eastAsia="Times New Roman" w:cs="Times New Roman"/>
          <w:b/>
          <w:bCs/>
          <w:kern w:val="0"/>
          <w:sz w:val="32"/>
          <w:szCs w:val="8"/>
          <w:lang w:eastAsia="en-IN"/>
          <w14:ligatures w14:val="none"/>
        </w:rPr>
      </w:pPr>
      <w:r>
        <w:rPr>
          <w:rFonts w:ascii="Arimo" w:hAnsi="Arimo" w:eastAsia="Times New Roman" w:cs="Times New Roman"/>
          <w:b/>
          <w:bCs/>
          <w:kern w:val="0"/>
          <w:sz w:val="32"/>
          <w:szCs w:val="8"/>
          <w:lang w:eastAsia="en-IN"/>
          <w14:ligatures w14:val="none"/>
        </w:rPr>
        <w:t>Performance Remuements</w:t>
      </w:r>
    </w:p>
    <w:p w14:paraId="156B7EBA">
      <w:pPr>
        <w:spacing w:after="0" w:line="240" w:lineRule="auto"/>
        <w:jc w:val="center"/>
        <w:rPr>
          <w:rFonts w:ascii="Arimo" w:hAnsi="Arimo" w:eastAsia="Times New Roman" w:cs="Times New Roman"/>
          <w:b/>
          <w:bCs/>
          <w:kern w:val="0"/>
          <w:sz w:val="32"/>
          <w:szCs w:val="8"/>
          <w:lang w:eastAsia="en-IN"/>
          <w14:ligatures w14:val="none"/>
        </w:rPr>
      </w:pPr>
    </w:p>
    <w:p w14:paraId="57E9560C">
      <w:pPr>
        <w:spacing w:after="0" w:line="240" w:lineRule="auto"/>
        <w:jc w:val="center"/>
        <w:rPr>
          <w:rFonts w:ascii="Times New Roman" w:hAnsi="Times New Roman" w:eastAsia="Times New Roman" w:cs="Times New Roman"/>
          <w:b/>
          <w:bCs/>
          <w:kern w:val="0"/>
          <w:sz w:val="2"/>
          <w:szCs w:val="2"/>
          <w:lang w:eastAsia="en-IN"/>
          <w14:ligatures w14:val="none"/>
        </w:rPr>
      </w:pPr>
    </w:p>
    <w:p w14:paraId="2D96F835">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Bold" w:hAnsi="NotoSans-Bold" w:eastAsia="Times New Roman" w:cs="Times New Roman"/>
          <w:b/>
          <w:bCs/>
          <w:kern w:val="0"/>
          <w:sz w:val="28"/>
          <w:szCs w:val="18"/>
          <w:lang w:eastAsia="en-IN"/>
          <w14:ligatures w14:val="none"/>
        </w:rPr>
        <w:t xml:space="preserve">Response Time: </w:t>
      </w:r>
      <w:r>
        <w:rPr>
          <w:rFonts w:ascii="NotoSans" w:hAnsi="NotoSans" w:eastAsia="Times New Roman" w:cs="Times New Roman"/>
          <w:kern w:val="0"/>
          <w:sz w:val="28"/>
          <w:szCs w:val="18"/>
          <w:lang w:eastAsia="en-IN"/>
          <w14:ligatures w14:val="none"/>
        </w:rPr>
        <w:t>User interface actions (e.g., loading group pages, submitting RSVPs) should resp</w:t>
      </w:r>
      <w:r>
        <w:t xml:space="preserve"> </w:t>
      </w:r>
      <w:r>
        <w:rPr>
          <w:rFonts w:ascii="NotoSans" w:hAnsi="NotoSans" w:eastAsia="Times New Roman" w:cs="Times New Roman"/>
          <w:kern w:val="0"/>
          <w:sz w:val="28"/>
          <w:szCs w:val="18"/>
          <w:lang w:eastAsia="en-IN"/>
          <w14:ligatures w14:val="none"/>
        </w:rPr>
        <w:t xml:space="preserve">Read-Onlyond within 2-3 seconds </w:t>
      </w:r>
    </w:p>
    <w:p w14:paraId="13BCC7AC">
      <w:pPr>
        <w:pStyle w:val="34"/>
        <w:spacing w:after="0" w:line="240" w:lineRule="auto"/>
        <w:rPr>
          <w:rFonts w:ascii="Times New Roman" w:hAnsi="Times New Roman" w:eastAsia="Times New Roman" w:cs="Times New Roman"/>
          <w:kern w:val="0"/>
          <w:sz w:val="8"/>
          <w:szCs w:val="8"/>
          <w:lang w:eastAsia="en-IN"/>
          <w14:ligatures w14:val="none"/>
        </w:rPr>
      </w:pPr>
      <w:r>
        <w:rPr>
          <w:rFonts w:ascii="NotoSans" w:hAnsi="NotoSans" w:eastAsia="Times New Roman" w:cs="Times New Roman"/>
          <w:kern w:val="0"/>
          <w:sz w:val="28"/>
          <w:szCs w:val="18"/>
          <w:lang w:eastAsia="en-IN"/>
          <w14:ligatures w14:val="none"/>
        </w:rPr>
        <w:t xml:space="preserve">under normal load. </w:t>
      </w:r>
    </w:p>
    <w:p w14:paraId="4C44D0B9">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Bold" w:hAnsi="NotoSans-Bold" w:eastAsia="Times New Roman" w:cs="Times New Roman"/>
          <w:b/>
          <w:bCs/>
          <w:kern w:val="0"/>
          <w:sz w:val="28"/>
          <w:szCs w:val="18"/>
          <w:lang w:eastAsia="en-IN"/>
          <w14:ligatures w14:val="none"/>
        </w:rPr>
        <w:t xml:space="preserve">Scalability: </w:t>
      </w:r>
      <w:r>
        <w:rPr>
          <w:rFonts w:ascii="NotoSans" w:hAnsi="NotoSans" w:eastAsia="Times New Roman" w:cs="Times New Roman"/>
          <w:kern w:val="0"/>
          <w:sz w:val="28"/>
          <w:szCs w:val="18"/>
          <w:lang w:eastAsia="en-IN"/>
          <w14:ligatures w14:val="none"/>
        </w:rPr>
        <w:t xml:space="preserve">The system must support concurrent users (e.g., 10,000 active users) and manage a growing number of </w:t>
      </w:r>
    </w:p>
    <w:p w14:paraId="07082EBD">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 w:hAnsi="NotoSans" w:eastAsia="Times New Roman" w:cs="Times New Roman"/>
          <w:kern w:val="0"/>
          <w:sz w:val="28"/>
          <w:szCs w:val="18"/>
          <w:lang w:eastAsia="en-IN"/>
          <w14:ligatures w14:val="none"/>
        </w:rPr>
        <w:t xml:space="preserve">groups and events (e.g., 50,000 groups, 100,000 events) without significant performance degradation. </w:t>
      </w:r>
    </w:p>
    <w:p w14:paraId="5FF5C0DB">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Bold" w:hAnsi="NotoSans-Bold" w:eastAsia="Times New Roman" w:cs="Times New Roman"/>
          <w:b/>
          <w:bCs/>
          <w:kern w:val="0"/>
          <w:sz w:val="28"/>
          <w:szCs w:val="18"/>
          <w:lang w:eastAsia="en-IN"/>
          <w14:ligatures w14:val="none"/>
        </w:rPr>
        <w:t xml:space="preserve">Availability: </w:t>
      </w:r>
      <w:r>
        <w:rPr>
          <w:rFonts w:ascii="NotoSans" w:hAnsi="NotoSans" w:eastAsia="Times New Roman" w:cs="Times New Roman"/>
          <w:kern w:val="0"/>
          <w:sz w:val="28"/>
          <w:szCs w:val="18"/>
          <w:lang w:eastAsia="en-IN"/>
          <w14:ligatures w14:val="none"/>
        </w:rPr>
        <w:t xml:space="preserve">The platform should maintain 99.9% uptime, excluding scheduled maintenance. </w:t>
      </w:r>
    </w:p>
    <w:p w14:paraId="71F4743D">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Bold" w:hAnsi="NotoSans-Bold" w:eastAsia="Times New Roman" w:cs="Times New Roman"/>
          <w:b/>
          <w:bCs/>
          <w:kern w:val="0"/>
          <w:sz w:val="28"/>
          <w:szCs w:val="18"/>
          <w:lang w:eastAsia="en-IN"/>
          <w14:ligatures w14:val="none"/>
        </w:rPr>
        <w:t xml:space="preserve">Load Handling: </w:t>
      </w:r>
      <w:r>
        <w:rPr>
          <w:rFonts w:ascii="NotoSans" w:hAnsi="NotoSans" w:eastAsia="Times New Roman" w:cs="Times New Roman"/>
          <w:kern w:val="0"/>
          <w:sz w:val="28"/>
          <w:szCs w:val="18"/>
          <w:lang w:eastAsia="en-IN"/>
          <w14:ligatures w14:val="none"/>
        </w:rPr>
        <w:t>The system should gracefully handle peak loads during popular event announcements or registration periods.</w:t>
      </w:r>
    </w:p>
    <w:p w14:paraId="4A1C2A77">
      <w:pPr>
        <w:spacing w:after="0" w:line="240" w:lineRule="auto"/>
        <w:rPr>
          <w:rFonts w:ascii="Times New Roman" w:hAnsi="Times New Roman" w:eastAsia="Times New Roman" w:cs="Times New Roman"/>
          <w:sz w:val="8"/>
          <w:szCs w:val="8"/>
          <w:lang w:eastAsia="en-IN"/>
        </w:rPr>
      </w:pPr>
    </w:p>
    <w:p w14:paraId="3595FD0F">
      <w:pPr>
        <w:spacing w:after="0" w:line="240" w:lineRule="auto"/>
        <w:rPr>
          <w:rFonts w:ascii="Times New Roman" w:hAnsi="Times New Roman" w:eastAsia="Times New Roman" w:cs="Times New Roman"/>
          <w:sz w:val="8"/>
          <w:szCs w:val="8"/>
          <w:lang w:eastAsia="en-IN"/>
        </w:rPr>
      </w:pPr>
    </w:p>
    <w:p w14:paraId="5619FC85">
      <w:pPr>
        <w:spacing w:after="0" w:line="240" w:lineRule="auto"/>
        <w:rPr>
          <w:rFonts w:ascii="Times New Roman" w:hAnsi="Times New Roman" w:eastAsia="Times New Roman" w:cs="Times New Roman"/>
          <w:sz w:val="8"/>
          <w:szCs w:val="8"/>
          <w:lang w:eastAsia="en-IN"/>
        </w:rPr>
      </w:pPr>
    </w:p>
    <w:p w14:paraId="3DF94C83">
      <w:pPr>
        <w:spacing w:after="0" w:line="240" w:lineRule="auto"/>
        <w:rPr>
          <w:rFonts w:ascii="Times New Roman" w:hAnsi="Times New Roman" w:eastAsia="Times New Roman" w:cs="Times New Roman"/>
          <w:sz w:val="8"/>
          <w:szCs w:val="8"/>
          <w:lang w:eastAsia="en-IN"/>
        </w:rPr>
      </w:pPr>
      <w:permStart w:id="0" w:edGrp="everyone"/>
      <w:permEnd w:id="0"/>
    </w:p>
    <w:p w14:paraId="1FF92166">
      <w:pPr>
        <w:spacing w:after="0" w:line="240" w:lineRule="auto"/>
        <w:rPr>
          <w:rFonts w:ascii="Times New Roman" w:hAnsi="Times New Roman" w:eastAsia="Times New Roman" w:cs="Times New Roman"/>
          <w:sz w:val="8"/>
          <w:szCs w:val="8"/>
          <w:lang w:eastAsia="en-IN"/>
        </w:rPr>
      </w:pPr>
    </w:p>
    <w:p w14:paraId="3382F76F">
      <w:pPr>
        <w:spacing w:after="0" w:line="240" w:lineRule="auto"/>
        <w:rPr>
          <w:rFonts w:ascii="Times New Roman" w:hAnsi="Times New Roman" w:eastAsia="Times New Roman" w:cs="Times New Roman"/>
          <w:sz w:val="8"/>
          <w:szCs w:val="8"/>
          <w:lang w:eastAsia="en-IN"/>
        </w:rPr>
      </w:pPr>
    </w:p>
    <w:p w14:paraId="425B2BB3">
      <w:pPr>
        <w:spacing w:after="0" w:line="240" w:lineRule="auto"/>
        <w:rPr>
          <w:rFonts w:ascii="Times New Roman" w:hAnsi="Times New Roman" w:eastAsia="Times New Roman" w:cs="Times New Roman"/>
          <w:sz w:val="8"/>
          <w:szCs w:val="8"/>
          <w:lang w:eastAsia="en-IN"/>
        </w:rPr>
      </w:pPr>
    </w:p>
    <w:p w14:paraId="3EA84BB8">
      <w:pPr>
        <w:spacing w:after="0" w:line="240" w:lineRule="auto"/>
        <w:rPr>
          <w:rFonts w:ascii="Times New Roman" w:hAnsi="Times New Roman" w:eastAsia="Times New Roman" w:cs="Times New Roman"/>
          <w:sz w:val="8"/>
          <w:szCs w:val="8"/>
          <w:lang w:eastAsia="en-IN"/>
        </w:rPr>
      </w:pPr>
    </w:p>
    <w:p w14:paraId="596D9594">
      <w:pPr>
        <w:spacing w:after="0" w:line="240" w:lineRule="auto"/>
        <w:rPr>
          <w:rFonts w:ascii="Times New Roman" w:hAnsi="Times New Roman" w:eastAsia="Times New Roman" w:cs="Times New Roman"/>
          <w:sz w:val="8"/>
          <w:szCs w:val="8"/>
          <w:lang w:eastAsia="en-IN"/>
        </w:rPr>
      </w:pPr>
    </w:p>
    <w:p w14:paraId="5C103065">
      <w:pPr>
        <w:spacing w:after="0" w:line="240" w:lineRule="auto"/>
        <w:rPr>
          <w:rFonts w:ascii="Times New Roman" w:hAnsi="Times New Roman" w:eastAsia="Times New Roman" w:cs="Times New Roman"/>
          <w:sz w:val="8"/>
          <w:szCs w:val="8"/>
          <w:lang w:eastAsia="en-IN"/>
        </w:rPr>
      </w:pPr>
    </w:p>
    <w:p w14:paraId="741D8687">
      <w:pPr>
        <w:spacing w:after="0" w:line="240" w:lineRule="auto"/>
        <w:rPr>
          <w:rFonts w:ascii="Times New Roman" w:hAnsi="Times New Roman" w:eastAsia="Times New Roman" w:cs="Times New Roman"/>
          <w:sz w:val="8"/>
          <w:szCs w:val="8"/>
          <w:lang w:eastAsia="en-IN"/>
        </w:rPr>
      </w:pPr>
    </w:p>
    <w:p w14:paraId="2BBEE234">
      <w:pPr>
        <w:spacing w:after="0" w:line="240" w:lineRule="auto"/>
        <w:rPr>
          <w:rFonts w:ascii="Times New Roman" w:hAnsi="Times New Roman" w:eastAsia="Times New Roman" w:cs="Times New Roman"/>
          <w:sz w:val="8"/>
          <w:szCs w:val="8"/>
          <w:lang w:eastAsia="en-IN"/>
        </w:rPr>
      </w:pPr>
    </w:p>
    <w:p w14:paraId="54F8B3CA">
      <w:pPr>
        <w:spacing w:after="0" w:line="240" w:lineRule="auto"/>
        <w:rPr>
          <w:rFonts w:ascii="Times New Roman" w:hAnsi="Times New Roman" w:eastAsia="Times New Roman" w:cs="Times New Roman"/>
          <w:sz w:val="8"/>
          <w:szCs w:val="8"/>
          <w:lang w:eastAsia="en-IN"/>
        </w:rPr>
      </w:pPr>
    </w:p>
    <w:p w14:paraId="6416307C">
      <w:pPr>
        <w:spacing w:after="0" w:line="240" w:lineRule="auto"/>
        <w:rPr>
          <w:rFonts w:ascii="Times New Roman" w:hAnsi="Times New Roman" w:eastAsia="Times New Roman" w:cs="Times New Roman"/>
          <w:sz w:val="8"/>
          <w:szCs w:val="8"/>
          <w:lang w:eastAsia="en-IN"/>
        </w:rPr>
      </w:pPr>
    </w:p>
    <w:p w14:paraId="424EF8A9">
      <w:pPr>
        <w:spacing w:after="0" w:line="240" w:lineRule="auto"/>
        <w:rPr>
          <w:rFonts w:ascii="Times New Roman" w:hAnsi="Times New Roman" w:eastAsia="Times New Roman" w:cs="Times New Roman"/>
          <w:sz w:val="8"/>
          <w:szCs w:val="8"/>
          <w:lang w:eastAsia="en-IN"/>
        </w:rPr>
      </w:pPr>
    </w:p>
    <w:p w14:paraId="6AA64FA5">
      <w:pPr>
        <w:spacing w:after="0" w:line="240" w:lineRule="auto"/>
        <w:rPr>
          <w:rFonts w:ascii="Times New Roman" w:hAnsi="Times New Roman" w:eastAsia="Times New Roman" w:cs="Times New Roman"/>
          <w:sz w:val="8"/>
          <w:szCs w:val="8"/>
          <w:lang w:eastAsia="en-IN"/>
        </w:rPr>
      </w:pPr>
    </w:p>
    <w:p w14:paraId="094A6E7F">
      <w:pPr>
        <w:spacing w:after="0" w:line="240" w:lineRule="auto"/>
        <w:rPr>
          <w:rFonts w:ascii="Times New Roman" w:hAnsi="Times New Roman" w:eastAsia="Times New Roman" w:cs="Times New Roman"/>
          <w:sz w:val="8"/>
          <w:szCs w:val="8"/>
          <w:lang w:eastAsia="en-IN"/>
        </w:rPr>
      </w:pPr>
    </w:p>
    <w:p w14:paraId="2A368DFF">
      <w:pPr>
        <w:spacing w:after="0" w:line="240" w:lineRule="auto"/>
        <w:rPr>
          <w:rFonts w:ascii="Times New Roman" w:hAnsi="Times New Roman" w:eastAsia="Times New Roman" w:cs="Times New Roman"/>
          <w:sz w:val="8"/>
          <w:szCs w:val="8"/>
          <w:lang w:eastAsia="en-IN"/>
        </w:rPr>
      </w:pPr>
    </w:p>
    <w:p w14:paraId="783D8D71">
      <w:pPr>
        <w:spacing w:after="0" w:line="240" w:lineRule="auto"/>
        <w:rPr>
          <w:rFonts w:ascii="Times New Roman" w:hAnsi="Times New Roman" w:eastAsia="Times New Roman" w:cs="Times New Roman"/>
          <w:sz w:val="8"/>
          <w:szCs w:val="8"/>
          <w:lang w:eastAsia="en-IN"/>
        </w:rPr>
      </w:pPr>
    </w:p>
    <w:p w14:paraId="1A7CD0CD">
      <w:pPr>
        <w:spacing w:after="0" w:line="240" w:lineRule="auto"/>
        <w:rPr>
          <w:rFonts w:ascii="Times New Roman" w:hAnsi="Times New Roman" w:eastAsia="Times New Roman" w:cs="Times New Roman"/>
          <w:sz w:val="8"/>
          <w:szCs w:val="8"/>
          <w:lang w:eastAsia="en-IN"/>
        </w:rPr>
      </w:pPr>
    </w:p>
    <w:p w14:paraId="2BBAA939">
      <w:pPr>
        <w:spacing w:after="0" w:line="240" w:lineRule="auto"/>
        <w:rPr>
          <w:rFonts w:ascii="Times New Roman" w:hAnsi="Times New Roman" w:eastAsia="Times New Roman" w:cs="Times New Roman"/>
          <w:sz w:val="8"/>
          <w:szCs w:val="8"/>
          <w:lang w:eastAsia="en-IN"/>
        </w:rPr>
      </w:pPr>
    </w:p>
    <w:p w14:paraId="59CCF30E">
      <w:pPr>
        <w:spacing w:after="0" w:line="240" w:lineRule="auto"/>
        <w:rPr>
          <w:rFonts w:ascii="Times New Roman" w:hAnsi="Times New Roman" w:eastAsia="Times New Roman" w:cs="Times New Roman"/>
          <w:sz w:val="8"/>
          <w:szCs w:val="8"/>
          <w:lang w:eastAsia="en-IN"/>
        </w:rPr>
      </w:pPr>
    </w:p>
    <w:p w14:paraId="57FFB3A4">
      <w:pPr>
        <w:spacing w:after="0" w:line="240" w:lineRule="auto"/>
        <w:rPr>
          <w:rFonts w:ascii="Times New Roman" w:hAnsi="Times New Roman" w:eastAsia="Times New Roman" w:cs="Times New Roman"/>
          <w:sz w:val="8"/>
          <w:szCs w:val="8"/>
          <w:lang w:eastAsia="en-IN"/>
        </w:rPr>
      </w:pPr>
    </w:p>
    <w:p w14:paraId="7F4072B0">
      <w:pPr>
        <w:spacing w:after="0" w:line="240" w:lineRule="auto"/>
        <w:rPr>
          <w:rFonts w:ascii="Times New Roman" w:hAnsi="Times New Roman" w:eastAsia="Times New Roman" w:cs="Times New Roman"/>
          <w:sz w:val="8"/>
          <w:szCs w:val="8"/>
          <w:lang w:eastAsia="en-IN"/>
        </w:rPr>
      </w:pPr>
    </w:p>
    <w:p w14:paraId="5715E8C1">
      <w:pPr>
        <w:spacing w:after="0" w:line="240" w:lineRule="auto"/>
        <w:rPr>
          <w:rFonts w:ascii="Times New Roman" w:hAnsi="Times New Roman" w:eastAsia="Times New Roman" w:cs="Times New Roman"/>
          <w:sz w:val="8"/>
          <w:szCs w:val="8"/>
          <w:lang w:eastAsia="en-IN"/>
        </w:rPr>
      </w:pPr>
    </w:p>
    <w:p w14:paraId="3F4AB2FE">
      <w:pPr>
        <w:spacing w:after="0" w:line="240" w:lineRule="auto"/>
        <w:rPr>
          <w:rFonts w:ascii="Times New Roman" w:hAnsi="Times New Roman" w:eastAsia="Times New Roman" w:cs="Times New Roman"/>
          <w:sz w:val="8"/>
          <w:szCs w:val="8"/>
          <w:lang w:eastAsia="en-IN"/>
        </w:rPr>
      </w:pPr>
    </w:p>
    <w:p w14:paraId="0C23395E">
      <w:pPr>
        <w:spacing w:after="0" w:line="240" w:lineRule="auto"/>
        <w:rPr>
          <w:rFonts w:ascii="Times New Roman" w:hAnsi="Times New Roman" w:eastAsia="Times New Roman" w:cs="Times New Roman"/>
          <w:sz w:val="8"/>
          <w:szCs w:val="8"/>
          <w:lang w:eastAsia="en-IN"/>
        </w:rPr>
      </w:pPr>
    </w:p>
    <w:p w14:paraId="57ABC04D">
      <w:pPr>
        <w:spacing w:after="0" w:line="240" w:lineRule="auto"/>
        <w:rPr>
          <w:rFonts w:ascii="Times New Roman" w:hAnsi="Times New Roman" w:eastAsia="Times New Roman" w:cs="Times New Roman"/>
          <w:sz w:val="8"/>
          <w:szCs w:val="8"/>
          <w:lang w:eastAsia="en-IN"/>
        </w:rPr>
      </w:pPr>
    </w:p>
    <w:p w14:paraId="71997F41">
      <w:pPr>
        <w:spacing w:after="0" w:line="240" w:lineRule="auto"/>
        <w:rPr>
          <w:rFonts w:ascii="Times New Roman" w:hAnsi="Times New Roman" w:eastAsia="Times New Roman" w:cs="Times New Roman"/>
          <w:sz w:val="8"/>
          <w:szCs w:val="8"/>
          <w:lang w:eastAsia="en-IN"/>
        </w:rPr>
      </w:pPr>
    </w:p>
    <w:p w14:paraId="33C82DD1">
      <w:pPr>
        <w:spacing w:after="0" w:line="240" w:lineRule="auto"/>
        <w:rPr>
          <w:rFonts w:ascii="Times New Roman" w:hAnsi="Times New Roman" w:eastAsia="Times New Roman" w:cs="Times New Roman"/>
          <w:sz w:val="8"/>
          <w:szCs w:val="8"/>
          <w:lang w:eastAsia="en-IN"/>
        </w:rPr>
      </w:pPr>
    </w:p>
    <w:p w14:paraId="4F236FC9">
      <w:pPr>
        <w:spacing w:after="0" w:line="240" w:lineRule="auto"/>
        <w:rPr>
          <w:rFonts w:ascii="Times New Roman" w:hAnsi="Times New Roman" w:eastAsia="Times New Roman" w:cs="Times New Roman"/>
          <w:sz w:val="8"/>
          <w:szCs w:val="8"/>
          <w:lang w:eastAsia="en-IN"/>
        </w:rPr>
      </w:pPr>
    </w:p>
    <w:p w14:paraId="0C7531CD">
      <w:pPr>
        <w:spacing w:after="0" w:line="240" w:lineRule="auto"/>
        <w:rPr>
          <w:rFonts w:ascii="Times New Roman" w:hAnsi="Times New Roman" w:eastAsia="Times New Roman" w:cs="Times New Roman"/>
          <w:sz w:val="8"/>
          <w:szCs w:val="8"/>
          <w:lang w:eastAsia="en-IN"/>
        </w:rPr>
      </w:pPr>
    </w:p>
    <w:p w14:paraId="30100F89">
      <w:pPr>
        <w:spacing w:after="0" w:line="240" w:lineRule="auto"/>
        <w:rPr>
          <w:rFonts w:ascii="Times New Roman" w:hAnsi="Times New Roman" w:eastAsia="Times New Roman" w:cs="Times New Roman"/>
          <w:sz w:val="8"/>
          <w:szCs w:val="8"/>
          <w:lang w:eastAsia="en-IN"/>
        </w:rPr>
      </w:pPr>
    </w:p>
    <w:p w14:paraId="7958282A">
      <w:pPr>
        <w:spacing w:after="0" w:line="240" w:lineRule="auto"/>
        <w:rPr>
          <w:rFonts w:ascii="Times New Roman" w:hAnsi="Times New Roman" w:eastAsia="Times New Roman" w:cs="Times New Roman"/>
          <w:sz w:val="8"/>
          <w:szCs w:val="8"/>
          <w:lang w:eastAsia="en-IN"/>
        </w:rPr>
      </w:pPr>
    </w:p>
    <w:p w14:paraId="2FFF2651">
      <w:pPr>
        <w:spacing w:after="0" w:line="240" w:lineRule="auto"/>
        <w:rPr>
          <w:rFonts w:ascii="Times New Roman" w:hAnsi="Times New Roman" w:eastAsia="Times New Roman" w:cs="Times New Roman"/>
          <w:sz w:val="8"/>
          <w:szCs w:val="8"/>
          <w:lang w:eastAsia="en-IN"/>
        </w:rPr>
      </w:pPr>
    </w:p>
    <w:p w14:paraId="3C3BF4E6">
      <w:pPr>
        <w:spacing w:after="0" w:line="240" w:lineRule="auto"/>
        <w:rPr>
          <w:rFonts w:ascii="Times New Roman" w:hAnsi="Times New Roman" w:eastAsia="Times New Roman" w:cs="Times New Roman"/>
          <w:sz w:val="8"/>
          <w:szCs w:val="8"/>
          <w:lang w:eastAsia="en-IN"/>
        </w:rPr>
      </w:pPr>
    </w:p>
    <w:p w14:paraId="36EF099D">
      <w:pPr>
        <w:spacing w:after="0" w:line="240" w:lineRule="auto"/>
        <w:rPr>
          <w:rFonts w:ascii="Times New Roman" w:hAnsi="Times New Roman" w:eastAsia="Times New Roman" w:cs="Times New Roman"/>
          <w:sz w:val="8"/>
          <w:szCs w:val="8"/>
          <w:lang w:eastAsia="en-IN"/>
        </w:rPr>
      </w:pPr>
    </w:p>
    <w:p w14:paraId="65E44AC0">
      <w:pPr>
        <w:spacing w:after="0" w:line="240" w:lineRule="auto"/>
        <w:rPr>
          <w:rFonts w:ascii="Times New Roman" w:hAnsi="Times New Roman" w:eastAsia="Times New Roman" w:cs="Times New Roman"/>
          <w:sz w:val="8"/>
          <w:szCs w:val="8"/>
          <w:lang w:eastAsia="en-IN"/>
        </w:rPr>
      </w:pPr>
    </w:p>
    <w:p w14:paraId="56EFBFFA">
      <w:pPr>
        <w:spacing w:after="0" w:line="240" w:lineRule="auto"/>
        <w:rPr>
          <w:rFonts w:ascii="Times New Roman" w:hAnsi="Times New Roman" w:eastAsia="Times New Roman" w:cs="Times New Roman"/>
          <w:sz w:val="8"/>
          <w:szCs w:val="8"/>
          <w:lang w:eastAsia="en-IN"/>
        </w:rPr>
      </w:pPr>
    </w:p>
    <w:p w14:paraId="21DD2F08">
      <w:pPr>
        <w:spacing w:after="0" w:line="240" w:lineRule="auto"/>
        <w:rPr>
          <w:rFonts w:ascii="Times New Roman" w:hAnsi="Times New Roman" w:eastAsia="Times New Roman" w:cs="Times New Roman"/>
          <w:sz w:val="8"/>
          <w:szCs w:val="8"/>
          <w:lang w:eastAsia="en-IN"/>
        </w:rPr>
      </w:pPr>
    </w:p>
    <w:p w14:paraId="3FFD62BE">
      <w:pPr>
        <w:spacing w:after="0" w:line="240" w:lineRule="auto"/>
        <w:rPr>
          <w:rFonts w:ascii="Times New Roman" w:hAnsi="Times New Roman" w:eastAsia="Times New Roman" w:cs="Times New Roman"/>
          <w:sz w:val="8"/>
          <w:szCs w:val="8"/>
          <w:lang w:eastAsia="en-IN"/>
        </w:rPr>
      </w:pPr>
    </w:p>
    <w:p w14:paraId="379F944E">
      <w:pPr>
        <w:spacing w:after="0" w:line="240" w:lineRule="auto"/>
        <w:rPr>
          <w:rFonts w:ascii="Times New Roman" w:hAnsi="Times New Roman" w:eastAsia="Times New Roman" w:cs="Times New Roman"/>
          <w:sz w:val="8"/>
          <w:szCs w:val="8"/>
          <w:lang w:eastAsia="en-IN"/>
        </w:rPr>
      </w:pPr>
    </w:p>
    <w:p w14:paraId="70082CA8">
      <w:pPr>
        <w:spacing w:after="0" w:line="240" w:lineRule="auto"/>
        <w:rPr>
          <w:rFonts w:ascii="Times New Roman" w:hAnsi="Times New Roman" w:eastAsia="Times New Roman" w:cs="Times New Roman"/>
          <w:sz w:val="8"/>
          <w:szCs w:val="8"/>
          <w:lang w:eastAsia="en-IN"/>
        </w:rPr>
      </w:pPr>
    </w:p>
    <w:p w14:paraId="17091116">
      <w:pPr>
        <w:spacing w:after="0" w:line="240" w:lineRule="auto"/>
        <w:rPr>
          <w:rFonts w:ascii="Times New Roman" w:hAnsi="Times New Roman" w:eastAsia="Times New Roman" w:cs="Times New Roman"/>
          <w:sz w:val="8"/>
          <w:szCs w:val="8"/>
          <w:lang w:eastAsia="en-IN"/>
        </w:rPr>
      </w:pPr>
    </w:p>
    <w:p w14:paraId="7A1AB54D">
      <w:pPr>
        <w:spacing w:after="0" w:line="240" w:lineRule="auto"/>
        <w:rPr>
          <w:rFonts w:ascii="Times New Roman" w:hAnsi="Times New Roman" w:eastAsia="Times New Roman" w:cs="Times New Roman"/>
          <w:sz w:val="8"/>
          <w:szCs w:val="8"/>
          <w:lang w:eastAsia="en-IN"/>
        </w:rPr>
      </w:pPr>
    </w:p>
    <w:p w14:paraId="076EA9E0">
      <w:pPr>
        <w:spacing w:after="0" w:line="240" w:lineRule="auto"/>
        <w:rPr>
          <w:rFonts w:ascii="Times New Roman" w:hAnsi="Times New Roman" w:eastAsia="Times New Roman" w:cs="Times New Roman"/>
          <w:sz w:val="8"/>
          <w:szCs w:val="8"/>
          <w:lang w:eastAsia="en-IN"/>
        </w:rPr>
      </w:pPr>
    </w:p>
    <w:p w14:paraId="2D7DA877">
      <w:pPr>
        <w:spacing w:after="0" w:line="240" w:lineRule="auto"/>
        <w:rPr>
          <w:rFonts w:ascii="Times New Roman" w:hAnsi="Times New Roman" w:eastAsia="Times New Roman" w:cs="Times New Roman"/>
          <w:sz w:val="8"/>
          <w:szCs w:val="8"/>
          <w:lang w:eastAsia="en-IN"/>
        </w:rPr>
      </w:pPr>
    </w:p>
    <w:p w14:paraId="46C13330">
      <w:pPr>
        <w:spacing w:after="0" w:line="240" w:lineRule="auto"/>
        <w:rPr>
          <w:rFonts w:ascii="Times New Roman" w:hAnsi="Times New Roman" w:eastAsia="Times New Roman" w:cs="Times New Roman"/>
          <w:sz w:val="8"/>
          <w:szCs w:val="8"/>
          <w:lang w:eastAsia="en-IN"/>
        </w:rPr>
      </w:pPr>
    </w:p>
    <w:p w14:paraId="4C080821">
      <w:pPr>
        <w:spacing w:after="0" w:line="240" w:lineRule="auto"/>
        <w:rPr>
          <w:rFonts w:ascii="Times New Roman" w:hAnsi="Times New Roman" w:eastAsia="Times New Roman" w:cs="Times New Roman"/>
          <w:sz w:val="8"/>
          <w:szCs w:val="8"/>
          <w:lang w:eastAsia="en-IN"/>
        </w:rPr>
      </w:pPr>
    </w:p>
    <w:p w14:paraId="37E3F673">
      <w:pPr>
        <w:spacing w:after="0" w:line="240" w:lineRule="auto"/>
        <w:rPr>
          <w:rFonts w:ascii="Times New Roman" w:hAnsi="Times New Roman" w:eastAsia="Times New Roman" w:cs="Times New Roman"/>
          <w:sz w:val="8"/>
          <w:szCs w:val="8"/>
          <w:lang w:eastAsia="en-IN"/>
        </w:rPr>
      </w:pPr>
    </w:p>
    <w:p w14:paraId="552EB693">
      <w:pPr>
        <w:spacing w:after="0" w:line="240" w:lineRule="auto"/>
        <w:rPr>
          <w:rFonts w:ascii="Times New Roman" w:hAnsi="Times New Roman" w:eastAsia="Times New Roman" w:cs="Times New Roman"/>
          <w:sz w:val="8"/>
          <w:szCs w:val="8"/>
          <w:lang w:eastAsia="en-IN"/>
        </w:rPr>
      </w:pPr>
    </w:p>
    <w:p w14:paraId="38D83A99">
      <w:pPr>
        <w:spacing w:after="0" w:line="240" w:lineRule="auto"/>
        <w:rPr>
          <w:rFonts w:ascii="Times New Roman" w:hAnsi="Times New Roman" w:eastAsia="Times New Roman" w:cs="Times New Roman"/>
          <w:sz w:val="8"/>
          <w:szCs w:val="8"/>
          <w:lang w:eastAsia="en-IN"/>
        </w:rPr>
      </w:pPr>
    </w:p>
    <w:p w14:paraId="5CC4B7F1">
      <w:pPr>
        <w:spacing w:after="0" w:line="240" w:lineRule="auto"/>
        <w:rPr>
          <w:rFonts w:ascii="Times New Roman" w:hAnsi="Times New Roman" w:eastAsia="Times New Roman" w:cs="Times New Roman"/>
          <w:sz w:val="8"/>
          <w:szCs w:val="8"/>
          <w:lang w:eastAsia="en-IN"/>
        </w:rPr>
      </w:pPr>
    </w:p>
    <w:p w14:paraId="281339D8">
      <w:pPr>
        <w:spacing w:after="0" w:line="240" w:lineRule="auto"/>
        <w:rPr>
          <w:rFonts w:ascii="Times New Roman" w:hAnsi="Times New Roman" w:eastAsia="Times New Roman" w:cs="Times New Roman"/>
          <w:sz w:val="8"/>
          <w:szCs w:val="8"/>
          <w:lang w:eastAsia="en-IN"/>
        </w:rPr>
      </w:pPr>
    </w:p>
    <w:p w14:paraId="6934DE24">
      <w:pPr>
        <w:spacing w:after="0" w:line="240" w:lineRule="auto"/>
        <w:rPr>
          <w:rFonts w:ascii="Times New Roman" w:hAnsi="Times New Roman" w:eastAsia="Times New Roman" w:cs="Times New Roman"/>
          <w:sz w:val="8"/>
          <w:szCs w:val="8"/>
          <w:lang w:eastAsia="en-IN"/>
        </w:rPr>
      </w:pPr>
    </w:p>
    <w:p w14:paraId="365A71CA">
      <w:pPr>
        <w:spacing w:after="0" w:line="240" w:lineRule="auto"/>
        <w:rPr>
          <w:rFonts w:ascii="Times New Roman" w:hAnsi="Times New Roman" w:eastAsia="Times New Roman" w:cs="Times New Roman"/>
          <w:sz w:val="8"/>
          <w:szCs w:val="8"/>
          <w:lang w:eastAsia="en-IN"/>
        </w:rPr>
      </w:pPr>
    </w:p>
    <w:p w14:paraId="1001A4D8">
      <w:pPr>
        <w:spacing w:after="0" w:line="240" w:lineRule="auto"/>
        <w:rPr>
          <w:rFonts w:ascii="Times New Roman" w:hAnsi="Times New Roman" w:eastAsia="Times New Roman" w:cs="Times New Roman"/>
          <w:sz w:val="8"/>
          <w:szCs w:val="8"/>
          <w:lang w:eastAsia="en-IN"/>
        </w:rPr>
      </w:pPr>
    </w:p>
    <w:p w14:paraId="4E0D8E0B">
      <w:pPr>
        <w:spacing w:after="0" w:line="240" w:lineRule="auto"/>
        <w:rPr>
          <w:rFonts w:ascii="Times New Roman" w:hAnsi="Times New Roman" w:eastAsia="Times New Roman" w:cs="Times New Roman"/>
          <w:sz w:val="8"/>
          <w:szCs w:val="8"/>
          <w:lang w:eastAsia="en-IN"/>
        </w:rPr>
      </w:pPr>
    </w:p>
    <w:p w14:paraId="71872CEA">
      <w:pPr>
        <w:spacing w:after="0" w:line="240" w:lineRule="auto"/>
        <w:rPr>
          <w:rFonts w:ascii="Times New Roman" w:hAnsi="Times New Roman" w:eastAsia="Times New Roman" w:cs="Times New Roman"/>
          <w:sz w:val="8"/>
          <w:szCs w:val="8"/>
          <w:lang w:eastAsia="en-IN"/>
        </w:rPr>
      </w:pPr>
    </w:p>
    <w:p w14:paraId="68D29D2D">
      <w:pPr>
        <w:spacing w:after="0" w:line="240" w:lineRule="auto"/>
        <w:rPr>
          <w:rFonts w:ascii="Times New Roman" w:hAnsi="Times New Roman" w:eastAsia="Times New Roman" w:cs="Times New Roman"/>
          <w:sz w:val="8"/>
          <w:szCs w:val="8"/>
          <w:lang w:eastAsia="en-IN"/>
        </w:rPr>
      </w:pPr>
    </w:p>
    <w:p w14:paraId="39C8092C">
      <w:pPr>
        <w:spacing w:after="0" w:line="240" w:lineRule="auto"/>
        <w:rPr>
          <w:rFonts w:ascii="Times New Roman" w:hAnsi="Times New Roman" w:eastAsia="Times New Roman" w:cs="Times New Roman"/>
          <w:sz w:val="8"/>
          <w:szCs w:val="8"/>
          <w:lang w:eastAsia="en-IN"/>
        </w:rPr>
      </w:pPr>
    </w:p>
    <w:p w14:paraId="0762D4E9">
      <w:pPr>
        <w:spacing w:after="0" w:line="240" w:lineRule="auto"/>
        <w:rPr>
          <w:rFonts w:ascii="Times New Roman" w:hAnsi="Times New Roman" w:eastAsia="Times New Roman" w:cs="Times New Roman"/>
          <w:sz w:val="8"/>
          <w:szCs w:val="8"/>
          <w:lang w:eastAsia="en-IN"/>
        </w:rPr>
      </w:pPr>
    </w:p>
    <w:p w14:paraId="2D400620">
      <w:pPr>
        <w:spacing w:after="0" w:line="240" w:lineRule="auto"/>
        <w:rPr>
          <w:rFonts w:ascii="Times New Roman" w:hAnsi="Times New Roman" w:eastAsia="Times New Roman" w:cs="Times New Roman"/>
          <w:sz w:val="8"/>
          <w:szCs w:val="8"/>
          <w:lang w:eastAsia="en-IN"/>
        </w:rPr>
      </w:pPr>
    </w:p>
    <w:p w14:paraId="2430BAAE">
      <w:pPr>
        <w:spacing w:after="0" w:line="240" w:lineRule="auto"/>
        <w:rPr>
          <w:rFonts w:ascii="Times New Roman" w:hAnsi="Times New Roman" w:eastAsia="Times New Roman" w:cs="Times New Roman"/>
          <w:sz w:val="8"/>
          <w:szCs w:val="8"/>
          <w:lang w:eastAsia="en-IN"/>
        </w:rPr>
      </w:pPr>
    </w:p>
    <w:p w14:paraId="48E0BE72">
      <w:pPr>
        <w:spacing w:after="0" w:line="240" w:lineRule="auto"/>
        <w:rPr>
          <w:rFonts w:ascii="Times New Roman" w:hAnsi="Times New Roman" w:eastAsia="Times New Roman" w:cs="Times New Roman"/>
          <w:sz w:val="8"/>
          <w:szCs w:val="8"/>
          <w:lang w:eastAsia="en-IN"/>
        </w:rPr>
      </w:pPr>
    </w:p>
    <w:p w14:paraId="7EA3A3AC">
      <w:pPr>
        <w:spacing w:after="0" w:line="240" w:lineRule="auto"/>
        <w:rPr>
          <w:rFonts w:ascii="Times New Roman" w:hAnsi="Times New Roman" w:eastAsia="Times New Roman" w:cs="Times New Roman"/>
          <w:sz w:val="8"/>
          <w:szCs w:val="8"/>
          <w:lang w:eastAsia="en-IN"/>
        </w:rPr>
      </w:pPr>
    </w:p>
    <w:p w14:paraId="1E2BB8DF">
      <w:pPr>
        <w:spacing w:after="0" w:line="240" w:lineRule="auto"/>
        <w:rPr>
          <w:rFonts w:ascii="Times New Roman" w:hAnsi="Times New Roman" w:eastAsia="Times New Roman" w:cs="Times New Roman"/>
          <w:sz w:val="8"/>
          <w:szCs w:val="8"/>
          <w:lang w:eastAsia="en-IN"/>
        </w:rPr>
      </w:pPr>
    </w:p>
    <w:p w14:paraId="20B99E55">
      <w:pPr>
        <w:spacing w:after="0" w:line="240" w:lineRule="auto"/>
        <w:rPr>
          <w:rFonts w:ascii="Times New Roman" w:hAnsi="Times New Roman" w:eastAsia="Times New Roman" w:cs="Times New Roman"/>
          <w:sz w:val="8"/>
          <w:szCs w:val="8"/>
          <w:lang w:eastAsia="en-IN"/>
        </w:rPr>
      </w:pPr>
    </w:p>
    <w:p w14:paraId="7CF096F4">
      <w:pPr>
        <w:spacing w:after="0" w:line="240" w:lineRule="auto"/>
        <w:rPr>
          <w:rFonts w:ascii="Times New Roman" w:hAnsi="Times New Roman" w:eastAsia="Times New Roman" w:cs="Times New Roman"/>
          <w:sz w:val="8"/>
          <w:szCs w:val="8"/>
          <w:lang w:eastAsia="en-IN"/>
        </w:rPr>
      </w:pPr>
    </w:p>
    <w:p w14:paraId="4EFBBC1D">
      <w:pPr>
        <w:spacing w:after="0" w:line="240" w:lineRule="auto"/>
        <w:rPr>
          <w:rFonts w:ascii="Times New Roman" w:hAnsi="Times New Roman" w:eastAsia="Times New Roman" w:cs="Times New Roman"/>
          <w:sz w:val="8"/>
          <w:szCs w:val="8"/>
          <w:lang w:eastAsia="en-IN"/>
        </w:rPr>
      </w:pPr>
    </w:p>
    <w:p w14:paraId="39A22C66">
      <w:pPr>
        <w:spacing w:after="0" w:line="240" w:lineRule="auto"/>
        <w:rPr>
          <w:rFonts w:ascii="Times New Roman" w:hAnsi="Times New Roman" w:eastAsia="Times New Roman" w:cs="Times New Roman"/>
          <w:sz w:val="8"/>
          <w:szCs w:val="8"/>
          <w:lang w:eastAsia="en-IN"/>
        </w:rPr>
      </w:pPr>
    </w:p>
    <w:p w14:paraId="2F056805">
      <w:pPr>
        <w:spacing w:after="0" w:line="240" w:lineRule="auto"/>
        <w:rPr>
          <w:rFonts w:ascii="Times New Roman" w:hAnsi="Times New Roman" w:eastAsia="Times New Roman" w:cs="Times New Roman"/>
          <w:sz w:val="8"/>
          <w:szCs w:val="8"/>
          <w:lang w:eastAsia="en-IN"/>
        </w:rPr>
      </w:pPr>
    </w:p>
    <w:p w14:paraId="30DFE67F">
      <w:pPr>
        <w:spacing w:after="0" w:line="240" w:lineRule="auto"/>
        <w:rPr>
          <w:rFonts w:ascii="Times New Roman" w:hAnsi="Times New Roman" w:eastAsia="Times New Roman" w:cs="Times New Roman"/>
          <w:sz w:val="8"/>
          <w:szCs w:val="8"/>
          <w:lang w:eastAsia="en-IN"/>
        </w:rPr>
      </w:pPr>
    </w:p>
    <w:p w14:paraId="51FF192D">
      <w:pPr>
        <w:spacing w:after="0" w:line="240" w:lineRule="auto"/>
        <w:rPr>
          <w:rFonts w:ascii="Times New Roman" w:hAnsi="Times New Roman" w:eastAsia="Times New Roman" w:cs="Times New Roman"/>
          <w:sz w:val="8"/>
          <w:szCs w:val="8"/>
          <w:lang w:eastAsia="en-IN"/>
        </w:rPr>
      </w:pPr>
    </w:p>
    <w:p w14:paraId="490A3153">
      <w:pPr>
        <w:spacing w:after="0" w:line="240" w:lineRule="auto"/>
        <w:rPr>
          <w:rFonts w:ascii="Times New Roman" w:hAnsi="Times New Roman" w:eastAsia="Times New Roman" w:cs="Times New Roman"/>
          <w:sz w:val="8"/>
          <w:szCs w:val="8"/>
          <w:lang w:eastAsia="en-IN"/>
        </w:rPr>
      </w:pPr>
    </w:p>
    <w:p w14:paraId="43FC3DA8">
      <w:pPr>
        <w:spacing w:after="0" w:line="240" w:lineRule="auto"/>
        <w:rPr>
          <w:rFonts w:ascii="Times New Roman" w:hAnsi="Times New Roman" w:eastAsia="Times New Roman" w:cs="Times New Roman"/>
          <w:sz w:val="8"/>
          <w:szCs w:val="8"/>
          <w:lang w:eastAsia="en-IN"/>
        </w:rPr>
      </w:pPr>
    </w:p>
    <w:p w14:paraId="393CFFE5">
      <w:pPr>
        <w:spacing w:after="0" w:line="240" w:lineRule="auto"/>
        <w:rPr>
          <w:rFonts w:ascii="Times New Roman" w:hAnsi="Times New Roman" w:eastAsia="Times New Roman" w:cs="Times New Roman"/>
          <w:sz w:val="8"/>
          <w:szCs w:val="8"/>
          <w:lang w:eastAsia="en-IN"/>
        </w:rPr>
      </w:pPr>
    </w:p>
    <w:p w14:paraId="18054A3D">
      <w:pPr>
        <w:spacing w:after="0" w:line="240" w:lineRule="auto"/>
        <w:rPr>
          <w:rFonts w:ascii="Times New Roman" w:hAnsi="Times New Roman" w:eastAsia="Times New Roman" w:cs="Times New Roman"/>
          <w:sz w:val="8"/>
          <w:szCs w:val="8"/>
          <w:lang w:eastAsia="en-IN"/>
        </w:rPr>
      </w:pPr>
    </w:p>
    <w:p w14:paraId="2DDBD9EF">
      <w:pPr>
        <w:spacing w:after="0" w:line="240" w:lineRule="auto"/>
        <w:rPr>
          <w:rFonts w:ascii="Times New Roman" w:hAnsi="Times New Roman" w:eastAsia="Times New Roman" w:cs="Times New Roman"/>
          <w:sz w:val="8"/>
          <w:szCs w:val="8"/>
          <w:lang w:eastAsia="en-IN"/>
        </w:rPr>
      </w:pPr>
    </w:p>
    <w:p w14:paraId="39FB57F6">
      <w:pPr>
        <w:spacing w:after="0" w:line="240" w:lineRule="auto"/>
        <w:rPr>
          <w:rFonts w:ascii="Times New Roman" w:hAnsi="Times New Roman" w:eastAsia="Times New Roman" w:cs="Times New Roman"/>
          <w:sz w:val="8"/>
          <w:szCs w:val="8"/>
          <w:lang w:eastAsia="en-IN"/>
        </w:rPr>
      </w:pPr>
    </w:p>
    <w:p w14:paraId="6F3CCD12">
      <w:pPr>
        <w:spacing w:after="0" w:line="240" w:lineRule="auto"/>
        <w:rPr>
          <w:rFonts w:ascii="Times New Roman" w:hAnsi="Times New Roman" w:eastAsia="Times New Roman" w:cs="Times New Roman"/>
          <w:sz w:val="8"/>
          <w:szCs w:val="8"/>
          <w:lang w:eastAsia="en-IN"/>
        </w:rPr>
      </w:pPr>
    </w:p>
    <w:p w14:paraId="5DF0E7B5">
      <w:pPr>
        <w:spacing w:after="0" w:line="240" w:lineRule="auto"/>
        <w:rPr>
          <w:rFonts w:ascii="Times New Roman" w:hAnsi="Times New Roman" w:eastAsia="Times New Roman" w:cs="Times New Roman"/>
          <w:sz w:val="8"/>
          <w:szCs w:val="8"/>
          <w:lang w:eastAsia="en-IN"/>
        </w:rPr>
      </w:pPr>
    </w:p>
    <w:p w14:paraId="4F85559A">
      <w:pPr>
        <w:spacing w:after="0" w:line="240" w:lineRule="auto"/>
        <w:rPr>
          <w:rFonts w:ascii="Times New Roman" w:hAnsi="Times New Roman" w:eastAsia="Times New Roman" w:cs="Times New Roman"/>
          <w:sz w:val="8"/>
          <w:szCs w:val="8"/>
          <w:lang w:eastAsia="en-IN"/>
        </w:rPr>
      </w:pPr>
    </w:p>
    <w:p w14:paraId="6A24258A">
      <w:pPr>
        <w:spacing w:after="0" w:line="240" w:lineRule="auto"/>
        <w:rPr>
          <w:rFonts w:ascii="Times New Roman" w:hAnsi="Times New Roman" w:eastAsia="Times New Roman" w:cs="Times New Roman"/>
          <w:sz w:val="8"/>
          <w:szCs w:val="8"/>
          <w:lang w:eastAsia="en-IN"/>
        </w:rPr>
      </w:pPr>
    </w:p>
    <w:p w14:paraId="088DC726">
      <w:pPr>
        <w:spacing w:after="0" w:line="240" w:lineRule="auto"/>
        <w:rPr>
          <w:rFonts w:ascii="Times New Roman" w:hAnsi="Times New Roman" w:eastAsia="Times New Roman" w:cs="Times New Roman"/>
          <w:sz w:val="8"/>
          <w:szCs w:val="8"/>
          <w:lang w:eastAsia="en-IN"/>
        </w:rPr>
      </w:pPr>
    </w:p>
    <w:p w14:paraId="4689A867">
      <w:pPr>
        <w:spacing w:after="0" w:line="240" w:lineRule="auto"/>
        <w:rPr>
          <w:rFonts w:ascii="Times New Roman" w:hAnsi="Times New Roman" w:eastAsia="Times New Roman" w:cs="Times New Roman"/>
          <w:sz w:val="8"/>
          <w:szCs w:val="8"/>
          <w:lang w:eastAsia="en-IN"/>
        </w:rPr>
      </w:pPr>
    </w:p>
    <w:p w14:paraId="6A3257C8">
      <w:pPr>
        <w:spacing w:after="0" w:line="240" w:lineRule="auto"/>
        <w:rPr>
          <w:rFonts w:ascii="Times New Roman" w:hAnsi="Times New Roman" w:eastAsia="Times New Roman" w:cs="Times New Roman"/>
          <w:sz w:val="8"/>
          <w:szCs w:val="8"/>
          <w:lang w:eastAsia="en-IN"/>
        </w:rPr>
      </w:pPr>
    </w:p>
    <w:p w14:paraId="08400850">
      <w:pPr>
        <w:spacing w:after="0" w:line="240" w:lineRule="auto"/>
        <w:rPr>
          <w:rFonts w:ascii="Times New Roman" w:hAnsi="Times New Roman" w:eastAsia="Times New Roman" w:cs="Times New Roman"/>
          <w:sz w:val="8"/>
          <w:szCs w:val="8"/>
          <w:lang w:eastAsia="en-IN"/>
        </w:rPr>
      </w:pPr>
    </w:p>
    <w:p w14:paraId="36C61477">
      <w:pPr>
        <w:spacing w:after="0" w:line="240" w:lineRule="auto"/>
        <w:rPr>
          <w:rFonts w:ascii="Times New Roman" w:hAnsi="Times New Roman" w:eastAsia="Times New Roman" w:cs="Times New Roman"/>
          <w:sz w:val="8"/>
          <w:szCs w:val="8"/>
          <w:lang w:eastAsia="en-IN"/>
        </w:rPr>
      </w:pPr>
    </w:p>
    <w:p w14:paraId="02AE1E00">
      <w:pPr>
        <w:spacing w:after="0" w:line="240" w:lineRule="auto"/>
        <w:rPr>
          <w:rFonts w:ascii="Times New Roman" w:hAnsi="Times New Roman" w:eastAsia="Times New Roman" w:cs="Times New Roman"/>
          <w:sz w:val="8"/>
          <w:szCs w:val="8"/>
          <w:lang w:eastAsia="en-IN"/>
        </w:rPr>
      </w:pPr>
    </w:p>
    <w:p w14:paraId="7C6701F4">
      <w:pPr>
        <w:spacing w:after="0" w:line="240" w:lineRule="auto"/>
        <w:rPr>
          <w:rFonts w:ascii="Times New Roman" w:hAnsi="Times New Roman" w:eastAsia="Times New Roman" w:cs="Times New Roman"/>
          <w:sz w:val="8"/>
          <w:szCs w:val="8"/>
          <w:lang w:eastAsia="en-IN"/>
        </w:rPr>
      </w:pPr>
    </w:p>
    <w:p w14:paraId="16C2E8FA">
      <w:pPr>
        <w:spacing w:after="0" w:line="240" w:lineRule="auto"/>
        <w:rPr>
          <w:rFonts w:ascii="Times New Roman" w:hAnsi="Times New Roman" w:eastAsia="Times New Roman" w:cs="Times New Roman"/>
          <w:sz w:val="8"/>
          <w:szCs w:val="8"/>
          <w:lang w:eastAsia="en-IN"/>
        </w:rPr>
      </w:pPr>
    </w:p>
    <w:p w14:paraId="4E7071B2">
      <w:pPr>
        <w:spacing w:after="0" w:line="240" w:lineRule="auto"/>
        <w:rPr>
          <w:rFonts w:ascii="Times New Roman" w:hAnsi="Times New Roman" w:eastAsia="Times New Roman" w:cs="Times New Roman"/>
          <w:sz w:val="8"/>
          <w:szCs w:val="8"/>
          <w:lang w:eastAsia="en-IN"/>
        </w:rPr>
      </w:pPr>
    </w:p>
    <w:p w14:paraId="22E70974">
      <w:pPr>
        <w:spacing w:after="0" w:line="240" w:lineRule="auto"/>
        <w:rPr>
          <w:rFonts w:ascii="Times New Roman" w:hAnsi="Times New Roman" w:eastAsia="Times New Roman" w:cs="Times New Roman"/>
          <w:sz w:val="8"/>
          <w:szCs w:val="8"/>
          <w:lang w:eastAsia="en-IN"/>
        </w:rPr>
      </w:pPr>
    </w:p>
    <w:p w14:paraId="14626ACE">
      <w:pPr>
        <w:spacing w:after="0" w:line="240" w:lineRule="auto"/>
        <w:rPr>
          <w:rFonts w:ascii="Times New Roman" w:hAnsi="Times New Roman" w:eastAsia="Times New Roman" w:cs="Times New Roman"/>
          <w:sz w:val="8"/>
          <w:szCs w:val="8"/>
          <w:lang w:eastAsia="en-IN"/>
        </w:rPr>
      </w:pPr>
    </w:p>
    <w:p w14:paraId="1EA81523">
      <w:pPr>
        <w:spacing w:after="0" w:line="240" w:lineRule="auto"/>
        <w:jc w:val="both"/>
        <w:rPr>
          <w:rFonts w:ascii="Times New Roman" w:hAnsi="Times New Roman" w:eastAsia="Times New Roman" w:cs="Times New Roman"/>
          <w:b/>
          <w:bCs/>
          <w:sz w:val="32"/>
          <w:szCs w:val="32"/>
          <w:lang w:eastAsia="en-IN"/>
        </w:rPr>
      </w:pPr>
      <w:r>
        <w:rPr>
          <w:rFonts w:ascii="Times New Roman" w:hAnsi="Times New Roman" w:eastAsia="Times New Roman" w:cs="Times New Roman"/>
          <w:b/>
          <w:bCs/>
          <w:sz w:val="32"/>
          <w:szCs w:val="32"/>
          <w:lang w:eastAsia="en-IN"/>
        </w:rPr>
        <w:t>Security Requirements</w:t>
      </w:r>
      <w:r>
        <w:rPr>
          <w:rFonts w:ascii="Times New Roman" w:hAnsi="Times New Roman" w:eastAsia="Times New Roman" w:cs="Times New Roman"/>
          <w:b/>
          <w:bCs/>
          <w:sz w:val="32"/>
          <w:szCs w:val="32"/>
          <w:lang w:eastAsia="en-IN"/>
        </w:rPr>
        <w:br w:type="textWrapping"/>
      </w:r>
    </w:p>
    <w:p w14:paraId="313FB150">
      <w:pPr>
        <w:spacing w:after="0" w:line="240" w:lineRule="auto"/>
        <w:rPr>
          <w:rFonts w:ascii="Times New Roman" w:hAnsi="Times New Roman" w:eastAsia="Times New Roman" w:cs="Times New Roman"/>
          <w:sz w:val="8"/>
          <w:szCs w:val="8"/>
          <w:lang w:eastAsia="en-IN"/>
        </w:rPr>
      </w:pPr>
    </w:p>
    <w:p w14:paraId="73821C7B">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Authentication: Secure user authentication using industry-standard protocols (e.g., JWT, OAuth2).</w:t>
      </w:r>
    </w:p>
    <w:p w14:paraId="618B9364">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Authorization: Robust role-based access control (RBAC) to ensure users only access authorized functionalities and data.</w:t>
      </w:r>
    </w:p>
    <w:p w14:paraId="42A25525">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Data Encryption: All sensitive data (e.g., passwords, personal information) must be encrypted both in transit (SSL/TLS)</w:t>
      </w:r>
    </w:p>
    <w:p w14:paraId="68A942E8">
      <w:pPr>
        <w:pStyle w:val="34"/>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and at rest (database encryption).</w:t>
      </w:r>
    </w:p>
    <w:p w14:paraId="4078AFA6">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Input Validation: Comprehensive input validation to prevent common web vulnerabilities (e.g., SQL injection, XSS).</w:t>
      </w:r>
    </w:p>
    <w:p w14:paraId="70F74653">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Privacy Compliance: Adherence to relevant data privacy regulations (e.g., GDPR, CCPA) for user data handling and consent.</w:t>
      </w:r>
    </w:p>
    <w:p w14:paraId="5951C1E1">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Audit Trails: Logging of critical system actions for security monitoring and incident response.</w:t>
      </w:r>
    </w:p>
    <w:p w14:paraId="3087CBF3">
      <w:pPr>
        <w:spacing w:after="0" w:line="240" w:lineRule="auto"/>
        <w:rPr>
          <w:rFonts w:ascii="Times New Roman" w:hAnsi="Times New Roman" w:eastAsia="Times New Roman" w:cs="Times New Roman"/>
          <w:sz w:val="28"/>
          <w:szCs w:val="28"/>
          <w:lang w:eastAsia="en-IN"/>
        </w:rPr>
      </w:pPr>
    </w:p>
    <w:p w14:paraId="64A802BD">
      <w:pPr>
        <w:spacing w:after="0" w:line="240" w:lineRule="auto"/>
        <w:rPr>
          <w:rFonts w:ascii="Times New Roman" w:hAnsi="Times New Roman" w:eastAsia="Times New Roman" w:cs="Times New Roman"/>
          <w:sz w:val="8"/>
          <w:szCs w:val="8"/>
          <w:lang w:eastAsia="en-IN"/>
        </w:rPr>
      </w:pPr>
    </w:p>
    <w:p w14:paraId="1C7E0838">
      <w:pPr>
        <w:spacing w:after="0" w:line="240" w:lineRule="auto"/>
        <w:rPr>
          <w:rFonts w:ascii="Times New Roman" w:hAnsi="Times New Roman" w:eastAsia="Times New Roman" w:cs="Times New Roman"/>
          <w:sz w:val="8"/>
          <w:szCs w:val="8"/>
          <w:lang w:eastAsia="en-IN"/>
        </w:rPr>
      </w:pPr>
    </w:p>
    <w:p w14:paraId="2A0E13FA">
      <w:pPr>
        <w:spacing w:after="0" w:line="240" w:lineRule="auto"/>
        <w:rPr>
          <w:rFonts w:ascii="Times New Roman" w:hAnsi="Times New Roman" w:eastAsia="Times New Roman" w:cs="Times New Roman"/>
          <w:kern w:val="0"/>
          <w:sz w:val="8"/>
          <w:szCs w:val="8"/>
          <w:lang w:eastAsia="en-IN"/>
          <w14:ligatures w14:val="none"/>
        </w:rPr>
      </w:pPr>
    </w:p>
    <w:p w14:paraId="79212A2B">
      <w:pPr>
        <w:spacing w:after="0" w:line="240" w:lineRule="auto"/>
        <w:rPr>
          <w:rFonts w:ascii="Times New Roman" w:hAnsi="Times New Roman" w:eastAsia="Times New Roman" w:cs="Times New Roman"/>
          <w:kern w:val="0"/>
          <w:sz w:val="8"/>
          <w:szCs w:val="8"/>
          <w:lang w:eastAsia="en-IN"/>
          <w14:ligatures w14:val="none"/>
        </w:rPr>
      </w:pPr>
    </w:p>
    <w:p w14:paraId="085BB759">
      <w:pPr>
        <w:spacing w:after="0" w:line="240" w:lineRule="auto"/>
        <w:rPr>
          <w:rFonts w:ascii="Times New Roman" w:hAnsi="Times New Roman" w:eastAsia="Times New Roman" w:cs="Times New Roman"/>
          <w:kern w:val="0"/>
          <w:sz w:val="8"/>
          <w:szCs w:val="8"/>
          <w:lang w:eastAsia="en-IN"/>
          <w14:ligatures w14:val="none"/>
        </w:rPr>
      </w:pPr>
    </w:p>
    <w:p w14:paraId="41959165">
      <w:pPr>
        <w:spacing w:after="0" w:line="240" w:lineRule="auto"/>
        <w:rPr>
          <w:rFonts w:ascii="Times New Roman" w:hAnsi="Times New Roman" w:eastAsia="Times New Roman" w:cs="Times New Roman"/>
          <w:kern w:val="0"/>
          <w:sz w:val="8"/>
          <w:szCs w:val="8"/>
          <w:lang w:eastAsia="en-IN"/>
          <w14:ligatures w14:val="none"/>
        </w:rPr>
      </w:pPr>
    </w:p>
    <w:p w14:paraId="21F7B525">
      <w:pPr>
        <w:spacing w:after="0" w:line="240" w:lineRule="auto"/>
        <w:rPr>
          <w:rFonts w:ascii="Times New Roman" w:hAnsi="Times New Roman" w:eastAsia="Times New Roman" w:cs="Times New Roman"/>
          <w:kern w:val="0"/>
          <w:sz w:val="8"/>
          <w:szCs w:val="8"/>
          <w:lang w:eastAsia="en-IN"/>
          <w14:ligatures w14:val="none"/>
        </w:rPr>
      </w:pPr>
    </w:p>
    <w:p w14:paraId="36ED2409">
      <w:pPr>
        <w:spacing w:after="0" w:line="240" w:lineRule="auto"/>
        <w:rPr>
          <w:rFonts w:ascii="Times New Roman" w:hAnsi="Times New Roman" w:eastAsia="Times New Roman" w:cs="Times New Roman"/>
          <w:kern w:val="0"/>
          <w:sz w:val="8"/>
          <w:szCs w:val="8"/>
          <w:lang w:eastAsia="en-IN"/>
          <w14:ligatures w14:val="none"/>
        </w:rPr>
      </w:pPr>
    </w:p>
    <w:p w14:paraId="428C2DB5">
      <w:pPr>
        <w:spacing w:after="0" w:line="240" w:lineRule="auto"/>
        <w:rPr>
          <w:rFonts w:ascii="Times New Roman" w:hAnsi="Times New Roman" w:eastAsia="Times New Roman" w:cs="Times New Roman"/>
          <w:kern w:val="0"/>
          <w:sz w:val="8"/>
          <w:szCs w:val="8"/>
          <w:lang w:eastAsia="en-IN"/>
          <w14:ligatures w14:val="none"/>
        </w:rPr>
      </w:pPr>
    </w:p>
    <w:p w14:paraId="16C25AB0">
      <w:pPr>
        <w:spacing w:after="0" w:line="240" w:lineRule="auto"/>
        <w:rPr>
          <w:rFonts w:ascii="Times New Roman" w:hAnsi="Times New Roman" w:eastAsia="Times New Roman" w:cs="Times New Roman"/>
          <w:kern w:val="0"/>
          <w:sz w:val="8"/>
          <w:szCs w:val="8"/>
          <w:lang w:eastAsia="en-IN"/>
          <w14:ligatures w14:val="none"/>
        </w:rPr>
      </w:pPr>
    </w:p>
    <w:p w14:paraId="391DD4ED">
      <w:pPr>
        <w:spacing w:after="0" w:line="240" w:lineRule="auto"/>
        <w:rPr>
          <w:rFonts w:ascii="Times New Roman" w:hAnsi="Times New Roman" w:eastAsia="Times New Roman" w:cs="Times New Roman"/>
          <w:kern w:val="0"/>
          <w:sz w:val="8"/>
          <w:szCs w:val="8"/>
          <w:lang w:eastAsia="en-IN"/>
          <w14:ligatures w14:val="none"/>
        </w:rPr>
      </w:pPr>
    </w:p>
    <w:p w14:paraId="487E4A69">
      <w:pPr>
        <w:rPr>
          <w:rFonts w:ascii="Times New Roman" w:hAnsi="Times New Roman" w:eastAsia="Times New Roman" w:cs="Times New Roman"/>
          <w:kern w:val="0"/>
          <w:sz w:val="8"/>
          <w:szCs w:val="8"/>
          <w:lang w:eastAsia="en-IN"/>
          <w14:ligatures w14:val="none"/>
        </w:rPr>
      </w:pPr>
      <w:r>
        <w:rPr>
          <w:rFonts w:ascii="Times New Roman" w:hAnsi="Times New Roman" w:eastAsia="Times New Roman" w:cs="Times New Roman"/>
          <w:kern w:val="0"/>
          <w:sz w:val="8"/>
          <w:szCs w:val="8"/>
          <w:lang w:eastAsia="en-IN"/>
          <w14:ligatures w14:val="none"/>
        </w:rPr>
        <w:br w:type="page"/>
      </w:r>
    </w:p>
    <w:p w14:paraId="2FF96E78">
      <w:pPr>
        <w:spacing w:after="0" w:line="240" w:lineRule="auto"/>
        <w:jc w:val="both"/>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System Design</w:t>
      </w:r>
      <w:r>
        <w:rPr>
          <w:rFonts w:ascii="Times New Roman" w:hAnsi="Times New Roman" w:eastAsia="Times New Roman" w:cs="Times New Roman"/>
          <w:b/>
          <w:bCs/>
          <w:kern w:val="0"/>
          <w:sz w:val="32"/>
          <w:szCs w:val="32"/>
          <w:lang w:eastAsia="en-IN"/>
          <w14:ligatures w14:val="none"/>
        </w:rPr>
        <w:br w:type="textWrapping"/>
      </w:r>
    </w:p>
    <w:p w14:paraId="0F0FC0A5">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Design Constraints</w:t>
      </w:r>
    </w:p>
    <w:p w14:paraId="6A5E459E">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Budget: Development and operational costs must remain within a defined budget.</w:t>
      </w:r>
    </w:p>
    <w:p w14:paraId="3DA1A9C5">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Timeline: Project completion within a specified timeframe (e.g., 6-9 months for initial MVP).</w:t>
      </w:r>
    </w:p>
    <w:p w14:paraId="7DFACF91">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Technology Stack: Adherence to a modern, scalable, and maintainable technology stack (e.g., Python/Django for backend, React for frontend).</w:t>
      </w:r>
    </w:p>
    <w:p w14:paraId="19F9E830">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Scalability: Design must accommodate future growth in user base and data volume.</w:t>
      </w:r>
    </w:p>
    <w:p w14:paraId="234D2C51">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Security: Design must inherently incorporate security best practices from the ground up.</w:t>
      </w:r>
    </w:p>
    <w:p w14:paraId="62A9DFB6">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Maintainability: Codebase must be clean, modular, and well-documented for future enhancements and bug fixes.</w:t>
      </w:r>
    </w:p>
    <w:p w14:paraId="29F8437A">
      <w:pPr>
        <w:pStyle w:val="34"/>
        <w:spacing w:after="0" w:line="240" w:lineRule="auto"/>
        <w:rPr>
          <w:rFonts w:ascii="Times New Roman" w:hAnsi="Times New Roman" w:eastAsia="Times New Roman" w:cs="Times New Roman"/>
          <w:kern w:val="0"/>
          <w:sz w:val="28"/>
          <w:szCs w:val="28"/>
          <w:lang w:eastAsia="en-IN"/>
          <w14:ligatures w14:val="none"/>
        </w:rPr>
      </w:pPr>
    </w:p>
    <w:p w14:paraId="34416A8D">
      <w:pPr>
        <w:pStyle w:val="34"/>
        <w:spacing w:after="0" w:line="240" w:lineRule="auto"/>
        <w:rPr>
          <w:rFonts w:ascii="Times New Roman" w:hAnsi="Times New Roman" w:eastAsia="Times New Roman" w:cs="Times New Roman"/>
          <w:kern w:val="0"/>
          <w:sz w:val="28"/>
          <w:szCs w:val="28"/>
          <w:lang w:eastAsia="en-IN"/>
          <w14:ligatures w14:val="none"/>
        </w:rPr>
      </w:pPr>
    </w:p>
    <w:p w14:paraId="4CA164C9">
      <w:pPr>
        <w:pStyle w:val="34"/>
        <w:spacing w:after="0" w:line="240" w:lineRule="auto"/>
        <w:rPr>
          <w:rFonts w:ascii="Times New Roman" w:hAnsi="Times New Roman" w:eastAsia="Times New Roman" w:cs="Times New Roman"/>
          <w:kern w:val="0"/>
          <w:sz w:val="28"/>
          <w:szCs w:val="28"/>
          <w:lang w:eastAsia="en-IN"/>
          <w14:ligatures w14:val="none"/>
        </w:rPr>
      </w:pPr>
    </w:p>
    <w:p w14:paraId="66A44A62">
      <w:pPr>
        <w:pStyle w:val="34"/>
        <w:spacing w:after="0" w:line="240" w:lineRule="auto"/>
        <w:rPr>
          <w:rFonts w:ascii="Times New Roman" w:hAnsi="Times New Roman" w:eastAsia="Times New Roman" w:cs="Times New Roman"/>
          <w:kern w:val="0"/>
          <w:sz w:val="28"/>
          <w:szCs w:val="28"/>
          <w:lang w:eastAsia="en-IN"/>
          <w14:ligatures w14:val="none"/>
        </w:rPr>
      </w:pPr>
    </w:p>
    <w:p w14:paraId="47C689DC">
      <w:pPr>
        <w:pStyle w:val="34"/>
        <w:spacing w:after="0" w:line="240" w:lineRule="auto"/>
        <w:rPr>
          <w:rFonts w:ascii="Times New Roman" w:hAnsi="Times New Roman" w:eastAsia="Times New Roman" w:cs="Times New Roman"/>
          <w:kern w:val="0"/>
          <w:sz w:val="28"/>
          <w:szCs w:val="28"/>
          <w:lang w:eastAsia="en-IN"/>
          <w14:ligatures w14:val="none"/>
        </w:rPr>
      </w:pPr>
    </w:p>
    <w:p w14:paraId="26A3AB38">
      <w:pPr>
        <w:pStyle w:val="34"/>
        <w:spacing w:after="0" w:line="240" w:lineRule="auto"/>
        <w:rPr>
          <w:rFonts w:ascii="Times New Roman" w:hAnsi="Times New Roman" w:eastAsia="Times New Roman" w:cs="Times New Roman"/>
          <w:kern w:val="0"/>
          <w:sz w:val="28"/>
          <w:szCs w:val="28"/>
          <w:lang w:eastAsia="en-IN"/>
          <w14:ligatures w14:val="none"/>
        </w:rPr>
      </w:pPr>
    </w:p>
    <w:p w14:paraId="6FEC4534">
      <w:pPr>
        <w:pStyle w:val="34"/>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p>
    <w:p w14:paraId="5627CF21">
      <w:pPr>
        <w:pStyle w:val="34"/>
        <w:spacing w:after="0" w:line="240" w:lineRule="auto"/>
        <w:rPr>
          <w:rFonts w:ascii="Times New Roman" w:hAnsi="Times New Roman" w:eastAsia="Times New Roman" w:cs="Times New Roman"/>
          <w:kern w:val="0"/>
          <w:sz w:val="28"/>
          <w:szCs w:val="28"/>
          <w:lang w:eastAsia="en-IN"/>
          <w14:ligatures w14:val="none"/>
        </w:rPr>
      </w:pPr>
    </w:p>
    <w:p w14:paraId="50420CEA">
      <w:pPr>
        <w:pStyle w:val="34"/>
        <w:spacing w:after="0" w:line="240" w:lineRule="auto"/>
        <w:rPr>
          <w:rFonts w:ascii="Times New Roman" w:hAnsi="Times New Roman" w:eastAsia="Times New Roman" w:cs="Times New Roman"/>
          <w:kern w:val="0"/>
          <w:sz w:val="28"/>
          <w:szCs w:val="28"/>
          <w:lang w:eastAsia="en-IN"/>
          <w14:ligatures w14:val="none"/>
        </w:rPr>
      </w:pPr>
    </w:p>
    <w:p w14:paraId="10F64461">
      <w:pPr>
        <w:pStyle w:val="34"/>
        <w:jc w:val="both"/>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User Interfaces</w:t>
      </w:r>
      <w:r>
        <w:rPr>
          <w:rFonts w:ascii="Times New Roman" w:hAnsi="Times New Roman" w:eastAsia="Times New Roman" w:cs="Times New Roman"/>
          <w:b/>
          <w:bCs/>
          <w:kern w:val="0"/>
          <w:sz w:val="32"/>
          <w:szCs w:val="32"/>
          <w:lang w:eastAsia="en-IN"/>
          <w14:ligatures w14:val="none"/>
        </w:rPr>
        <w:br w:type="textWrapping"/>
      </w:r>
    </w:p>
    <w:p w14:paraId="52A9E8C5">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The user interfaces for ConnectLocal will be designed with a strong emphasis on intuitiveness, responsiveness, and consistency.</w:t>
      </w:r>
    </w:p>
    <w:p w14:paraId="5B53BBDC">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Intuitive Navigation: Clear and logical navigation paths will guide users effortlessly through the platform, minimizing learning curves.</w:t>
      </w:r>
    </w:p>
    <w:p w14:paraId="365ACF26">
      <w:pPr>
        <w:pStyle w:val="34"/>
        <w:numPr>
          <w:ilvl w:val="0"/>
          <w:numId w:val="5"/>
        </w:numPr>
        <w:jc w:val="both"/>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Responsive Design: The UI will dynamically adapt to various screen sizes (desktop, tablet, mobile) using a mobile-first approach, ensuring optimal usability</w:t>
      </w:r>
    </w:p>
    <w:p w14:paraId="54C9B1AE">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across all devices.</w:t>
      </w:r>
    </w:p>
    <w:p w14:paraId="58B247FC">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Consistent Experience: A unified design language, including consistent typography, color palettes, and component styling, will be applied across the entire</w:t>
      </w:r>
    </w:p>
    <w:p w14:paraId="4A807E57">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platform for a cohesive user experience.</w:t>
      </w:r>
    </w:p>
    <w:p w14:paraId="3E7BA9BF">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Accessibility: Adherence to WCAG (Web Content Accessibility Guidelines) will ensure the platform is usable by individuals with disabilities, incorporating</w:t>
      </w:r>
    </w:p>
    <w:p w14:paraId="292BCB92">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features like keyboard navigation, proper color contrast, and screen reader compatibility.</w:t>
      </w:r>
    </w:p>
    <w:p w14:paraId="102D68F3">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Visual Appeal: A clean, modern, and engaging aesthetic will be employed to enhance user satisfaction and encourage prolonged engagement.</w:t>
      </w:r>
    </w:p>
    <w:p w14:paraId="391FDBA3">
      <w:pPr>
        <w:spacing w:after="0" w:line="240" w:lineRule="auto"/>
        <w:rPr>
          <w:rFonts w:ascii="Times New Roman" w:hAnsi="Times New Roman" w:eastAsia="Times New Roman" w:cs="Times New Roman"/>
          <w:kern w:val="0"/>
          <w:sz w:val="28"/>
          <w:szCs w:val="28"/>
          <w:lang w:eastAsia="en-IN"/>
          <w14:ligatures w14:val="none"/>
        </w:rPr>
      </w:pPr>
    </w:p>
    <w:p w14:paraId="3D646999">
      <w:pPr>
        <w:spacing w:after="0" w:line="240" w:lineRule="auto"/>
        <w:jc w:val="center"/>
        <w:rPr>
          <w:rFonts w:hint="default" w:ascii="Times New Roman" w:hAnsi="Times New Roman" w:eastAsia="Times New Roman" w:cs="Times New Roman"/>
          <w:b/>
          <w:bCs/>
          <w:kern w:val="0"/>
          <w:sz w:val="32"/>
          <w:szCs w:val="32"/>
          <w:lang w:val="en-US" w:eastAsia="en-IN"/>
          <w14:ligatures w14:val="none"/>
        </w:rPr>
      </w:pP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b/>
          <w:bCs/>
          <w:sz w:val="32"/>
          <w:szCs w:val="32"/>
        </w:rPr>
        <mc:AlternateContent>
          <mc:Choice Requires="wps">
            <w:drawing>
              <wp:anchor distT="0" distB="0" distL="114300" distR="114300" simplePos="0" relativeHeight="251664384" behindDoc="0" locked="0" layoutInCell="1" allowOverlap="1">
                <wp:simplePos x="0" y="0"/>
                <wp:positionH relativeFrom="margin">
                  <wp:posOffset>1348105</wp:posOffset>
                </wp:positionH>
                <wp:positionV relativeFrom="paragraph">
                  <wp:posOffset>751840</wp:posOffset>
                </wp:positionV>
                <wp:extent cx="4191000" cy="7486650"/>
                <wp:effectExtent l="0" t="0" r="0" b="11430"/>
                <wp:wrapNone/>
                <wp:docPr id="608377551" name="Freeform 8"/>
                <wp:cNvGraphicFramePr/>
                <a:graphic xmlns:a="http://schemas.openxmlformats.org/drawingml/2006/main">
                  <a:graphicData uri="http://schemas.microsoft.com/office/word/2010/wordprocessingShape">
                    <wps:wsp>
                      <wps:cNvSpPr/>
                      <wps:spPr>
                        <a:xfrm>
                          <a:off x="0" y="0"/>
                          <a:ext cx="4191000" cy="7486650"/>
                        </a:xfrm>
                        <a:custGeom>
                          <a:avLst/>
                          <a:gdLst/>
                          <a:ahLst/>
                          <a:cxnLst/>
                          <a:rect l="l" t="t" r="r" b="b"/>
                          <a:pathLst>
                            <a:path w="5402953" h="10287000">
                              <a:moveTo>
                                <a:pt x="0" y="0"/>
                              </a:moveTo>
                              <a:lnTo>
                                <a:pt x="5402953" y="0"/>
                              </a:lnTo>
                              <a:lnTo>
                                <a:pt x="5402953" y="10287000"/>
                              </a:lnTo>
                              <a:lnTo>
                                <a:pt x="0" y="10287000"/>
                              </a:lnTo>
                              <a:lnTo>
                                <a:pt x="0" y="0"/>
                              </a:lnTo>
                              <a:close/>
                            </a:path>
                          </a:pathLst>
                        </a:custGeom>
                        <a:blipFill>
                          <a:blip r:embed="rId10"/>
                          <a:stretch>
                            <a:fillRect t="-3747"/>
                          </a:stretch>
                        </a:blipFill>
                      </wps:spPr>
                      <wps:bodyPr/>
                    </wps:wsp>
                  </a:graphicData>
                </a:graphic>
              </wp:anchor>
            </w:drawing>
          </mc:Choice>
          <mc:Fallback>
            <w:pict>
              <v:shape id="Freeform 8" o:spid="_x0000_s1026" o:spt="100" style="position:absolute;left:0pt;margin-left:106.15pt;margin-top:59.2pt;height:589.5pt;width:330pt;mso-position-horizontal-relative:margin;z-index:251664384;mso-width-relative:page;mso-height-relative:page;" filled="t" stroked="f" coordsize="5402953,10287000" o:gfxdata="UEsDBAoAAAAAAIdO4kAAAAAAAAAAAAAAAAAEAAAAZHJzL1BLAwQUAAAACACHTuJAjDmdUNoAAAAM&#10;AQAADwAAAGRycy9kb3ducmV2LnhtbE2PwU7DMBBE70j8g7VI3KiTNCJpGqcHJMQFaCk9cHTjbRI1&#10;Xkexmxa+nu0JjjvzNDtTri62FxOOvnOkIJ5FIJBqZzpqFOw+nx9yED5oMrp3hAq+0cOqur0pdWHc&#10;mT5w2oZGcAj5QitoQxgKKX3dotV+5gYk9g5utDrwOTbSjPrM4baXSRQ9Sqs74g+tHvCpxfq4PVkF&#10;6dc6ef85vmZzXKdTvtuYlze/UOr+Lo6WIAJewh8M1/pcHSrutHcnMl70CpI4mTPKRpynIJjIs6uy&#10;ZyVZZCnIqpT/R1S/UEsDBBQAAAAIAIdO4kAzBcqWIQIAABAFAAAOAAAAZHJzL2Uyb0RvYy54bWyt&#10;VNuK2zAQfS/0H4TeN7Zzc9bE2ZeQUijt0t1+gCKPY4NuSEqc/fuO5NgJWQpb2BdrJI3OzDlH8vrp&#10;LAU5gXWtViXNJikloLiuWnUo6Z/X3cOKEueZqpjQCkr6Bo4+bb5+WXemgKlutKjAEgRRruhMSRvv&#10;TZEkjjcgmZtoAwo3a20l8zi1h6SyrEN0KZJpmi6TTtvKWM3BOVzd9pv0gmg/AqjruuWw1fwoQfke&#10;1YJgHim5pjWObmK3dQ3c/6prB56IkiJTH79YBON9+CabNSsOlpmm5ZcW2EdauOMkWauw6Ai1ZZ6R&#10;o23fQcmWW+107Sdcy6QnEhVBFll6p81LwwxELii1M6Po7vNg+c/TsyVtVdJluprl+WKRUaKYRON3&#10;FiDYSFZBpc64ApNfzLO9zByGgfK5tjKMSIaco7Jvo7Jw9oTj4jx7zNIURee4l89Xy+Uiap9cj/Oj&#10;899ARyh2+uF8b001RKwZIn5WQ2jR4GCtiNZ6StBaG63d99Ya5sO50F8ISVfSxTydPi5mlDR4/dPp&#10;Kg+NhQSpT/CqY6q/Y4J9XneFus0a4QbWmDtkDKOJeLeZY2Fk+c8DqBeC/kfqoOlQlwvtoK8Q2MdS&#10;oyJY9lbzvWjNrhUi8A/x5z5IYguQe8B7Zr9XWe+N8xY8x65YUWPh38FLfKAPs3yehwxscEzB+Npg&#10;Ei5jf/1CtNfVW7yVcR0fSjx6edThJd7OMb79kW3+AlBLAwQKAAAAAACHTuJAAAAAAAAAAAAAAAAA&#10;CgAAAGRycy9tZWRpYS9QSwMEFAAAAAgAh07iQOS2NSRP4wAAReMAABQAAABkcnMvbWVkaWEvaW1h&#10;Z2UxLnBuZwBF47ociVBORw0KGgoAAAANSUhEUgAAAeMAAAO7CAIAAADoV3vcAAAACXBIWXMAAAsS&#10;AAALEgHS3X78AAAgAElEQVR4nOydCVzUZvr4vUABq7B4VPEAi3ggnhVUbO2i1dajsqKuq6JWrLrb&#10;Wvvb9qfW/1K1BbyRY1FqtbUiHghY0Ha1KLUK0nqDVBDvCuIJDLS2utX5PzvvNr84OSaTOZI383w/&#10;+cwnk0ne980k882TTPK89fQIgiCIuqmndAMQBEEQE6CpEQRB1A6aGkEQRO0YmfqJvrpA/2Oy/vIK&#10;HHDAAQccFBjAwHf36x/eFTY1aFrxVuKAAw444HBltf7BVQFTYzSNAw444KCS4canAqa+vPK/c+hP&#10;4oADDjjgoMDwa+5/PXxllZCpV6CpccABBxwUHv5PxWhqHHDAAQd1DmhqHHDAAQe1D2hqHHDAAQe1&#10;D+aa+vHj43v3roPhyJFP6uqOwJSLF/f8+c/DYbhzJ0f59TFnuHo1Gwb2FFiX0tIMc8v57bfjRlNO&#10;nNianr7Kkrb9+uuxJUtmW1JCVNTfdLpvzVqE22zuqnGnyBusVQ53I9quLvHhwYN8o00m76dh/01v&#10;z+2Og8zBXFP/8ssxJ6dG/+//zZwzZ1z79q3LyjLB3aDs/v27m/zBqG1ITFwAA3vKRx/9FVbN3HJa&#10;t/6D0ZQzZ7bDwcyStsFX2qVLR0tK6NXLr7LygFmLcJvNXTXuFHmDtcrhbkTb1SU+VFd/Y7TJ5P00&#10;7L/p7bndcZA5yDC1m5sLGX/vvfDIyFlkPCioB3t3rKrKXbny7ffff/2HH9LIlJ07Y/7+9ymgwuvX&#10;95Ep167thcX/538m79sXJ7SU0fDo0XeffvoBGd+xI4YEDjLKIYNJU9+48dXSpbMhwPnxxy/1hqBp&#10;06ZIiD6YkouL05Yvf6tpU1d4hQGaBxNTU6NgPDc3WagcmG3jxv+Xk7P+f/93Wn7+p7xtIz9Xo3mM&#10;vkPeckpK0qF5aWkryM81KWkhu1jmLTRpz541MLzzzuRDhzZwm81dNd6VNfqqpawabzlG7eHd0Lyb&#10;VdzUQnWxNwfvIGW9jDYHMXVm5upFi2acO7eLKcrkT8Oem17B7Y6DRYMlpp42bdSKFfPIOHt3fPiw&#10;APaV7dujDx/eGBDge/v21zBx9er53323Zf/+RNgL4fwOpvTr1+2LL9bCmdfu3SuFljIa2OFGcHAv&#10;UqOMcshQVLQTBvYUOG38xz8imLXw8+sAXobdunPnDrDid+8edHZ2WrPmHdgjfX3b19YegbPao0c3&#10;/eEPzeAVBoihSLEggnffnSpUDqyFq2uTdev+DoeWdu1a8Z5X8s5j9B1y54EmQcMOHPjn2rX/A02F&#10;n+ugQT1v3txPyoTWwmYi49DaNm1aLF48E0qDhnGbzV017hTuVy1l1Xi/NKP2cDe00GblbkTxurib&#10;g7uUxPUy2hxgavjOwV+we3Tq5AUuk/jTsOemV3C742DRIMPUDRs2GDo0sG/friEh/WHv1HN2xy+/&#10;jP/jH58vKPgMBrB5SsqHMLG8/CsISEFzPj5t4eAPU/z9O8FxHg7yIksZDbymllGO0ADNi47+GxmH&#10;nfLVVweR8bFjhxw8uB5M3arVf88BX3/9NTg8kHHuiSGEgcyuzy0H1qJt25ZkSmCgf0XFv3jXlDuP&#10;0XfInQd+e7DKZMqzz3rCzxViHJgYF/cuLAW/IojLmFbBEU6k2UKrxp7C/aqlrBpvyUbt4W5oSzYr&#10;uy7u5uDOL3G9jDYH/BZAZ0+enICPZs0KhS9TL+2nYc9Nr/h2x0HmIC+mhp2SnAQxA3t3hC03cGBP&#10;OFMjw/fffw4a7dHjOdghvvnmYzgIk3PDa9f2fvDBG2D8KVNe5V2K29yffjrK/IBhZlKjjHKEBjgf&#10;hFiDjMPuOGnScDI+Y8YYOKsFU0MURqbAyePnny8j4+Km5pbDe7wxGrjzcL9D7jzQpHnz/kymdO3q&#10;DT/XrKxYOBmHemGAbwlqJ5/CL3bcuBCRZgutGnsK96uWsmq8JRu1h7uhLdmsRpYx2hzc+aWsF3dz&#10;wI8CNErmee+98I8/Xizlp2HnTa/4dsdB5mDJ1Q/2AHHK8eNbyfgPP6TBhiRntRBiwMna3r3rIMqA&#10;tzU1hz08mhFT//vf3+sN/7q0aOEOs3GX4tYC0+HcjZx/QXhLdggZ5QgNP/74JXMZ/dKlL7p37wTl&#10;QCE9e3Y+f343mLpxY2dyVgsxBZyNkjnh90lug2EG9q7PLUeeqbnfIXce+M288EIfveEyYpMmzvBz&#10;vXfvUP/+3f/nfyaDOyDYYU634RcbFmb6F8tdNfYU7lct/RdrVLJRe7gb2pLNyq6Luzm480tZL+7m&#10;AFM7OTWCnQQmwkknrJGUn4adN73i2x0HmYO1TP3110lwtIeN9OBBPrxdteptOMmaMGEYhLqwXWEn&#10;hl/Fn/88/LXXXoQRYmrYjWAGUB7sSaQQo6V4Wzxz5muDBvWEorp18yE7hLxyeAejfxTh/HHAgACo&#10;DnZ3eAs/QjjFe+WVQfA7ZOIyveGaCfwSRowYCF8O/B5GjRrcp0+XTp28YCQvbzO3HHmm5n6HvOVM&#10;nToSvorhwwe0a9eK3AAAX9RXXyXABvLz68CUb/SL5W220arxTjH6qqX/Yo3K4RqEu6Flb1ajuow2&#10;B+9gcr24mwOmPPusJ9k9YLrEn4adN73i2x0HmYPtnnyBaKi8/CsS8OoN92PeuvXU/ydwNIYZIEwQ&#10;WYp3gN2LXA20sBwpQ23tEebWVDC1v/9/wjGIViwpR/bA/Q55B2iePf/SsdZXzR2MNrQV65KyOUzW&#10;xbs5pOweMtZChZvedtsdB54Bn1GUPhBTK94MHHDAweEGNLX0AeI75l4XHHDAAQf7DWhqHHDAAQe1&#10;D2hqHHDAAQe1D2hqHHDAAQe1D2hqHHDAAQe1D2hqHHDAAQe1D2hqHHDAAQe1D6ZMjX2T44ADDjgo&#10;Opjum/zH5P9zOQ444IADDgoONz4VMHV1gfKNwwEHHHDA4cpq/YOrAqbWP/mPrDGyxgEHHHBQagAD&#10;392vf3iXrWYjUyMIgiCqA02NIAiidtDUCIIgagdNjSAIonbQ1AiCIGoHTY0gCKJ20NQIgiBqB02N&#10;IAiidtDUCIIgagdNjUilrKwsMzNzlYHVBtavX5+enp6fn3/lypWffvrJno2B6qBSqBoaAM0g7SFt&#10;g0ZCU+3ZGASxNWhqWmG7aaWBFQaWc1jxO2Q2RrVkJCkpaffu3Xl5eUa2ffLkSWlpKXwEC8YY2LFj&#10;x9mzZ2tra3W/c/v27eLi4tzc3O3bt8fHx7PrYuC2x1zYpZHVhIlQHVQKVf/www/QDKZVMFJYWAhN&#10;JW2GmUHlFy5cYH91MM/Fixe//fbbnTt3QjkwW/TvxPyOUBvgG4N6Dxw4cPLkyWvXrv373/822i51&#10;dXWXLl2C7zMtLe2f//wn+c6XLl0KbbPHboFoFDQ1faxZswZ+/KAVnTWorKwsKirKyclJSUmJjY2N&#10;MvCRgdTU1NOnT1ulFgWBVYAVIesFXxq8wmrCysIqw4rD6ptVWnV19fnz548ePZqdnb1lyxZwOrtk&#10;ocLLy8sjIyPB8krvOwitoKnpA37wNhAaYnMgNld630FoBU1NHxBQK+0cRA4Qd8O2U3r3QagETU0f&#10;aGp6QVMj8kBT0weaml7wUjUiDzQ1feB1akq5efPmhg0blN59ECpBU9MHmppSzp07l5mZqfTug1AJ&#10;mpo+qDP1iRMniouL2VOuXbt2+PDhmpoapZqkCLm5ufn5+UrvPgiVoKnpgzpTP//889OmTWNP2bhx&#10;Y7169W7fvq1UkxRh586dly9fVnr3QagETU0fq1evVto55oGmJiQmJtbV1Sm9+yBUgqamD42ZuqCg&#10;YMKECT179uzfv//UqVPLysqY2dLS0kaMGBEQEBAaGnrkyBEyMTIyctOmTWvXrg0KCgoPD7fnilgI&#10;3qKHyAZNTR9aMvWdO3datmwZERGxb9++3bt3L1iwgHl+PSkpyc3NbdmyZdnZ2YsWLXJxcTl27BhM&#10;HzJkSNu2bUeNGrVlyxZYRIH1kQveoofIBk1NH1oy9ZkzZ2CkpKTEaJH79++3aNGCfUV+ypQp48eP&#10;1xlM3bVrVxr/jURTI7JBU9OHlkwNRu7evXuHDh3mz5+flZV17949MkNBQQHMMHPmTIimFy5cCLF2&#10;SEiIv7+/zmBqiMEVWA2LQVMjskFT0wd1pn7ppZfGjRvHnrJ27VpnZ+fq6mqd4XmQuLi40aNHP/PM&#10;M97e3oWFhTrDDW1gatD3UhaxsbE6g6nfeecdJdbDUvA6NSIbNDV9bNiwAeymtHbM4PXXX+/WrRt7&#10;yhtvvOHn52c0G6wUTAQ76ww3XDdo0CAlJYVbGr2mxns/ENmgqekjMzOTBJ60cPjw4fr16y9btuzO&#10;nTsQR0P73dzcYmJi4KPi4mJ4S4JrsLOPjw/MRpaaNGkShNjkX0Tg+PHjWVlZOppNjfdTI7JBU9NH&#10;fn5+Tk6O0toxj3Xr1rm7u0OY3LhxYycnp4iICHJJGkTcqlUrZ2dnLy8v+Gj06NG3bt0ii1RWVk6d&#10;OrVRo0YeHh6urq7wGhcXp6PZ1IcOHcJnFBF5oKnpA+Ky1NRUpbVjNvfv3z9x4gSomdvNSklJCUyH&#10;mJq7VEVFBXwEoXdVVZVdmmlDioqKMO8HIg80NX3U1dWR6BKhi5s3b65fv17p3QehEjQ1lVirE0XE&#10;zuCNeog80NRUgqamFLxRD5EHmppK0NSUsmLFCqX3HYRK0NRUEhUVpbRzEDlgTI3IA01NH0+ePLGn&#10;qU+fPp2amvqRgSgDGzZsyMzMLCgouHLlit2aoQ3Q1Ig80NT0UVNTM3v2bPLLr6ysLCoqysnJSUlJ&#10;iY2NJSaNjo62RKmMmj/88EN4hXEmvx0BSoMyoWQon6lREUjtsOKw+vAlwFfBvQVQ6Cuyc7Fbtmy5&#10;efNmUlKS0rsPQiVoavooKyuLiIiQYhNzlUoCZ66aVY744Ur8K7JnsYWFhRkZGUrvPgiVoKnp49tv&#10;v6XuGUUEgK2Gzygi8kBT08euXbvoyvuBELZv3455PxB5oKnpIzExka5cegghPj4ec+kh8kBT08fy&#10;5cuVdg4ih5iYGKX3HYRW0NT0QfKFItQBh1il9x2EVtDU9BGtygcUz507d/LkSd6PYmNjExMTTZYA&#10;IktOTrZ2u1QEPqCIyAZNTR/qNPXkyZMHDx7M+9HEiRON+lHkJSws7K233jI526xZs5jeBugCY2pE&#10;Nmhq+pBi6nnz5n322Wd2sA+D5aaWyIgRI/76179aqzR7gqZGZIOmpoxHjx6tWrXKpBRAZ9w/Ht95&#10;551du3Yxb1euXBkfH0/GCwoKJkyY0LNnz/79+0+dOrWsrIxMT0tLg6ICAgJCQ0OPHDnCLBsZGblp&#10;06a1a9cGBQWFh4frnjZ1TU1NVFRU3759Bw4cmJyczDb15cuX9+/ff//+fW6bYZGkpCSm/M2bN0Pz&#10;AgMDg4ODmemxsbFt2rTx9fUdZ6C0tNTkV6Ee1qxZA5tP6T0IoRI0NWVUVFSAwkxKgdfUPXr0+Oij&#10;j5i3YDoi0Dt37rRs2TIiImLfvn27d+9esGABeUYR/Ojm5rZs2bLs7OxFixa5uLgwvRoOGTKkbdu2&#10;o0aN2rJlCyyie9rUsEjTpk3BqiB6mNi6dWvG1Bs3bqxXrx7v0+1Q2htvvMGU7+XlFRYWtmPHjiVL&#10;ljRo0ADaoDN0ydi7d29Yu60G4Nsww5RK8+mnn0KDld6DECpBU1PG2bNnibPEMcvUZ86cAXuWlJSw&#10;Z4awt0WLFuz4fcqUKePHjyfjYNKuXbtC7Mx8ypj63r177u7uED+S6eXl5c2aNWNMDa4H6TOdJbIx&#10;MjUYmSl/6NChzEf0Xv3Yu3cvbD6l9yCEStDUlEGeSOYVwfvvv9/4dyAIbdSoEfP2q6++0gmbGqTc&#10;vXv3Dh06zJ8/Pysri/RFW1BQAPqeOXMmiHXhwoUQaIeEhPj7+5NlwaQQg7NrZ0wN8TgsyL4PBBaU&#10;cp3ayNRsHUNdY8aMIeP0mhqOUrD5lN6DECpBU1NGamrqhQsXeEVQVlaW9zuDBg16++23mbfkmUYj&#10;U//pT39iBAozxMXFjR49+plnnvH29i4sLMzNzQXhgruXsoiNjSXzczsIZ0wNBxJY8Pz588xHIFkZ&#10;pmaXD9PhUzJOr6lhw23btk3pPQihEjQ1ZcTHx5OYVxzeqx9g0vfee49526dPH65AQdl+fn4g6GvX&#10;rkFgnpKSwlu+iKnLy8vr16+fkZHBfOTr62tFU8PInDlzTJamQmDDweFQ6T0IoRI0NWWsXr1aihR4&#10;TT1v3jyQ5tWrV2tqahISEho2bEgEWlxcnJmZWV1dDeMgaB8fH3LD8qRJkyC+Zv5FPH78eFZWFhkX&#10;MTUQGhrar1+/69ev6wx3mIDxGVNnZ2fDsmBzbpslmnru3LlBQUEXL16Egwr7QjkVYI+3iDzQ1JRh&#10;ianBbj169GjUqJGbm9trr73GXJQAF7dq1crZ2dnLy6tx48ajR48m//hVVlZOnToV5vfw8HB1dYVX&#10;CAlJUeKmLi0tDQgIcHJycnd3hznZVz+k3/shZOrCwsIBAwa4uLhAOSdOnJDybagH7PMFkQeamjIk&#10;mloICELBdOyLyAwlJSWgbIipjaZXVFTAdIi7q6qqzKro5MmTRUVFlrRWe6CpEXmgqSkDTF1bW6u0&#10;cBCZ4NUPRB5oasoAU9fV1SktHEQmsPmU3oMQKkFTU8aGDRtu376ttHAQOdy8eRM2n9J7EEIlaGrK&#10;yMzMLC4uVto5iBzOnTsHm0/pPQihEjQ1ZeTn5+fm5irtHEQOhw4dwh5vEXmgqSnj8uXL7Hx4iLko&#10;mN56586d2OMtIg80NWXU1dVJ6T/F/vmpaUHBh9Fhw2GPt4g80NT0sWLFCpNSsH9+aqGM0sD+/fsn&#10;T57cr18/mBkOIT/++CNTCCwChUClAwcOhLbV1NRAs2HOl156ad++fezGC7VEJOE1d6W46a25K2I7&#10;sHcuRDZoavoAw5qUgv3zUwtllNYZ+uSOior64osvtm/fPmDAgEGDBrELAYnv3LnzzTffbNSoEbhy&#10;+vTp8BYa4+rqChYmc4q0ROihR96V4qa35q6I7cDHXhDZoKnpw+qmtkp+apGM0mxAqcxT4LAIhM9k&#10;OiwIxoRgnLytqqry8PD49NNPTbZEKOE170rpOFc/uCtiO9DUiGzQ1PQh1DuXsvmpRTJKQ2j897//&#10;/YUXXoDFu3XrVr9+/fT0dO4igYGB7FwfMDME4yZbIgTvSun4TG20IrYDTY3IBk1NH0KmVjY/tUhO&#10;pb59+w4fPnzPnj0Q/x4/ftzJySk1NZW7yIABA8DFzFumteItEYG7Ujo+UxutiO1AUyOyQVPTh+we&#10;b22an1rI1HD8AM+eOnWKTIcReGuWqcVbIgVmpXSc9NZoaoQK0NT0IdvUNs1PLWTqW7duQRC9bt06&#10;naGTgZCQkPr165tlavGWCCW8Flopo/TW9jQ13vuByAZNTR+yTW3T/NQiVz9Wr14Nhbdu3RrqjY6O&#10;hqLMNbVIS4Tu/RBaKaP01mhqhArQ1PQhxdRC2C0/tRE3btwoKCjg7epFOjJaIrRSioCmRmSDpqYP&#10;S0yNKAiaGpENmpo+0NSUsnz5cqX3HYRW0NT0gaamFDQ1Ihs0NX1IeUYRUSExMTFK7zsIraCp6QNj&#10;akpBUyOyQVPThzpNDaf2ycnJ3HGEITo6Wul9B6EVNDV9rF+/njwdrirCwsLeeustMj5q1Cje9ExS&#10;UDDTv61Zt24d5qdG5IGmpo+MjAySwkIEZXsSsMTUCmb6tzWpqamXLl1SevdBqARNTR/5+fk5OTni&#10;UuB9RlEn2jOAxKT+Qt0CREVFMb0HsE1tYaZ/HV+vBZQCWy0vL0/p3QehEjQ1fYD7yNPYIvCa2mTP&#10;AFKS+gt1C8C2M3vcwkz/Or5eCygFzoTS09OV3n0QKkFT00ddXR2T9UIIrqlN9gwgJam/EexuAYRM&#10;bWGmf519k/3blJs3b8LBUundB6ESNDWVREdHc0Ug3pOAyZ4BpCT11wl3CyBkaiEkZvrX2TfZv63B&#10;xKeIPNDUVMJ4k414TwJm9QwgktZOqFsAc02tk5bpn9s2qsHUH4g80NRUwmtqNtyrH2b1DCBkapFu&#10;AWSYmkEk0z+3bVSDpkbkgaamEhmm1pnTM4CQqUW6BRAytYWZ/rltoxo0NSIPNDWV8F6nZsNrauk9&#10;A4hc/RDqFsDcez8kZvrnto1q0NSIPNDU9FFXV0eiWnlY3jOAVboFIKgq07+twXs/ENmgqenj0qVL&#10;Ju+nRlQI3k+NyAZNTR95eXkmn1FEVAg+o4jIBk1NHxCXmcz7gagQzPuByAZNTR9JSUkqzKWHmARz&#10;6SGyQVPTh2P2+RIbG5uYmKh0KywC81MjskFT08eKFSuUdo4CTJw4cdq0afKWVUnOazQ1Ihs0NX3w&#10;pjM1Qtn81LbAElOrJOc19s6FyAZNTR9SYmreJ19IomdY/Pnnnw8KCmLSSeuEs07r+LJI807Mzc1l&#10;THr9+vVx48Z9/PHH5G1qaurChQuZAqHewYMH9+jRY9KkSWfOnGG3jZ2EuqamJioqqm/fvgMHDkxO&#10;TmabmtKc12hqRDZoavqQbeohQ4a0bt167NixGRkZy5Ytc3JyAlsxEuHNOs2bRZp3YklJCZMSZNu2&#10;bVB4YGAgKWTkyJFvvvkmGV+5cqWLiwu0DdoA0z09PcljL9wk1NDCpk2bgmfT0tLA7NByxtSU5rxG&#10;UyOyQVPThyWm9vb2Jqk2gPnz5/v5+XGXZWed5s0iLZRaunPnziQ536xZs2bMmOHs7AxarKqqatas&#10;GdhWZ8h06u7uzjyYDm/bt28PPtVxklDfu3cP5lyzZg15W15eDoUwpqY05zWaGpENmpo+hO79EM9P&#10;TfQ0ffp0Zn6IoOvXr098J5R1mjeLtFBqaRD0mDFjdAZlZ2dn9+rVa+fOnQcPHoSWkEiWmLSgoIBp&#10;Q3h4+CuvvKLjJKGGWBjmPHnyJDMlJCTE5HVqlee8RlMjskFT04eQqcXzU+sMepo7dy4z/9dffw02&#10;vHr1qk4467ROIIs078Rt27ZBIHz+/PkmTZrcvn0bdAnVRUZGBgUFkaLy8/OhRvZjO7Nnz4bDg46T&#10;honMCUUxU+AYIOUfRTXnvEZTI7JBU9OHlPupha5+AMzb+Pj4Zs2a6USzTrNhZ5HmnXj9+nWI5UG+&#10;pJbMzEwIz0HE5PqGzpAcCqL17du3M4sHBweTMN9IneXl5TBnRkYGM8XX19esez9UmPMaTY3IBk1N&#10;H5aYumHDhkTBEK76+Pi89dZbOtGs07xZpIVSSwO9e/d2dnZesmQJKRbGoeQvv/ySacP48eN79OhB&#10;biD55JNPoKLc3FwdnzpDQ0P79esH9tcZ/oeEYwBjakpzXqOpEdmgqemD3WutEEKmBtn16tXL09MT&#10;xAfRLiM7oazTvFmkhVJLA6A/iMe/+eYb8hZCZhcXl7t37zJtuHTp0uDBg6H25s2bk5tAmLYZqbO0&#10;tDQgIABE7+7uDp+yr35QmvMaTY3IBk1NH1JMzQujp9OnT3NzPIlknebNIm1JammyLPfmDSMg/j15&#10;8mRRUZGMwlWY8xpNjcgGTU0flpsaUQQ0NSIbNDV9yDZ1aGhoZGSkde2DSAfzfiCyQVPTh2xTI8qC&#10;pkZkg6amDzQ1paCpEdmgqelDtqmXL1+enJxsXfvYFLs1eOnSpVZMPSjUbOxJAJENmpo+ZJs6LCyM&#10;3EBNC3ZrsHX/ax01atQbb7zBnZ6amnr58mWldx+EStDU9CHF1NrLT21T7GPqnJyc/Px8pXcfhErQ&#10;1PQh+8mXqKgoJic1b9ZpIXgzSuv4sjxXV1cvW7asT58+JKn0mjVr4uPjycxCKbChkM2bN8NsgYGB&#10;wcHB7KzZTINPnjw57mkWL15M5klLS4OVDQgICA0NPXLkiEjbRLJaE1PzZu4WWX2h6UKmLiwszMjI&#10;UHr3QagETU0fsk3NGIQ3j7NQUUIZpXV8WZ4XLVrUvHlz0G56evqwYcPYSaWFUmBDIV5eXmFhYTt2&#10;7FiyZEmDBg2ys7ONGnzlypVPf2f9+vVQBciRuNLNzQ2ODbAIVA3tPHbsmFDbhJ5s1Ilm7hZafZGv&#10;RcjUN2/ehMYrvfsgVIKmpg/LTS2Ux5mLSEZpHSfLMxwAmjZtmpCQQN7eunUL/MWbVomdAhsK6d27&#10;N1PI0KFDGc1xlQezQUDt7+9fXl4OjWnRogX725gyZcr48eN526YTzmqtE87cLbT64l+LkKl1hqf2&#10;ld59ECpBU9OHkKlN5qdmDCKUx5mLSEZpHSfLM5gXZmaH5y+//DK7Sy3eFNhQCDslKRRIklzzKg9K&#10;ePbZZ0k2VGgVVDdz5kzw78KFC0GUISEhUDhv28QRytwttPriX4uIqWHbKb37IFSCpqYP2fmp2Qbh&#10;zePMRSSjtI7zRxwErTDzuXPnmCkjR45kTC2UAtuoEGghtJNXeUlJSS4uLocPHyZvc3NzoTo42Cxl&#10;QTqd4RYrjlDmbqHVF/9a0NSI1UFT04flVz/Y8GadZhDJKK3j2LCyshIC+a1bt5K3VVVV7dq1I6YW&#10;SYEt0dR79+6FkwN2S65duwanDikpKbwtN9fUvJm7hVZf/GvBqx+I1UFT04flphZJMM1FKKO0js+G&#10;M2bMgNJycnLOnz8PUaqrqysxtUgKbCmmBrM3b948JibGqG2TJk2CEwLmX0QI1bOysoTaJpTVWiec&#10;uVtk9UW+FjQ1YnXQ1PSxfv16cjVDBHFTiySY5iKUUZrXhtCwv/zlL25ubh4eHvARlDxv3jxGUrwp&#10;sKWYOiEhod7TQJN0hih+6tSpEMhDdVAgvMbFxQm1TfzeD6HM3UKrL/K1oKkRq4Ompo+MjAyhy8pm&#10;YVYeZ4kZpdlUVVV17NiRxNEEkRTYllBRUQFtgxMFqNHCongzd+uEV9/crwVNjcgDTU0feXl5OTk5&#10;FirJRhw9ejQxMRF0fOjQoYkTJ0KICnZWulEqAk2NyANNTR+XL1/mdkdrIWVlZa/xIf7sIpfvv/8+&#10;JDc0CBAAACAASURBVCTE29u7c+fO48aNYz+5h+jw3g9ELmhq+qirq2NfUrAKcP6+iw+zLncgJkFT&#10;I/JAU1NJdHS00s5B5ICmRuSBpqYSNDWloKkReaCpqYQxdWVlZVFRUU5OTkpKSmxsbJQB+JSMbNiw&#10;ITMzs6CggPfWNBFkFyu0oDhkNpgfloJloQQox6hkqAtqhHqhdjL/RwZSU1NF0ksZAXPC/GRBC78i&#10;eaCpEXmgqalk9uzZ8uxmI2lKXFAceYcHRr4ffvghV9zin8r7iuSxZcsWNDUiGzQ1lXCf1kMIJtWs&#10;LGhqRB5oaipBU9MI5qdGZIOmphI0NY1gny+IbNDUVIKmphHsRxGRDZqaStDUNIJ9kyOyQVNTibKm&#10;Xr58eXJysu3Kr66unjt3LunYJSoqinRYowHi4uLq6uqU3ncQKkFTU4mypg4LC2PSN/Mya9YskYTX&#10;JklMTBwwYAAZ3759e9euXS1PkqcGoqOjld5xEFpBU1MJN/e0EfPmzfvss8/sIyAuI0aMYHeNaBY1&#10;NTXe3t6ff/4587Zdu3ZCHbvQBZoakQ2amkpMxtS8PQlERkZu2rRp7dq1QUFB4eHhZGJaWhrMHBAQ&#10;EBoaeuTIEWbm6upqiIv79OkzcODA5OTkNWvWxMfHk4+ioqKSkpJ0hj5nJ0yY0LNnz/79+0+dOpUk&#10;3ouNjW3Tpo2vr+84A6WlpSK1cJuUlZXl6up6584dZh446gwdOlSmHdUEbDWldxyEVtDUVCLP1EOG&#10;DGnbtu2oUaO2bNmye/dunaEPWTc3NzBydnb2okWLXFxcmJ6u4G3z5s3Bzunp6cOGDWvdujXTdy3p&#10;0wRk2rJly4iIiH379kFpCxYsIM+YHD58uHfv3tCArQYqKipEauE26Z133gkODmY3OzU1FRZhu5tS&#10;0NSIbNDUVBJtKkOTkKm7du1aU1ND3t6/f79FixbsXhmnTJkyfvx4GAEtNm3aNCEhgUy/deuWp6en&#10;kanPnDlTr169kpIS3tqZqx8itXCbBAwfPpzpOpZw4sQJqOi7774TX2X1g1c/ENmgqenj0aNHvJ3e&#10;vv/++41/p0GDBo0aNWLektsnQIsQAjPzFxQUgAFnzpwJce7ChQshKA4JCfH399f9Lkf2c9gvv/yy&#10;kalBwd27d+/QocP8+fOzsrLu3bvHzMw2tUgt3CYBgYGBTNeLhAsXLkAJ//rXvyyQpCpYvXo1bDul&#10;dx+EStDU9FFRUbFp0yauCMrKyvJ+Z9CgQW+//TbzlvSQa9QJbG5uLhgQPLuURWxsrM7QJS58dO7c&#10;OWbmkSNHGplaZ3g8Oi4ubvTo0c8884y3tzfTAyHb1CK1cJsE/PGPf3z99dfZU+CAASXAWlhiSTWw&#10;efNm2HZK7z4IlaCp6ePMmTMQw4pLQejqB1uL165dg9Cb97aKyspKCMm3bt1K3lZVVbVr145ragZQ&#10;tp+fH+iYmWHOnDkma+E2SWe4w2/YsGHsKdnZ2Q0bNrR6P7n2B1bk7NmzSu8+CJWgqenj66+/zs/P&#10;F5eCFFMDkyZNgliY+X/v+PHjzDFgxowZPj4+OTk558+fnzt3rqurq5Gpi4uLMzMzq6urdQYdw8zM&#10;PdQwf1BQ0MWLF8HgNTU1IrVwm/T55597eHiQYgn/+Mc/+vXrJ8GEage+Afg+ld59ECpBU9MHxKcX&#10;LlwQl4JEU0PsPHXqVAifQY7gYniNi4sjH4Fk//KXv7i5ucFEWGr06NHM5WNiavBOq1atnJ2dvby8&#10;GjduDDMwnS4WFhYOGDDAxcWlXr16J06cEKmF2yQoBGaA8JOZ0rNnz7Vr15onRVUCWy01NVXp3Qeh&#10;EjQ1faxbt479953lVFRUgHYhRhZ6FBCmd+zYkbeb3ZKSElgWYmrLa2FYuHBhaGgoGf/2229btmwJ&#10;y5osX/3AVouPj1d690GoBE1NHytXrrSDVo4ePZqYmFhQUHDo0KGJEyd6enreuHHDDvXqDJF+//79&#10;Sd6Pv/3tb+QpG22wevVqpXcfhErQ1PRhH1N///33ISEh3t7enTt3Hjdu3JkzZ+xQqeZBUyPyQFPT&#10;x4oVK5QWDiITNDUiDzQ1fdgnpkasTm1tLZoakQeamj7Q1JRSV1eHpkbkgaamD9mmtrwHAIklsLsC&#10;0GmrNwBLuH379oYNG5TefRAqQVPTh2xTc58tNBeTfQgQ2F0B6LTVG4AlkGeFlN59ECpBU9MHb3om&#10;I3h7ErDc1FIw6gpAp63eACwhNzcXe7xF5IGmpg8ppuZ9RtHI1ElJSYMHD+7Ro8ekSZPYN+FJ6UNA&#10;Z+gEYPPmzfBRYGBgcHAwM53bFYBOQ70BWMKuXbuwx1tEHmhq+rCKqVeuXOni4gLzZGRkjBw50tPT&#10;k3nO0GQfAmR8yJAhXl5eYWFhO3bsWLJkSYMGDcgj4NyuAHQa6g3AEv75z39ij7eIPNDU9GG5qe/f&#10;v+/u7v7RRx+R6fC2ffv2CxYs0EnrQ4CMg6l79+7NdAIAITP5iNsVgE5DvQFYAhwdld53EFpBU9OH&#10;kKlN9iTAeJZ011JQUMAsGx4e/sorr+ik9SFAxsHU7G5tIyIixowZo+PrCkCnod4ALAFNjcgGTU0f&#10;QqY22ZMA49n8/HzwJpP4H5g9e/YLL7ygk9yHgI6TBg+mw6c6vq4AdBrqDcAS0NSIbNDU9GH51Y+K&#10;ior69etv376d+Sg4OJhcspDeh4CQqbldAeg01BuAJaCpEdmgqenDKv8ojh8/vkePHhCGw/gnn3wC&#10;4s7NzSUfmexDgIwLmZrbFYBOQ70BWMKKFSuU3ncQWkFT08f69evJ1QwRTJr60qVLgwcPbtCgQfPm&#10;zclNIMxsJvsQIONCpuZ2BaDTUG8AlpCYmIj3fiDyQFPTR0ZGBvsSsyWQfgCYvlq4iPQhIAK7KwCd&#10;tnoDsAS8nxqRDZqaPvLy8nJycmwnFMv7EGB3BaDTXG8AssFnFBHZoKnp49KlS6mpqbYTCvYhYCMw&#10;7wciGzQ1fdTW1pp7OQJRA7du3cJceog80NRUEhUVpbR2ELPBngQQ2aCpqcTqprY8dbUd2Lt375w5&#10;cyZOnFhUVMRusIys2UqlzEZTI/JAU1OJ1U0tMfG0guTn5zs5OS1YsGDdunWXL19mN1hiNld21myl&#10;UmajqRF5oKmpJDo6WtwIvPmpqWbVqlX+/v68H0kxtVHWbKVSZqOpEXmgqanEpKm5T77s2rVrzpw5&#10;7CkQYy5evJiMsxNPp6WlweIBAQGhoaFHjhwhE3Nzc5knFa9fvz5u3LiPP/6YvE1NTV24cKFIYyIj&#10;Izdt2rRixYrnn38+KCiIneEapq9duxYmhoeHk4m8WbNhXUDT7u7uUC9JC8VuMNvUvI3X8WXNViRl&#10;NpoakQeamkpkmPrUqVP16tU7duwYeVtdXd22bVtmHkZ2oD83N7dly5ZlZ2cvWrTIxcWFLFJSUgKL&#10;QyEwvm3bNicnp8DAQLLsyJEj33zzTZHGDBkypHXr1mPHjs3IyICSYVkQNJkObYCqt2zZsnv3bp1w&#10;1uyDBw9OnDgRguKtW7fCR7qn7Wyy8Tq+rNmKpMxGUyPyQFNTiQxT6wz5SJlru3v27AFjXr58mbwl&#10;srt//36LFi3YeUWmTJkyfvx4Mt65c+fY2FidIQfTjBkznJ2dKyoqqqqqmjVrBpGsSGPAyCBZJhPI&#10;/Pnz/fz8yPSuXbsyGa5FsmYDS5cu7d27N1Mm19TijedmzVYkZTY0T+l9B6ESNDWV8JraZH7quLi4&#10;Vq1agdFgfMKECSRNB4HIrqCgAOQ1c+ZMCEgXLlwIlgwJCWGuDoOgSQZqUDYErb169dq5cydEu1CR&#10;+JPiYGS2Jb/44ov69evfunULpkdERDDTRbJm6ySYWrzx3KzZiqTMRlMj8kBTUwmvqU3mp75x40aT&#10;Jk0g/i0vL4cTf/aDjkR2ubm5IC+IeZeyIHG0znDRA2Le8+fPQyG3b9+G2ebOnRsZGRkUFCSuJzAy&#10;zMm8/frrr6GWq1evGuV4EsmarZNgavHGc7NmK5IyG02NyANNTSUxMTHiRuC9+qEz3I03duzYhISE&#10;Fi1a3Lt3j5lOZHft2jUIxoXuiLh+/Tp8CvYEw8LbzMzMbt26gUmZCxRCDDHAvI2Pj2/WrJmOk41P&#10;JGu2ToKpxRvPzZqtSMpsNDUiDzQ1lcg2dUZGRuPGjQMCAtgda+lY4ps0aZK3tzfzR9zx48ezsrKY&#10;2cCVzs7OS5Ys0RmejYZxJyenL7/8UrwxYGRwIgnhIST38fEhl8uNTK0TzZpt0tTijedmzVYkZTaa&#10;GpEHmppKZJu6qqqqTZs23LN+RnaVlZVTp05t1KgReM3V1RVe4+LimNlArLDsN998Q95CzOvi4nL3&#10;7l3xxoCRp02b1qtXL09PTwh7IQwnkSzX1CJZs6WYWqTx3KzZiqTMRlMj8kBTU4nJez8spKKiAiLT&#10;4uJiqzzFxxj59OnTUjJrm8yaLY5Q49lZs5VKmY0ddCHyQFPTx+PHj21tauvCjZ0VgZ01W6mU2Whq&#10;RB5oavq4ePHitm3b7G8ZccrKyl7jA6ZDJBsZGal0A1UBmhqRB5qaPtLT08+ePau0c4y5devWLj5k&#10;X8TQJHidGpEHmloV/Pzzz0ePHo2Li4uOjjY5M8RlRj1/I7SApkbkgaZWBW+++aanp6e/v3/Dhg1N&#10;zsx7U4d1iY2NTUxMJONKpa62MBu1Th0JqY1AUyPyQFOrgrq6OngFN5k09ePHj1esWGFroYAfmcx5&#10;7EzQs2bNWrZsma1r11kjG7VOHQmpjUBTI/JAU6sIKaa+dOnSjh07TBrBwvzUbFOzGTFihNEjMzbC&#10;wmzUOtUkpDYCTY3IA02tIqSYOiMjo7i42KQRhJ58EUrfDCKLiorq27fvwIEDk5OT2aZmMkHHxsa2&#10;adPG19d3nIHS0lLeqoWyUeskJ6SWno1aZI1UkpDaCDQ1Ig80tYqQYur58+f7+Pjk5OSIG4HX1CLp&#10;m2Fi06ZNwcUgPvBm69atGVMzZjx8+HDv3r2h5K0GhB4bEcpGrZOckFpiNmrxNVJJQmoj0NSIPNDU&#10;KsKkqUFDnTp1MqlpHZ+pRdI337t3DwLYNWvWkOnl5eXNmjXjmlon7eqHUDZqnTkJqaU8O05FQmoj&#10;0NSIPNDUKkLc1LW1taC5t99+G0Z4LSCen1okfTPJ/3ny5EmmKPjIElPzZqMmH0lMSC3F1FQkpDYC&#10;TY3IA02tCn799de7d+/C6TmY+q6BJ0+eGM2Tnp4OBoR5wDi8FhDPTy2SvpkkhiZ3sxHGjBljial5&#10;s1HrOI+ViySklmJqKhJSG4GmRuSBplYFn3zySb2nAVkbzQOaBllDHAqht0kjcK9+iKRvLi8vh7CX&#10;XBEm+Pr68poaxo26zeUilI1aZ05CaimmpiIhNZt79+7FxcUpsoMhtIOmpoNjx4517dq1trb2l19+&#10;kZKrk/cfRZH0zaGhof369bt+/brO8C8fGJDX1BAsBwUFXbx4EYJ05nKzEULZqHXmJKSWYmrxNVJJ&#10;Qmo2cDK0bds2pXclhErQ1BQAJgKdwSt5K+UZRV5Ti6RvLi0tDQgIcHJycnd3B58KXf0oLCwcMGCA&#10;i4sLRP0nTpzgrVooG7XOnITUEk2t/oTUbPLz87/++mtl9yWEUtDUqubOnTsffPBBt27dGE0DFj6j&#10;KJS+GWLkkydPFhUVWaYjs7NR6zSdkJoNxPtnz55VcHdC6AVNrV5qa2v9/PzA1OBr9nQIG2/fvq2g&#10;ccRRSTZqnToSUrPZvHkzHCqU2p0QqkFTqxdyswd3+oEDB5S9gUGH2ahlsWrVqkePHtl9P0K0AJpa&#10;vZCbPbjTb9y4wTz1pxSYjVoGUlLaIggvaGqVcuzYsS5durAvT7OJiopSWjuI2cTExNh5L0I0A5pa&#10;jRjd7GEEnER/+OGHSmsHMZsVK1bYeUdCNAOaWnXcvn27e/fuQpoG1qxZ8/rrryv4BAciQmVlZVFR&#10;UU5OTkpKSmxsbJSB6Oho2F7vvvsu99FTBJECmlp1fGBAfJ79+/fDqfRyAzASHx+fmpp68ODB4uJi&#10;MIWRO0D9MB0+3b59O8zJLEiWjYuL27ZtG5gF/MJdlu2ddevWgXHYixux4mlW/s4qFqtXr4ZXMj0h&#10;IQGalJub+8MPP5AL3FVVVV5eXuRmO17lxfyOUaVMRfAKb2E1oeRDhw6dO3eOu1KWUF1dXVpaCsfR&#10;r776Cr5zaC2c3zDrBa/r169PT0/Pz8+/cuXKTz/9RLbXhg0byK3itt99EG2CplYXYNVu3brBq1lL&#10;gRHAC2AHcASYYvXT8LqDd9mkpKRVTwNTdu/eLbSshXCbDYcoX19fdtV5eXkyqjYqmRTIe9hggDOV&#10;1XwYzb927dpdu3bBYe/06dM//vjjtGnTeP/1RRDrgqZWF1ICag1TWFg4fPhwpVthBkJ3UiKIdUFT&#10;qwg4p+7evbu5AbWWOHDgQHh4uNKtMAOSihbid6UbgmgcNLVaEL/fw0FISUl57733lG6FeWzcuHHs&#10;2LGPHz9WuiGIlkFTqwKT93s4COTSsNKtMA9wNJgafK10QxAtg6ZWBQ5+eZoBAmoIq5VuhdlcuXKF&#10;5KRVuiGIZkFTKw+E0kbZ8hyW8PDwAwcOKN0KOQg9+o8gVgFNrTB4eZrN8OHDCwsLlW6FHPAmEMSm&#10;oKmVhNw5gJpm6NWrV2VlpdKtkANJUYsXQBAbgaZWEgzEjGjfvv3Dhw+VboVM8AIIYjvQ1Eri4L/t&#10;n3/++ejRo3FxcUw60D59+lCRa5/bcj0edxFbgqZWDKYTW6Ubohhvvvmmp6env79/w4YNyZRRo0ad&#10;OHFC2VZJgdtyPT4Fg9gSNLUy4B+JQF1dHbzu3buX8d2sWbOysrIUbZQkuC0n4FMwiI1AUysAPufC&#10;hu27Dz74IDk5Wdn2SIdranwKBrERaGoFwOdc2LB9B5qm6JvhmlpveAoGbwJBrA6a2t5gGiYj2L7L&#10;ysqaNWuWsu2RDq+p9Q7/RzFiC9DUdgUvT3Nh++7EiROjRo1Stj3SETI13gSCWB00tf0Q78TWYWH7&#10;rqKiok+fPsq2RzpCpsabQBCrg6a2HxhqGfHrr7/evXs3NTUVfHfXwKNHj7y8vJRul2m4LTfqIBFv&#10;AkGsC5rafuDlSyM++eSTek8Dynv22WeVbpdpeFvOngFvAkGsC5raTty+fbtLly54S4BJqDC1FDAV&#10;KmJF0NR2Au/Mk4hmTK3HsyjEeqCp7QHemScdLZka/5lArAWa2ubgnXlmoSVTYypUxFqgqW0LZqA2&#10;Fy2ZWo8XQBArgaa2LXj+ay4aMzXuAIhVQFPbFgypzEVjpsanYBCrgKa2IZiBWgYaM7Uen4JBrAGa&#10;2lbgH4ky+O2336h4RtEs8CkYxHLQ1DYBBN3JAJraLCorK3v16qV0K6zPlStXtHeugNgTNLVNwIBa&#10;HoWFhcOHD1e6FTYBTY1YApra+mCXLrI5cOBAeHi40q2wCT4+PvjoEyIbNLX1wQfHZZOSkvLee+8p&#10;3QqbgHsFYgloaitTW1vbpUsXjJ7ksdqAIlWHhobu3LnTduXDLtGtWzfcMRB5oKmtDD7pYAkQUENY&#10;rUjVMTExR48etWkVGFYjskFTWxl81MUSwsPDDxw4QMYfPnx45syZs2fPPnr0iJkBYtKff/65urr6&#10;m2++uXPnjt5wEpOXl3flypXHjx/fuHGDfdvytWvXDh8+/MMPP7AnkhJqamq+/fbb69evM9OhNJiu&#10;N/QScONpYIrecAfhqVOnCgoK6urq2G0uKyvLzc09ffo0u528YFiNyAZNbU3wURcLGT58eGFhod7Q&#10;oWKHDh169erl7+//3HPPFRUVkRlgyowZM9q2bdu3b9/MzEzwtYeHR//+/eFrnzNnDjujP8zm4+MT&#10;EhLi7e39/PPP379/nynhjTfegDKDgoKaNGnyz3/+k0yHt5988gmMgPf9f8fPzw/KPHjwYGlpaefO&#10;naGWwYMHt2zZ8l//+pfecKN0WFgYNObll1/u3bu3lLtWMKxG5IGmthp4Z57lgEYrKysheoXYc8GC&#10;BWTi3Llzwcuk+yuYAXRJtPvvf/8bXEyua8OnEI+zTQ2xMBkBn44bN+79999nqgCrkqMpnP0888wz&#10;JOJmTM0GdB8cHPzLL78MGDAgMjKSTMzKymrdujUE4HBQcXNzI5E4oNPpTK4ghtWIPNDU1gHvzLMK&#10;7du3f/jwIQSw4FxycQO4fPkyvP3xxx/1Bs+uWrWKTC8uLq5fv/6DBw/IWwjD2aYGd0MsHB8f/9FH&#10;H7322msjRowg06EEmEjGq6urYZHy8nI9n6lhQV9f33v37l25cgVm+/bbb8/8TvPmzb/77js4GDg7&#10;O8fExJSVlUlfRwyrERmgqa0D/vysQp8+fSoqKg4fPtyoUSNmIoS0IMrvv/9eb/As85cjqLNp06bM&#10;bFevXmWbesyYMVDa0qVLExISJk+eDCIm09klkJIvXryo55h6x44dnp6eFy5cIBU1aNBgxNOQo/KB&#10;AwdeeeUVV1fXTp067dq1S8o6wkEdk1Yj5oKmtgKkj0Q8pbWcUaNGQWh86dIlECgom0wsKSlh3rI9&#10;e+3aNZh+8+ZN8hakyZgawnBwK2PDyMhIs0ydl5fXrFkzEDS7IhJ68wLnAXA8cHJykuhf/NsZMRc0&#10;tRXAO/OsxaxZs7Kysp48edKvX785c+bAyG+//fbnP//5hRdeIDOwPQv88Y9/nDhx4v3790GmwcHB&#10;jKmvX78O4+fOnYNxEHHr1q2lmxqOEy1atDC6WTAkJGTChAk//fST3nBdJTc3FxoGlZKgG8jPz2/Y&#10;sKHRbSFC4A6DmAua2gpgiGQtPvjgg+TkZBg5f/58z549W7Vq5enpCdYGe5IZjExdWVkJYXjTpk39&#10;/Pw2btxYv359kC/56N1333VxcenWrZuvr+8777wj3dTr1q2DcpqzOHz4METuo0ePhorg5Mnd3b13&#10;796PHj0CO3t4eLRr187f3x9GNmzYIHE18fEoxFzQ1JaCd+ZZEdA0+3I/+BFcLHHZXbt2tW/fnj3l&#10;zp07EPNC8Gut5kHIXFJSUlVVxUyBwq9evQq1MEcIieAfG4hZoKktAu/Msy5ZWVmzZs0ya/7Vq1fv&#10;3bs3Pj6+ZcuWCQkJtmubdYGA2sfHR+lWINSAppYP3plndU6cODFq1Cjp858/f/6dd94JCwubPXt2&#10;dna27RpmCzAPKiIdNLV88ATW6lRUVPTp00fpVtgJzIOKSAdNLRP8U8gWPHz40Ohas4bBIz0iHTS1&#10;TPBGK1ug1d65eMEnyxHpoKllgnfm2QIN987FC4bViETQ1HIgDyXinXlWR8O9c/GCYTUiETS1HDAU&#10;shEa7p1LCNyXECmgqc0Gs3zYDgV751IKDKsRKaCpzQb/S7QdCvbOpSAYViMmQVObDf6XaDvYvXM5&#10;DhhWIyZBU5sH/pcoztmzZ99+++2IiIgvvvhC4iL379//+OOPyTjTO5ejgWE1Ig6a2jzwFyXC8ePH&#10;mzRpAqZevny5u7t7bGys+PwnTpy4evXqjRs3wOxPnjzJyMggvXPZp7WqAtOAIOKgqc0Az1LFeeWV&#10;V2bMmEHGU1JSmjVrJp5hrqysbMqUKWD2IUOGhIaGrl+/3svLy4qp7+ji2WefxXM1RAg0tRlgQC0C&#10;GLZx48ZZWVnkbV1dXf369Q8fPiy+FETQL730krOz89atW/WOnbQI1h3//0CEQFNLBRN9iFNRUVGv&#10;Xr3Tp08zUzw8PIh/hcjMzBw3btyhQ4cgEk9ISBgzZowjm9rHxwfvKUKEQFNLBW/OE4d0OHv+/Hlm&#10;Stu2bTdt2iSyCLk2Qq5Tk7eObGo4XevYsSNeAEF4QVNLBW/OE6e6uhpMnZ+fz0xp0qSJlG/s119/&#10;LS4uJuOObGrypyLuYwgvaGpJYBdcUujQoUNiYiIZh+AaxF1WVmZWCY5sar0hrMbzNoQXNLVpsAsu&#10;ifzjH//o0qVLVVXV48ePp06dOnDgQOajLVu2rF27ljtuhIObGsLqjh07Kt0KRI2gqU0Agu5kAE1t&#10;kl9++WXs2LEuLi5/+MMfunXrRvr8JkRERAwdOpQ7boSDm1qP3wAiAJraBBhQm0tFRUVZWdmTJ09k&#10;LIuewi67EF7Q1CbAaNqeOPKTLwS8Zx/hBU1tAozy7InDPk3OgM/BIrygqU2AprYnDpuhiQ2G1QgX&#10;NLUY5O9EpVvhQDhm1lMjMKxGuKCpBcH/Eu2PY/YkwAXDasQINLUg+F+i/XHA3rl4gYDaz88Pn7RC&#10;GNDUguAVavvjgD3eCoHZCxA2aGpB0NT258CBA+Hh4Uq3QhVgRjCEDZqaH+yDQxEKCwuHDx+udCtU&#10;QW1tLT5ZjjCgqfnBv3SkUFZWlpmZucoAucS8fv16CAbz8/OvXLny008/mVtgZWVlr169ZLQE6oIa&#10;oV6oHdpAGkMaBi2UnijK6mtkCXhWhzCgqXkg/+dQd5sU46aVBlb8znI+yEdkzlVPk5SUtHv37ry8&#10;vMuXL7Pd9Pjx45KSEvgIFo82sGPHjjNnzuhYwJdWXFycm5u7ffv2+Ph4piKRlsTExDDjUGbbtm3h&#10;lXdOdsuNioW6oMZDhw5B7dAGpj0QmUKcvnPnzhgDMHNGRsaFCxeYlSotLQURw3QyA6wRzA9LkcXr&#10;6uq4ayTUDOb7XLZsGSxr+QbFJ8sRBjQ1D0eOHHnttdeUboV5gCZAcDprAIFtUVFRTk5OSkpKbGxs&#10;lIGPDKSmpp4+fdoqtSgFtB/WwqZrVF5e/o9//MPym1jwxA5hQFPzQOIjpVthBhAIW0vTiLWwfBfC&#10;R2AQBjQ1DxBQQ1itdCvMAM64lfYSYgwcOzGsRqwFmtqYBw8ePPfcc/CqdEPMAE2tTuBcx8Iti/cg&#10;IQQ0tTE0XqRGU6sTy02txztAEANoamOou0itN7RZaSkhPFjL1HipGkFTG0PdRWo9mlqtWMXUeKka&#10;0aOpjbhy5Yqfnx9dF6n1qjT1uXPnDj/Nd999p3Sj7I1VTA0BdZcuXTBbk4ODpv4/Hj9+PHbsAgBq&#10;KQAAIABJREFU2I0bNyrdELNRoaknT57coEEDVxZ9+/a1RUWzZs0iT5qokJUrV1pl+2K2JgRN/X+A&#10;o8HU4GulG2I2y5cvV1pKxoCpBw8ebIeKRowY8de//tUOFcnAWqbGbE0Imvq/PHjwwM/P78qVK0o3&#10;RA4UmXrXrl1z5sxhT0lMTFy8eDEZT0tLA/MGBASEhoYeOXKEmScyMnLz5s3x8fGBgYHBwcFJSUlk&#10;emxsbJs2bXx9fccZKC0ttdkKycFapsZsTQia+r/QeHMegzpNDUq9z6K6uhqmnzp1ql69eseOHSOz&#10;wcS2bduS9oN/3dzcli1blp2dvWjRIhcXF2a2IUOGeHl5hYWF7dixY8mSJQ0aNIB5YPrhw4d79+4N&#10;ct9qoKKiQqHV5cdaptbjvXoOD5r6v9B4cx6DOk1d72mmTZtGPoK4+K233iLje/bscXJyunz5Mqi8&#10;RYsWq1atYkqYMmXK+PHjyTiYGoxcU1ND3g4dOvSNN94g445w9UOP2ZocHjT1f6Hx5jwGdZq6X79+&#10;Z1iAjslHcXFxrVq1AjXD+IQJE0aNGgUjBQUFYPOZM2dCNL1w4cIFCxaEhIT4+/uTRcDUbB1HRESM&#10;GTOGjKvW1HC6YJV7Pwh4r56Dg6b+DzQ+Qc5GnaYW+kfxxo0bTZo0SUtLKy8vd3FxSU1NhYm5ublg&#10;6vnz5y9lERsbSxYBU7/zzjtMCRBQE7/rVGzqs2fPWvGGDczW5OCgqf8D1Rep9bSZGggLCxs7dmxC&#10;QkKLFi3u3bsHU65du9agQYOUlBTe+UVMDSNGf1GqBDgCXbp0yYpbGcNqRwZNrT927BjVF6n1ar2f&#10;um/fvidYnDp1ivk0IyOjcePGAQEB7HB40qRJ3t7ezL+Ix48fz8rKIuMipp47d25QUNDFixdv3rzJ&#10;XMhWAzExMda94xPDakcGTa3v1KlTYGAgvRep9Wo1tdE/iq6ursynVVVVbdq0gYl5eXnMxMrKyqlT&#10;pzZq1MjDwwNmhte4uDjykYipCwsLBwwY4OLiAqXB8cAuKyeJ6Ohoq29oDKsdFjT1f+5/6tKlC70X&#10;qfWqNLVsKioqIKwuLi4GmyvdFvlUV1fb4iwNk6A6LGjq/5ia0gdeGLRkam1w9uzZtLQ0W2xrvLHa&#10;MUFTa2HXR1OrjW3btrH71bUiGthdERk4uqm1cTqJPQmojaioqN9++80W2xofgXFMHN3U2viLBmNq&#10;tfHhhx8+efLEFttaG3ssYi4ObWrN3PaEMbXagJj60aNHttjW2jgLRMzFoU2tmfBEEVOfPn06NTX1&#10;IwNRBmJjY1NSUnJycoqKiiorK+3ZGKgOKoWqoQHQDNIe0rZNmzYdO3YMBGfP9mzbtq20tNRGmxsv&#10;VTsgDm1qzVzyS0pK+vjjj0WcFR0dTUZiYmK2bNmSnZ199OjR8+fPk/x2EmHUDKf28ArjMIU9g1DV&#10;NsXkQeLChQt79uxZtWoVETeMwFuYaNOWr1mzZteuXTba3JrZbxHpOLSpNRObpKen/+///q+UwBbU&#10;DIIGTYOsQdkgbilWIo7jqplGwHEQYkOgbdOzAfiely9fbqPNrZlzQUQ6aGotkJeXB5ax3C+IFYED&#10;gI02t2b+X0Gkg6bWAhcvXiQZ6RD1AOcituvpDcNqR8NxTa2l/9Bra2vXrVuntJqQp9i2bZt1c+mx&#10;0dLei0jBcU2tsagEzrWVVhPyFNbNT81FM2eEiBQc1NTau9KHplYb1dXVVuydi0vHjh3hXMp25SOq&#10;wkFNrbGAGoiOjlZaTWZw7ty5kydP8n4UGxubmJhosoTly5cnJydbu11WxqZJz6dPn27TmB1RFY5o&#10;aohEunTpoqWAWq96U8+aNWvZsmXMW5EeYSZOnMj0jStCWFgY022u9HrtjE1jatA0yNp25SOqwhFN&#10;rcld3KSp582b99lnn9nHUFyMeju03NTy6rUzVuzxlosmAw5ECEc0tSZPG02aGpzF291iWloafBQQ&#10;EBAaGnrkyBEycdeuXUadEyYmJi5evFhkESAyMnLz5s3x8fGBgYHBwcFJSUlkemxsbJs2bXx9fccZ&#10;KC0tZZu6pqYmKiqqb9++AwcOTE5OZpv68uXL+/fvJ72YGwGLMOVLr1f8K7IuN2/eXL9+vU03uvYu&#10;4iFCOJypIRLR5F8x8kwNUnNzc1u2bFl2dvaiRYtcXFxIN4anTp2qV68e06VhdXV127ZtyeJCi+gM&#10;fWh5eXmFhYXt2LFjyZIlDRo0gHlg+uHDh3v37g0N2GqgoqKCbWooqmnTpmBVOADAxNatWzOm3rhx&#10;IzTjypUr3NUZNWrUG2+8YW69ZuvWAgoLCzMzM2260fFePcfB4Uyt1+jtTTJMDbFqixYt4AydmTJl&#10;ypTx48eTcYhPmQvBe/bscXJygghXfBEwJpiR6XZ26NChjEyFrn7cu3fP3d19zZo1ZHp5eXmzZs0Y&#10;U8MxAA4Gt27d4q6Okakl1mtPDh48mJ+fb+vtrsmdGeGCptYIMTExXFm8//77jX8HIs1GjRoxb7/6&#10;6quCggKIWGfOnAk2XLhw4YIFC0JCQvz9/cmycXFxrVq1IlceJkyYQHqYFV8EjMnWYkRExJgxY8i4&#10;kKlPnz4NBbLvA4ECpVynNjK1xHrtCQT4cGyz9XaHnRnOeGxdC6I4aGqNwGvqsrKyvN8ZNGjQ22+/&#10;zby9efNmbm4uWHL+/PlLWcTGxpJlb9y40aRJk7S0NIhzXVxcyNPq4ouI9CAuZGqIOqHA8+fPMx+B&#10;ZGWYWmK99iQhIaGurs7W2x3OezZu3GjrWhDFcThTa/XSHq+p2XCvfly7dg0C7ZSUFKFFwsLCxo4d&#10;C8Zp0aLFvXv3TC4iYkwYYf9FyZgaDgP169fPyMhgPvL19bWiqY3qtSe2y6XH5rvvvnvxxRftUBGi&#10;LA5naq3+XS7D1MCkSZO8vb2ZvwSPHz+elZXFfAoCbdy4cUBAADssFVlExJhz584NCgq6ePEixPI1&#10;NTXsfxRDQ0P79et3/fp1neEGZDgSMKbOzs6GMsHm3NWRaGqjesW/Iuti08de2ICpwdf2qQtRCscy&#10;tfYeImeQd+9HZWXl1KlTGzVq5OHh4erqCq9xcXHMp1VVVW3atKlXr15eXp6URUSMWVhYOGDAABcX&#10;FyjtxIkTbFOXlpbCwcDJycnd3R1KYF/9kH7vh8R6xb8i62I3U8O39NZbb9mnLkQpHMvUWg2o9Zbl&#10;/aioqIAYubi4GNRsu0VEgGj35MmTRUVFlhelHuxm6urq6o4dO9qnLkQpHMjUDx488PPz02RA/eTJ&#10;E8zQpDbsc52aoMk/yRE2DmTqI0eOvPbaa0q3wiaAFzA/tdqwz70fBDS15nEgU68woHQrbEJZWRn2&#10;+aI27HM/NQFNrXkcyNQQUENYrXQrbMK3336L/SiqDfs8o0jA3so1jwOZun379g8ePFC6FTYhLS2t&#10;sLDQKn4RyftMRUpo9VBUVGTrvB8MGv6rHCE4kKk1fIaYmJh48+ZNGTbhpm9m5302+pR9Y5wVUTaF&#10;tO2ALbJhwwb77AAavv0UIaCptQBvOlMjePNTiz9sbfSpjUytbAppm2LT/NRGYFitbdDUWsDkA4o6&#10;vidfeNM3M3mfuZ8amVooS7VIUumCgoIJEyb07Nmzf//+U6dOLSsr421DZGTkpk2b1q5dGxQUFB4e&#10;LteTymNPU0NA7efn9/DhQ7vViNgTRzH1gwcP2rdvr3QrbIU8U/Omb2Z0zP2UbWqRLNVCDxbeuXOn&#10;ZcuWERER+/bt271794IFC06fPs3bhiFDhrRt2xaq27JlC8xpsTAVw56mBoYNG3bmzBl71ojYDUcx&#10;tYZvptbLNbWO78oDW8dCVz/Es1QLJZUGiYDBS0pKTLYBTN21a1c7p+mwBXY29bvvvvv555/bs0bE&#10;bjiKqTV8M7Ve2NTi+al1ck0tnqVaCPB79+7dO3ToMH/+/KysLJKcj7cNYGoIvc2ToipZvXq1PXcD&#10;0DTI2p41InbDUUyt4Zup9cKmFs9PrZNravEs1SJApXFxcaNHj37mmWe8vb3JnYW8pmZnXKKUyspK&#10;u937QYCzlmHDhtmzRsRuOISpHzx48Nxzz2n1Zmq9BVc/uOmb2aY2+pT5yGRia5OAsv38/MD1vG3Q&#10;hqmLi4vtdj814eHDh506ddLwfu7IOISptX2RWm+Bqbnpm9mmNvqU/ZFIlmqhpNLEXNXV1TqD6318&#10;fMht1Nw2aMPUcOZht2cUGbR97ujIOISptX2RWi8hObVOwNTc9M1sHRt9yv5IJEu10L0foPVWrVo5&#10;Ozt7eXk1btx49OjR5F9Hbhu0Yepdu3bZLe8Hg+Z3dYfFIUyt+UBDiqltgYws1SUlJbAIxNQ2bZga&#10;SExMtFsuPQbNnz46LNo3dW1tbefOnbV98U4pUyMirFy50v57AvlLBnsr1x7aN3V6evr06dOVboVt&#10;QVOrEEVMrcfeyjWK9k0NmgZZK90K24KmViF2fuyFAXsr1yTaN3XHjh1ra2uVboVtkXLvB2JnlDK1&#10;Hnsr1yLaN7WGEzMxWMvUsbGxiYmJVilKBHl5rqnLjq2gqbG3cu2BptYCUrKeSmHixInTpk2zSlEi&#10;sFNgCyGeONs+WJg4W6nr1HrsrVyLoKm1gOz81EbYx9RSUEPSagvboKCp9Y6x2zsUGje1tpOdMqxY&#10;sUKKd7hCr6mpiYqK6tu378CBA5OTk41MLZSBmptmmkxPT09/9dVX/f39X3zxRSYNCDfZNJMCm3wE&#10;jX/++efhUzJRZypxNgHGBw8e3KNHj0mTJp05c4apa/PmzfHx8YGBgcHBwez5zcqazdsGc7Nmo6kR&#10;K6JxUzvIgwCyTQ1n902bNgUrgZRBfK1bt2ZMLZSBmjfNNExPSEhwcnJ69913s7KyQJfMQ4bcZNPM&#10;s47wEdQ4duzYjIwMqAgWBxXqTCXOJhKE9sDqwIIjR4709PQkj9JAgV5eXmFhYTt27FiyZEmDBg2g&#10;8WQRs7Jm87bB3KzZyj4riKbWGBo3tYM8XAvmkmHqe/fuubu7r1mzhrwtLy9v1qwZMbVIBmreNNNQ&#10;lIeHx+LFi7n1cpNNs03t7e1NMoEA8+fP9/PzY1orlOQP2gbN/uijj8h0eAunTWBYUiDolalr6NCh&#10;jNzNzZrNbYO5WbOV3fE6duyIz79oCY2bWvPPkROETC2enxqCR5DUyZMnmflDQkKIqUUyUPOmmQYP&#10;wvxMwiY23GTTbFNPnz6dmf7FF1/Ur1+fyFTE1MSt0ELmo/Dw8FdeeYUUyF4K6h0zZoy4T4WyZnPb&#10;YG7WbGVNjc+/aAwtm1rzyU4Z2MEvG/H81Pn5+aC88+fPM/OD14ipxTNQc9NMf/PNNzA/c72YDTfd&#10;EtvUc+fOZaZ//fXXUMjVq1e5lmQvRZpNclsTZs+e/cILL3DrgvlhKZNK5c2azW2DuXmj4AxGwV0C&#10;n3/RGFo2tYNcpNYLm5oN9+pHeXk5xLAZGRnMFF9fX2JqiRmomTTT169fh/m3bNnCnUfc1AAzPT4+&#10;vlmzZsw8QomzKyoqoNnbt29nPgoODiaxuTxTc1eHtw10mVqPz79oCy2b2kEuUuvlmhoIDQ3t168f&#10;eFZn+JsObMv8oyiUgVoozfSECRNgHNSgM1xS2L9/v5Dg2KZu2LBhamoqjENoD4szd0yLJ84eP358&#10;jx49yE0an3zyCYgbTgK4dbFNbW7WbG4bzDV1TEyMsnsFPv+iJbRsage5SK23wNSlpaUBAQFOTk7u&#10;7u5gIubqh044A7VQmmkIdf/0pz+BND09PeFTcuGYa0/d06aG6nr16gWLwEHihRdeYEwqnjj70qVL&#10;gwcPhkWaN29ObgLhrYttanOzZnPbYK6po6Ojld0r4PCj+SySjoNmTU3upHaQ3VSKqYWAaPHkyZNF&#10;RUW8nwploBZKM3316lWYztxhLQ7jvtOnT7OvO0uEtIF7O4cMbJE1Gw5s9s9PbYTjBCuaR7Om1jvS&#10;LaWWmFpBtNG3ixCpqan27/PFCMe5AKh50NRagFJTh4aGRkZGKt0KW5GTk5OXl6fsjuE4f6prHjS1&#10;FqDU1NqmsLAwIyND2R3jwYMHnTp1evjwobLNQCxHs6Z2kIwfBDS1Crl582ZSUpLSu4Z+2LBhZ86c&#10;UboViKVo1tQOdd6HplYnyiZpIrz77ruff/650q1ALEWzpnao/1KsZWr79CSgSNWKdESghj0QNA2y&#10;VroViKVo1tQOdX+StUwtMT+1hSn27VO10Zz274hApw5TnzlzZtiwYUq3ArEUzZracW6m1ksztRV7&#10;ErBFmn+rV62GvggUv/px+/ZtHx8f+C3gn4q0o1lTO86NH8Dq1atNWsPcngT2798/efLkfv36BQUF&#10;geV//PFHMp03zb9QnwMi+fttWjV3TnZHBKTDgbVr1/bv3x9q37VrFzQGvhyo8aWXXtq3bx+7nUKr&#10;JgXFTQ18YEDpViCWgqbWAuvXr79586a4NcztSSAmJgbs9sUXX2zfvn3AgAGDBg0i07kp9oX6HNAJ&#10;P8Nt66q5c7IfRid9AsDBYOfOnW+++WajRo3Cw8OnT58ObyMiIlxdXeEAQ+YUWTWTqOTeDwiru3Xr&#10;Bq9KNwSxCDS1FsjMzDT5NLZZPQkYAapl8m/onr6wINLngE44f78dqja6+mFkagifyThE02Dt4OBg&#10;8raqqsrDw+PTTz81Wb5J1HA/NQHDag2gTVM71M3UQH5+fk5ODlcWsnsS0BkuXPz9739/4YUX/P39&#10;ISirX79+eno6V4IifQ6IYIeqxU3N/igwMJD9UDuUAEG97FVjUMMzigQIqP38/PBSNdVo09QOdTM1&#10;AGpj52tmkN2TANC3b9/hw4fv2bMH4uLjx487OTmR9KRGEhTvc0AIO1Qtbmq2mgcMGAAuZt726NGD&#10;dP0lb9UYYIsonveDAZ9/oR1tmtqhbqYG6urq4uPjxcVhVk8CoHiQ1KlTp8h0GIG3jC7ZKfYl9jlg&#10;hB2qNuoHQIap5a0agxpy6THg8y+0o01TO9TN1ARywi6CWT0J3Lp1CyLZdevW6QxWhbN+ECujS6MU&#10;+0J9DuiE8/fboWqjOWWYWifcnYIUFO9JgA0+/0I7GjS143SfyEaeqUV6Eli9erWzs3Pr1q3d3Nyi&#10;o6NdXV0ZXRql2Bfqc0Aneu+Hras2mlOeqUXKN4mqTI3Pv9COBk3taBepCSZNLYRITwI3btwoKCjg&#10;jYi5CPU5oM6qzUJe+Yr3o8jm4cOHnTp1crTwRUto0NSOdpGaINvUiI1Qlan1DnlJUEto0NSOuUdG&#10;R0crrSbkKdRmaseMYDSD1kztmBep6+rqpF8/ReyD2kztmFcFNYPWTO2Yu+Ply5eZ/9wQlaA2Uztm&#10;EKMZtGZqZU/xQkNDd+7cScZv3rxpt9tp8/LyeJ9RlGIT+2RtViQ9tLKozdR6RS8Mvvrqq3v27FGk&#10;am2gNVMre5E6Jibm6NGjZLxfv36fffaZfepNT083mfeDF/a9a1aEm0XazumhbZFB21xUdZceQcE4&#10;plevXikpKYpUrQ20ZmorpqWGiPju3btk/Oeff75x4wYZf/z4MYzDq96QUQE+qq6u/uabb+4YgLcw&#10;/f79+z179oyNjYU5YSJZ8Lfffjt16lRBQYFRrF1WVpabm3v69OlHjx7Ja2pSUpLJXHq8+altZGrF&#10;c0Mr3gCdKk1tybVBsqtXVVUdPny4vLycTCwpKYH9+ddff2XPee3aNZjnhx9+IL8RAtvUDx8+hN8F&#10;Wcp2PwqNoTVTWzGF3r59+zp27EjGFyxYQPJU6A27u6enJ9kLYf+bMWNG27Zt+/btm5mZGRQU9Mkn&#10;n8D0xYsXu7q6ent7Q2QNM8CU0tLSzp07d+3adfDgwS1btvzXv/6lN0gfgk1Y/OWXX+7du/fw4cPl&#10;NXXlypUmxcH75IuRqcH40LwePXpMmjTpzJkz7DkhbIcTWH9//xdffJHJfcGbSJo3izQ7PbRQLSRt&#10;dHx8fGBgYHBwMDO/TjTPNfzIJ0yYAMfF/v37T506FX7hvA2Awjdt2rR27Vpoanh4uMmvy3JUaGpL&#10;uiqHXf31119/7rnn4Ht2dnbes2cPvIWvHX4j8EoCFAD2dh8fn5CQENj5n3/+edhkzOLE1Pfu3Rs0&#10;aBAs++9//9umPwqNgaYWpLa2tlGjRpcuXdIbLmUEBAQkJibC+JIlS8aPH0/mgf0P9jNmd2RMrX/6&#10;6seTJ08GDBgAsiBvs7KyWrduDTt3YWGhm5sbs5fDz1teU+GU1qQ4TJoadO/i4gLzZGRkjBw5Eo5G&#10;EByRjxISEpycnN59911oOciUecCPN5E0Nzc0uyKRWoYMGeLl5QW/0h07dsCX3KBBg+zsbPKR0LOO&#10;cL4Cv/CIiAg4rO7evRsOqBCF8TaA5KSGZmzZsgXmNFe7MlChqfUWpGqCXR3M+9NPP8H4hx9+CBsR&#10;jogwDqExHBQ//fRTMhv71BMOk++//z6zOJgajrh+fn7kh2DrH4XGQFOLAer5+OOP4YzP3d1927Zt&#10;Y8eOhYlw/N+wYQOZAfa/VatWMfMLmZokWf7222/P/E7z5s2/++472K0hPIGfNESClrTTclPDwQbW&#10;kXmKGt62b98exKcz5JL28PCAswTx8tmJpLkXH0hFIrXoDDIFw9bU1JC3Q4cOZY4iQnmu4ZuESuEc&#10;nLuyRg2AwuGYyhRuB6Kjoy3ZpjZCdqom2NXhgE3G4VgIx1HmogecyixcuJCMg38PHjwIJ0awlV97&#10;7TXYEMzib7/9NhwsmR+IrX8UGgNNLQYc8CdOnAjR3+jRoyF8A8vATx2iS2YfMvqfRMjUsDvCnj3i&#10;acA+8NGBAwdeeeUVV1dXOC3dtWuXvHYKXf0Qz0+tY5maKK+goIBZNjw8HBqmM1gSPuLt60QokbSQ&#10;qUVq0XHSRkOkPGbMGHEbguu7d+/eoUOH+fPnQ1AGBxUyndfUUKB4adZFnaaWnaqJvavDFoSwl/kI&#10;vlj4/sk4bLI+ffosXboUtD558mT4RTCLw1EZdhKIe8gUW/8oNAaaWgyIHVq0aDF37ty4uDi9YW/7&#10;4IMP2H0UiJi6f//+zCkhnOCDoZj/Ybg8fPiQXGGora2V0U4hU4vnp9axTE0SRrNvIJk9ezYoGEa+&#10;+eYb+MjosjVBKJG0kKlFatFxEifB/LCUSSHCisDWgUPpM8884+3tTQrnNTW7cDugTlPLTtUkxdRw&#10;5Ab5MvswBDpsU8NBYsaMGXDaRP6ot/WPQmOgqcWAfQUO7E2bNj137hy8hfgRxsk/hAQRU48dOxbm&#10;Z/7+DgkJmTBhArnMB2eIubm5v/32G+ysFy5cIDOAxRo2bCjvFmzL/1GsqKiAiJjdHUFwcPD06dNh&#10;5Pr16/Dz27Jli9GyIomkjXJDMxWJ1KKTa2oGULafnx8og7cB9je1qvJTM8AuLe83IsXUsKvAPkB+&#10;LBcvXmzdujXb1LA47PlwBIUzsMrKSr2NfxQaA01tAogZYYcj419++SXsiFu3bmU+FTE17GRdu3Z1&#10;dnYGGekND8JA3Aei79Kli7u7O0QWjx49gnk8PDzatWsH+y6MMJe/zcUq936MHz++R48e4F8Yh7UA&#10;pcIvh3wEPycfH5/vvvtOZ7jgsH//fp1oImmj3NDsikRqETG1UJ7r4uLizMzM6upqnSHxPzSS3EbN&#10;bYD9Ta2qPl/Y2M7UesN1cBcXl27duvn6+sIXbmRqZp7OnTvfuHHDpj8KjaEpU6u/+0SIDkpKSphL&#10;dXrD/aRXr16FIOKXX36RXSy7V1YhTJr60qVLgwcPhvC5efPm5PYMZjaIhf/0pz+BVT09PeHYw1xZ&#10;FkokbZQbml2RSC0ipha69+PYsWOtWrWCNnh5eTVu3Bh+9uRfR24D7G/qnJwckI419horY+vOoO/c&#10;uQP7M+zYEue30Y9CY2jK1I6Z9EMvzdQSgd8M6I97lwUAPx74iITDDGYlkpZSiwxIaczdfioBjhYQ&#10;7yu9a/Bga1MjtkBTpnbYvI5WNDViLeDUXp1n7nDeif2UU4emTO2Yman1aGq1snr1aqV3DR6wn3Ia&#10;0ZSprZj0gy7ACEpLCeFBnabGfsppRFOmdtgLcGhqdaJOU2M/5TSCptYCNJrabhmrT5w4UVxczJ5C&#10;kr3Z4clydZoa+ymnETS1FqDR1HbLWP38889PmzaNPYXc83f79m1bV61OU2M/5TSCptYCUkzNm5/a&#10;EUBTc3HY/97pBU2tBaSYmvfJF51otmijhM7V1dXLli3r06fPwIEDk5OT16xZEx8fT2bmTVStE005&#10;zWSsPnny5LinYfL2paWlQbMDAgJCQ0PBLCJtE0lgLW5qbnprc6sWQbWmdtj7WekFTa0FZJtaPFu0&#10;UULnRYsWNW/eHLSbnp4+bNiw1q1bMwbkTVStE005zTy1eOXKlU9/Z/369VAFHDN0hkOIm5sbHBtg&#10;Eaga2snk8+O2TeghRp2oqXnTW5tbNY2mdthnxOgFTa0F5JnaZLZodkJnkFrTpk0TEhLI21u3boHW&#10;jQxIYCeqFkk5ze0YDGaDgNrf37+8vBwa06JFC/Z94lOmTBk/fjxv23TCCax1oqbmTW9tbtUiqNbU&#10;2E85dWjH1LW1tUxnWo6G0JMv4vmpTWaLZid0BvPCzCTkJLz88suMAYUSVYuknOaaGkqAY+358+d1&#10;hosSUN3MmTPBvwsXLoTjR0hICBTO2zZxREzNm97ailWr1tR6vFRNG9oxNahh+vTpSrdCGYRMLZ6f&#10;2qxs0aQ/gXPnzjFTRo4cyRhQKFG1SNIlbheOLi4uhw8fJm9zc3OhOhDoUhZM/41mpVt66aWXIFRn&#10;T1m7dq2zszPJwMdNb23FqtVsarxUTRfaMTVoGmStdCuUQV4uPbOyRVdWVkJIvnXrVvK2qqqqXbt2&#10;xNQiiaolmnrv3r0Q5rNbcu3aNTgJSElJ4V0Xs3T5+uuvQ5jPngL1+vn5Gc3GpLe2YtVqNjVeqqYL&#10;7Zi6Y8eODts3hOysp9KzRQOk2+mcnJzz58/PnTvX1dWVmFokUbUUU4PZmzdvHhMTY9T7873VAAAg&#10;AElEQVS2SZMmQZDL/JUHoXpWVpZQ24QSWOsMPfBCe5YtW3bnzh2IozMzM93c3Eh1QumtzapaBHYf&#10;m2rDkn7KEfujHVM77N+JegtMLT1btM4Qdf7lL38BzXl4eMBHo0ePnjdvHvlIKFG1FFMnJCTUexpo&#10;ks4QxU+dOhUCeagOCoTXuLg4obaJ3PsBwFHE3d0dVhMidzioREREkEvSQumtzapaBDXH1HpM1UQV&#10;aGotYGEuPRnZoquqquAkhsTRBHmJqk1SUVEBbYPgF2q0pJz79++fOHECigILG30klN7a8qpVbmpM&#10;1UQRaGotsH79etKDrU05evRoYmIi6PjQoUMTJ0709PQEO9u6UnpRbX5qBkzVRBFoai2QmZnJvoXD&#10;Rnz//fchISHe3t6dO3ceN24cb2/lCENRUZE6+3xhwFRNFIGm1gL5+fk5OTlKqwl5CtX2o8jw8OFD&#10;Hx8ffP6FCtDUWuDy5cvsW9wQNaDavsnZ4PMvtICm1gJ1dXXMzQmISoAtAttF6V3DBPj8Cy1oxNRw&#10;Bte+fXulW6Ek0dHRdjbR6dOnU1NTPzIQZSA2NjYlJQXO+ouKiri3WNgUqA4qhaqhAdAM0h7Stk2b&#10;Nh07dkx6jlNrrVdMTIzSO4Vp8PkXWtCIqXGHi4iIiLYMk1ZiFPbhhx/CK4yz04AI6dLCVlne7AsX&#10;LuzZs2fVqlVEvjACb2GiTddry5YtVJgan3+hBY2YGk/iuM/4yUMkOOUqjEYguIYQGwJtETVbBSpM&#10;rcfnXyhBI6bGP0asZWrEWtBianz+hQq0YGpykdrBbzbi7c8FURBaTI3Pv1CBFkytd+wbPwhoarUR&#10;Hx+v/ns/9Pj8CyWgqTUCmlptUHE/td7w/IuD3zdFBWhqjYCmVhsHDx5U+TOKDPjzUT9aMDXeTK1H&#10;U1uV6urquXPnkn7CoqKivvrqKxmFnDt3TuV5PxjQ1OpHC6bGm6n1qjT1rFmzSGJ+NcPbyMTExAED&#10;BpDx7du3d+3aVUbi08rKSpXn0mNAU6sfLZgab6bWSzD1vHnzPvvsM3N1YwkjRoxgd3erTriNrKmp&#10;8fb2/vzzz5m37dq1E+qsS4Ta2lqV56dmwFun1I8WTI03U+slmJq3zxcgPT391Vdf9ff3f/HFF5l+&#10;XSMjIzdt2rR27dqgoKDw8HAyMS0tDQoJCAgIDQ2FL5xM3L9//+TJk/v16wdzwsHgxx9/JNOhqDZt&#10;2vj6+o4zUFpaKlSCCLzz79q1a86cOezZIARevHixyCJkjTZv3hwfHx8YGBgcHJyUlCTUyKysLFdX&#10;1//P3pnHVVHuj98FUHCDML2KiJZLhIZb7mZhmZkmLnhNsSy8xb2W9Ep/at28airuiGDupWkuKKLY&#10;Iqa5pIgpbmguKCABoojgEVs0lN+n83ydxlmeM8s5Z5bzef/B6zBnlmfOzHnPM3M+z+dTVFTELAv7&#10;1atXL5ut5WMUU+M3SP+YwdTYI6hQauq4uDh3d/dx48aBnkBkTN2pnj17NmzY8NVXX12zZs2WLVss&#10;1trhNWrUmDZt2o4dOyZNmuTp6UnKDEZHR8+YMWP79u0bNmzo3Llz165dyRr279/fpk0b2OhaKwUF&#10;BWJrEENsflJRl1m2tLQUmkp2jbIJ2CM/P7/Bgwdv3LhxypQpVapUgXn4jYQ54UMAlbNbsn79elgV&#10;290SMYqp8a5U/5jB1PiUrULCGEW+qYuLi318fJjeKBvw2lNPPQU3/uTfmzdv1q1bl10DbMSIEUOG&#10;DOEslZ2dDQ49duwYs0XmwYLENTDQ54d+8XvvvUdeb9u2DS42WVlZ9EVgj0DKzB5BH5lUceQ//ejd&#10;uzdToJ0AewT7deTIEbHWCmKgpx/4S4/+QVObBEFTf/TRR9UeAr1INzc35t/vvvsO+pvszikb8FpE&#10;RATzb1paGsz59ttvQ0d14sSJEyZMCAkJCQoKgrdAkR9++GGPHj3g38DAwMqVKycmJpKl2BKkrEEQ&#10;+vyxsbH16tUDNcPrsLAwUkWXvgjsEdvIsHf9+/e3CJkaLgNMJV/CxYsXYc07d+4Ua60gd+7cMYqp&#10;MU+T/kFTmwGx/NSZmZmHHtK1a9exY8cy/169enXfvn0gIMEiW5wK3Hv37oU5o6KiprIgD7XbtWsH&#10;nVDo2ILxjx49Ct1bUpWcI0HKGgShz5+Xl1e9evXNmzfn5+d7enqSLdIXEauSzjf1Cy+88NZbb7Gn&#10;nDhxAtYMH5pYawUpKioySuxHBeZp0j1oajMgpeYL/+lHbm4udLTXrFnDn5njtStXrsCc/PgHuBKA&#10;wo4fP07+JU+QGVODCpmf/sTWIIbN+QcPHjxgwIC4uLi6desWFxfbXETM1OxGEkaPHg3aYk/ZsWNH&#10;1apV5ZZd//nnn40ST12BeZp0D5raDEipoyj4i2JYWFjTpk3JE9ibN2+mpKQIeg0YNmxYkyZNmEcl&#10;0H1OTk6+du0adKIXLlwIU0BkISEhlStXZkwdGRnZqVOnS5cuQf/91q1bgmugNJg+/9atW6tVq9a6&#10;dWt2j5iyiJipOY2EKSAsHx+f0tJSZuZPPvmkffv2lKYKArcsRhmjWIF5mnQPmtoMgLZs1iYXNHVB&#10;QcHAgQNBr76+vh4eHn369BH0msU6jiM8PNzNzQ0s5uXlBX/J85Z58+bBgvXr169Ro8bMmTPhLcbU&#10;0KTOnTt7enqSnxnF1iAGff6SkpIGDRpwHkpQFhEzNaeRMAUuP7Ag9KOZmZ955pkFCxbQP14+CQkJ&#10;hsj7QcA8TToHTW0GlixZAl1CuSphyMnJgX5oZmamzTnB7DDn2bNn2WP28vLy0tLSJD4cEFyDHedX&#10;tgiHiRMnhoaGktcHDhx4/PHHSQCfLBYvXmyIXHoErFOuc9DUZoAdmoaoB/rmzz77LMn78Z///IcM&#10;k5HLnDlztD4v5IHjX/QMmtoMgBTsLSsnAR3514SQ0sHXOXD51Pq8kAeOf9EzaGozYFxTX7t2LUEI&#10;mK5109RiOFPj+Bc9g6Y2A/j0Q4cYztSYPVjPoKnNgLamjomJiY+P17ABjkZZumrDPaeuwK+SjkFT&#10;mwFtTT106NA33njD5myulq4aTY3YETS1GZBiasflp5ZoaldLV23EX+fwq6Rb0NRmQIqpBUe+fPDB&#10;BwkJCcy/0A1ctGgReU1SVINuOnTo0KlTJ3akGthqxowZ7dq169Kly7Jly9imdnK6anquarFNCOaq&#10;Fmuk4nTVRjQ1JhDWLWhqM6DY1K1atZo+fTrzL+iJcW7Pnj3r168/YMCArVu3Tps2zd3dHcRN3oJ/&#10;a9asCV4DD3bv3h1mY5ZycrpqSq5qsUUsIrmqBRtpUZGuGpqh9XkhGwyp1i1oajPgIFPDXT+T/iIq&#10;KqpFixYWa1Zrb2/v+fPnk+n5+fm1a9cWfPrhnHTVgrmq6YuI5aq22DVdNVy0tD4vZIMh1boFTW0G&#10;5s2bJygLen5qiy1Tsw0F3eTKlStfu3aNpABNT09n3goJCWGWcn66asFc1fRFxHJVW+yartqIpsaQ&#10;at1ieFNjEGiFuKnp+aktPFMPHDiQberIyEjmre+//x70lJOTk5qaCi9IyBoBNMcs5fx01YK5qumL&#10;iGVrstg1XfXMmTO1Pi9kgyUFdIvhTY29gAoVTz+6d+8+fvx45t+2bduyTQ0wby1atKh27doW6+MO&#10;6Clv3bqVeatZs2ZkKa3SVfNzVdMXoZjajumqZ8yYofV5oQQsKaBPDG9qfLJWId6nZiNoarivB89C&#10;T/nWrVtgOhAQ29TwL/Es9KCbNm3KPA4ODQ1t3759bm6uxRouAkIkS2mVrlowVzVlEYqp7Ziu2qCm&#10;xpIC+sTwpsZfqytUmBqU1KpVKzc3txo1asAnyX6OATqD18HBwb6+vuDiHj16ML3ICxcugBZByt7e&#10;3jAbeylN0lUL5qqmLEIxtR3TVYOpHzx4oPWpIRssKaBPDG9qjACtUJefGnqOoCf2c2cCo7MTJ07w&#10;yxTAUunp6RkZGfwVYrpqAtxb3L59W+tTQzZYUkCfGN7UGPgBJCUl2az5Ihd+2ReXRVm6ariZgFsW&#10;rU8N2dy9e/eJJ57A3o/eQFObASl1FOUCvcjJkyfbd502MVO6ajgihw4d0vrUUAI+UdQhaGozkJWV&#10;xTwONjRmSlcNdzlbt27V+tRQAv5Kr0PQ1GagrKyMRFwg+uHq1aufffaZ1qeGEjDyVYegqU3CzJkz&#10;1ctFYqbpWbNmLVu2TP3m9Ak7G7VFTkJqPoYrJkD47bff8GulN9DUJsEuppaYv/TVV19lEmWIYYhs&#10;1BahdrKzUVvkJKTmY1BTV+DXSn+gqU2CTVNLyU9tR1MbIhu1hddOTjZqi5yE1HyMWEyAgF8rvYGm&#10;NgnR0dE2lcQf+ULJNG0Rzx/NMTV/NsFEz5QVCiI4Mz0htdj6pSek5mejtkhOSM0H+9SIvUBTmwRl&#10;pqZkmqbkj2abWnA2wUTPshJSi81MSUhNWb/0hNT8bNQWyQmp+RjX1DigTG+gqU2CAlNTMk3T80cz&#10;pqbMxnmqICshNX1mwYTU9EWkJ6TmZ6O2SE5Izce4psaQar2BpjYJgqam56emZJqm549mTE2ZjWNA&#10;WQmp6TMLJqSmLyI9ITU/G7VFckJqPsY1NYZU6w00tUkQNDU9PzUl0zQ9fzRjaspsHAPKSkhNn1kw&#10;ITV9EekJqfnZqC2SE1LzMa6pMaRab6CpTYKCpx+UTNP0fNCMqSmzcRI9y0pIbXNmfkJq+iLSE1Lz&#10;s1FbJCek5mNcU//2229PPvkkPqrWD2hqk6DsF0WxTNMWaj5o9i+KYrPxEz3LSkhNn1kwITVlEekJ&#10;qfnZqC2SE1LzMa6pK/BRtc5AU5sEZaamZJqm5INmm1psNn6iZ1kJqekzCyakpiwiPSE1Pxu1RXJC&#10;aj7z5s3T+rxQDj6q1hVoapNg09RiUDJNWyQnd5aeA1pWtmjNs1Fb5CSk5mNoU+Ojal2BpjYJik2N&#10;cGBno7bISUjNx9CmxlrSugJNbRLskvfDyZgpG7UghjZ1BX659ASa2iTMmDFDay/JxkzZqAUx9C+K&#10;Ffjl0hNoajNgsVbt09pLCBc0NWIv0NRmIDMz0xw1X0yG0U3t7+9/9+5drVuB/AWa2gwcOHDA7nUU&#10;DY3EkggKYNcZsFlkwOimfvHFF0+ePKl1K5C/QFObgYSEBLvXJqegskoAZ3FH1ByQmGhbAew6AzaL&#10;DBjd1OPGjfvyyy+1bgXyF2hqMwD6uHr1Kl0xUioJSERllQDO4o6oOeAgU3PqDNgsMmB0U8Oegqy1&#10;bgXyF2hqMyAlmFpwjCLcy0N/tm3btqSSwPz58xctWsS8K5iYX6xKAIeUlJThw4e3b9++U6dOcJH4&#10;5ZdfBBefMmWKrJoDYjUBlJVEEHsrLS0tLCzsmWeeefbZZ8PDw5moQX6dAXqRAaOb+uTJky+++KLW&#10;rUD+wtim/ocVrVuhPVKCqQVNPWnSpDp16oD4EhMT4TsppZKAYJUAPnDxAHVu3759w4YNnTt37tq1&#10;K5nOWfy7776TVXNArCaAspIIgm+BiB9//PGIiIhvvvlmy5YtEyZMOHHiBJmfX2eAXmTA6Ka+e/cu&#10;fr90guFNrXUTdIEyU4NfwG5xcXHk32vXrvn6+kqpJCD3eUV2djaT/YO/uKyaA4I1AZSVRBB7CzqS&#10;0Nrz58/zd4RfZ4BeZMC4dRQZ8CumE9DUZkDs6Qe9kgCxDNNhBF566SUplQSkmDorK+vDDz/s0aMH&#10;LBUYGFi5cmXotgsuLqvmgGBNAGUlEcTeAoM//fTTjRs3joqKSk5OJllVCfw6A/QiA2hqxF6gqc2A&#10;mKnplQTgTh8sc+bMGWb+vn37SqkkIMXU7dq1gx7otm3bYCtHjx51d3dnIr7pplZQE0BZSQTKW/Dh&#10;xMbG9uvXr1atWk2aNGHiavh1BuhFBoz+9KMCv2K6wdimxrqcBCmxH/ynH4WFhdDLXrt2Lfm3pKSk&#10;UaNGEisJcAqEc4ArBPjr+PHj5F9SppYxNWdxWTUHBE2trCSClOIG8Km2aNECbE7+5dcZoBQZgGWX&#10;LFmi9amhFvyK6QRjmxqTnRM2b95sM55a8BfFUaNGNW3adPfu3dAhjYyM9PLyklJJgF8lgMO1a9eg&#10;E00GuIPFQkJCwKSMqTmLy6o5IJZpWllJBMG3zp49m5SURIoJgM3h82HCvfl1BihFBuCIwMVD61ND&#10;LfgV0wnGNjUmOydIGaMoaGqQ4+uvv16jRg0QEBgQ7veZ57CUxPz8KgF85s2b5+HhUb9+fVj5zJkz&#10;YQ2MqTmLy6o5IGZqZSURBN8CcderVw8a7+fnV61aNfhMmIxR/DoDlCIDcERSU1O1PjXUgl8xnWBs&#10;U2Oyc4Jd8n6UlJQEBARwMj2pScyfl5eXlpamoPygsk0rLokg+Nb58+dhIvSpOTOz6wzQiwxs2LAh&#10;KytL61NDLfgV0wnGNrWJk53/+uuvBw8ehC4edEhtzmxRmksPNhEfHw8+/eGHH4YOHerr6wt6VbAe&#10;14FdZ4BeZACOXVlZmRNOFYdi4q+YsTC2qSvM+9v0mDFjwJtBQUFVq1aVMr+y/NQ//fRTSEhIkyZN&#10;mjdvPmjQoJMnT8pa3PSlANQg5RJrCMz6FTMWaGqdQrpjX3/9tU1TZ2dnN23a9P/9v//nfBmZvhSA&#10;GqKjo51ypjgcs37FjIWxTW36WzObpr5///6AAQMGDx48adIkrdWEPIJpfohDU+sBY5va9D932DT1&#10;ihUrwNQ7d+584403BAPmEE3Iz88fN27cgwcPnHaqOA4MqdYDxja16UOI6Ka+fv36008/nZ2dDa+X&#10;LVsGH8WsWbNmzpw5Y8aMmJiYdevW7d69OyMjo7CwkOMRmALT4V2YB+aE+WEpklPJ5rJ0oElnz57d&#10;s2fPV199tXDhQrLaWTxmP2SOFTJx0aJFsJSy7cL8Z86cge2uX78e1sNsJdoKtETxHtncLvkkme2S&#10;nRo7dmxKSooTzxQHgiHVesDYpjb9OUQ39f+sCL51586drKysQ4cObdmyZfHixXMe5bPPPoPp8C5Y&#10;HubkLHv79u3Lly/DB5uQkBAfHz+bBVl87kPmWZlvhbxesmRJYmJiamqq4JrpwPywFCwLbYM7brIt&#10;ZqMMc1nAFslf+nbJmmF/N2/ezOwR+4LB3jsx2HNCN3PChAnkk1S8v0bB9P0hQ2BsUz/55JM3b97U&#10;uhUOhGJq6L0GBgbCXyc3yTno/NkoXMN69uzpIs8ETP+M0RAY29Qm7lP/8ccfN27cgHtqMPUNK5yH&#10;npQOtQnQuamBKCtat8IZwAUJukQuclnSLcY2tYnvy1auXFnpUUDWzLtwr/3000+btUNdYQRTg7mg&#10;Ww2da60b4nCgi2DiLpFRMLapXfO+jETmrVixQuuGOBD9mxq4ePFiUFBQXl6e1g1xLMeOHQsNDTVr&#10;l8goGNvU8H12wRAiEpkHvta6IQ7EEKYGYmNj33rrLa1b4VjIqAUX7BLpCsObWusmOJvDhw9DP45E&#10;5pkYoxzZu3fvdu3ade/evVo3xLGApl2wS6Qr0NRGAjTdqlUr+Kt1QxyOgY4saBpkDcrWuiEOZPbs&#10;2aGhoceOHdO6Ia4LmtowuI6mK4x2ZN96663Y2FitW+FAyA9C5hhyaVDQ1MaADEd0EU1XGO3I5uXl&#10;wdEx8U+LGKinOWhqY2Di6GnBTNx+fn7l5eUatkoQStJw0/+0iIF62oKmNgDmHo4omIk7ODi4sLBQ&#10;w1YJQkkabvqfFk08dsEQGNvUAQEBt2/f1roVDsfEHeoKkUzcvXv3Pn36tHaNEoaeNNzcPy265tgF&#10;/WBsU7/55puJiYlat8KxZGdnQ4fa9GF5HP2NHDly165dGraHAiUZi4l/WjR9LnidY2xTg6ZB1lq3&#10;woG4wnBEAkd/48ePX7dunYbtoUAxdV5eHlxWS0tLndwk5+AiDxv1ibFNffv27YCAAK1b4UBcYTgi&#10;gaM/kkNVw/ZQoKeife+998x6ZUVTa4ixTV1h6rMnOzvbFYYjEjj6gw41dKs1bA8FuqmPHDny3HPP&#10;ObM9TsPE3zX9g6bWKa7z3IPA0d+uXbtGjhypYXso2CyZBqYGXzutPU7DrN81Q4Cm1imu89xDMBP3&#10;6dOne/furXXTuNhMGk6AY/fee+85v3mOxqzfNUOAptYjv/32W4sWLVzkuYdgJu7CwsLg4GCtm8aF&#10;njScobS0NDAw8OLFi85voUMx5XfNKKCp9QjGrpaXl/v5+WndCuWYsnyXKb9rRgFNrUdwPFiF8Y+s&#10;+cp3YeJTDUFT6xHMsVBh/CNrvvJdeFpqCJpadxw+fLhly5bYeTHBkb148aKZcuzhrZ6GoKn1hUsl&#10;oaZjjiNrphx7+POJhqCpdQRqmo05jqyZcuzBfZ45DooRQVPrhdu3bz/11FOoaQbTHFkz5dgzzUEx&#10;HGhqvWD6bFNyMc2RrTBRjj0zHRRjgabWC66QwVUWpjmyFQ/Ld5mgFoSZDoqxQFPrguzs7JYtW7rI&#10;oESJmOPIMpijHITJDoqBQFNrj6slY5KC0cco8jFHiTUTfN0MCppae1wnGZN09Jn3QyUm6Fab4Otm&#10;UNDUGkNCPvC5Bwd95tJTCXSojT4QBgeUawWaWmOcE/IRGhq6adMmR2/Fjug5P7UabA6EkXWkfv31&#10;14iICLjSO+2qhgPKtQJNrTHOCfmIjo4+ePCgo7diR/Rc80UNNgfCyDpScXFxHTp0gBuy4uJiOzXQ&#10;BjigXCvQ1Fpy+PBh6BDdvn2bmQI3yNBRKi0t3bdvX1FREZlYXl5+/PjxtLS0srIy9uL379/PzMzc&#10;v38/+4ZacGZYFVntzZs32WsoKCj4/fff6VuBTYBZTpw4ce/ePTvtt230XEdRJfSBMORIMf9SPnyw&#10;89tvvz1ixAg4+haLpcJ6GTh58uSpU6fYMwueUYrBAeVagabWDMGx48HBwaNGjWrYsGG7du2SkpJg&#10;yoULF5o3bw5C7969++OPP75z504y58WLF9u0aRMQEPDCCy/Ah7B9+3bKzJ06dVq5cuXnn3/eokUL&#10;Zls///xz1apVCwsLxRaEK8HgwYOhMS+99BJsy5kPjvVcm1w9lIEw5EhVSPjwP/jgg8ettG/ffsmS&#10;JceOHWvcuDGcP0FBQU8++WRGRgaZjX9GqeG3336D84Tdt0CcA5paG8TGjsP3CqYzPd8HDx507tx5&#10;8uTJ5N/k5OT69etDFwmmP/vssxERESRiBLrDt27dEpu54uH3Hzbq5eUFvWYyw4QJE/r27UvZyunT&#10;p2vUqMF08UjHzTmMHDly165dTtuckyEDYQR/WmRMLeXDHzNmzLvvvlthPQECAwPhgJLpkZGR4GVS&#10;OYxzRqkHh2hpAppaG8R+SITv1dy5c5l/s7OzK1WqdODAgZMPqVOnzpEjRy5fvgzTr169yl5WbOYK&#10;1vc/PDwcvsYV1u829LO2bNlCWRBU4uHhER0dDffgjvwwBIAuJKjKyRt1JmI/LTJHSsqHz5gabong&#10;CDIPN7KysuDfX375pYJ3RqkH0x5oghlMbURZi3VM4HvFvusHe1apUuXlR4GeOEx3c3PjLCs2cwXr&#10;+79nzx5vb+8//vhj586djz32GHlaSlkQOrZ9+vSBnvgTTzzhzKT48DmQxzJmReynReZIVUj48BlT&#10;79+/n30+/P7772Dqn376qYJ3RqkH7swCAgLsuEJECoY3dYUBu9XQh+X8kMjA+V5duXIFvnL5+fmc&#10;2ch0+MufyJ+5gvX9hzvixo0bw9d+2LBh8D23uSABtBIXF+fu7u60B5T+/v7mSD5HQfCnRbapCZQP&#10;nzE1uccqKCgg08+fP8/8a3dTVxjwG2cC0NTOhj52nP+9CgkJCQsLu3PnToXVs/D1Li8vh9fPP//8&#10;oEGDyDAE+A6TJyFiM7O////973979Ojh6el57Ngx+lbA4EyB7dTU1KpVq3LCQhyH6fvUBP5Pi8yR&#10;kvLhM6aGQ9a+fXt4DS/gwP3zn/+EQ0zmQVObAzS1s6GPHed/r0DB/fr1q1mzZsuWLb29vdu0aUNi&#10;sH755ZcXXngBprdo0cLHx+f777+nzMw29aVLl6DDFRQUZHMrIAhYc6NGjWBmeLF06VJHfCCCmP45&#10;NSEvLw8+W8bIFawjJeXDZ0wNnDt37plnnqlXr56vry9YG3rZZDqa2hygqZ1KdnZ2YGCggrHj0J+C&#10;W9qSkhLO9NLS0gsXLrAjcCkzK9gKdNBycnJAJUzYtXMwd+wHm4SEhJ49ewoO0Vbw4cMV1wn3IvCN&#10;w0A9J4OmdiomyNHjHMwdT80hyorWrZABBuo5HzS184CutDnSyTsBE49R5AMdauhWOzO0RiUYqOd8&#10;0NROApNQy8KseT/EuHjxooHG/mGgnvNBUzsJTEItC7Pm0qNgrEcKhvjSmQk0tTPAJNRyMWV+ajrG&#10;eqSg/y+dyUBTOwNjfQn1gClrvtAx1uVc/186k4GmdgbGurHVA+Xl5fo/rHbHQI/IXPDoaAua2uFA&#10;X6lFixZG+bFIP+j8sDoCA/3s7IJHR1vQ1A4HH30oQ+eH1UFkZ2cHBQXp/xmIax4dDUFTOxx89KEM&#10;nR9Wx2GIZyAue3S0Ak3tWChp8xA6ej6sDsUQz0Bc9uhohUlMrU8VGuIrp1tc2QX6fwbiykdHE8xg&#10;at0+XjDEbaxuMasLTp06NXbs2IiICFL6Ugz2yXPz5s3ly5dr1RI2TEvMenR0ixlMrc+f7BSnzUMI&#10;pnTB0aNHq1evDn6cNWuWt7d3TEyM2Jzkhuy///1vTk5OXl4e+PTBgwdbt251fksIx44dY7fk8ccf&#10;1+eNrFkxg6mvXr3KLrmtEzBtnkpMaeo+ffqMGjWKvF63bl3t2rUpGU3hMt+8eXPwNfi0Z8+eoaGh&#10;S5YssdctmqyWAJmZmSNGjGBa0rlzZ1KEE3EOZjC1DvvUmDZPPeYzdXl5ebVq1ZKTk8m/ZWVllStX&#10;3r9/P2WRFStWgFJBjh4eHmvXrtWwJRXWgaPPP/88aYkOv3Tmxgym1ttzavwh0YLTyaoAACAASURB&#10;VC6Yz9QFBQWVKlU6ceIEM8XHx4fu361btzZo0ODDDz+E/m9cXFz//v1JuTXntyQpKWnQoEE//PAD&#10;ackrr7xivgOkZ8xg6hYtWpAqgjoBf0i0C35+fnaxkn7IyckBP547d46Z0rBhw1WrVlEW+f333+H+&#10;DM7woUOHkn81bEmFtZxYREQE+RdN7UzMYGpd9amNlWdHz7Ru3bqoqEjrVtiT0tJS8GNqaiozpXr1&#10;6lJO3SVLloSEhNjx2q+4JX/88cfZs2fJazS1MzGDqXX1yExXjTE04CZGCqahcePG8fHx5DV0aUGX&#10;mZmZNpdyxPM0ZS1hExAQgOEfTkMvppYb2smOMFVcgULNRsXQVQff0Pzzn/+0+RuX4fjkk09atmxZ&#10;UlIC8g0PD+/SpQuZvmbNmgULFvBfM9h9LIyUlog1hoCnujPRhallhXZy4jpJhKmCGzH1G+WDafPs&#10;yJgxY8wXB/b7779D79jT0/Oxxx4LDAy8dOkSmQ7nVa9evfiv2dj39w8pLaE0pgJvH52LLkwtK7ST&#10;E9dJIkwVmFr9Rvmz4blrR6ZNmwafs9atcAgFBQVwRsElX9ZSjngGoqwlBKym6Ey0N7WC0E52XCeZ&#10;ItfUdtkoH7wftCOgaZC11q3QF3rLB4I/KjoN7U0tN7STE9dJIkzlnjF22ShnnsOHD2PaPDuyZcuW&#10;MWPGaN0K3aGrGFA0tdPQ3tRyQzv5cZ0V8s8Yu2yUDWi6VatW8FdWMxAKcIvzz3/+U+tW6A5djatC&#10;UzsN7U2tLLSTHddZIT/xqV02ygCCbtmyJWravsBHHRISonUr9Ih+noGgqZ2G9qausEdop4IHxOo3&#10;yoA/JDqCoqKi1q1ba90KnaKTZyBoaqehC1MrDjJlUOBK9RtlwB8SHUF5ebm/v7/JBpTbC508A0FT&#10;Ow1dmFpNkClBQcCQ+o0SsP6W4zDfgHI7oocTD03tNHRhaoKa0M4KpSeNyo3qpGtjVkw5oNyOaH4z&#10;h6Z2GjoytUo0OWl08rjQrJhyQLkd0fwHEjS100BTKwfT5jka3Q4oJ1FDcCsG58Dly5d//PHHhISE&#10;+Pj42SzmzJmzatWqb7/99tSpU9evX5d1OS8rK2NWGxcXN2vWrGgrsx5CNvHpp58+8cQTM2fOnMti&#10;DovZcmAvOPdROCtkmgFfOvIC9h2aeujQIfg63Llzh7M7N27cgA/hu+++gw+EvThnd/ht+Oyzz+AE&#10;gE9bcLUwBabDu3DFgjnZDZ6nCLIsfaN0YE8zMjJSUlJWr15NVgh/Za1BDDS1cjTv0ZgeHQ4ohy8e&#10;GPM///nPDCsxMTHr1q3bvXs3fD8LCwstjwJf9bS0tKSkpKVLl5L5warRPNjOgn9hHvpq2YAaKO86&#10;DWgkNBUaDM1euHAhs1Nkd2D34UOAjwI+EGWr/eqrr8hqyZrJC5gC06V8Sor3BQ4Ec+AI/MNHgLdg&#10;Nv6ewnRo8NSpU+G1mhMPTa0czZ8Smh69DSifP38+9PvsZQTEdcjPz58yZYqacw9NrRAcO+4E9Dag&#10;HDrUWn/lEUMCPWubCZPpoKmVgGPHnYPeBpSjqRFlgKlVnntoatmQHxJR005AbwPK0dSIMmbMmKHy&#10;3ENTywZ/SHQaehtQjqZGlLFw4cKysjI15x6aWjb4Q6LTuHfvnr+/v9at+Ju5c+dq/ZVHDMn69esv&#10;X76s5tyTZGoSt3jo0KEtW7YsXrx4zqPAFJguFkopcc2bN2+G9XCiNdkhlmJhkkwEJZh6jmRshl6y&#10;w0jZrZo+ffoTTzyxYMECyi4zYZ7MxyU9cJXEcsKas7Ky5H6Y5qOwsDA4OFjrVvyNyUx95syZ/VYO&#10;HDhw+vTpmzdvqlzh1KlTV69ezZ8OX5xly5apXLmh2b17N3yp1Zx7wqYGVYFESJCgzehOTvghE3XI&#10;j2/nQCIiJcaN6ocbN26wwzxjY2OZ6wp5AVMUh3mKxXLCakETao60EQF99O7dW+tW/I3JTD18+HA3&#10;N7fHrFStWrVevXpw1qlZYc+ePT/44AP+9MGDB7/33ntq1mx04EwWK74qEWFTg6a13jWEC/jaXuOd&#10;jMKuXbtGjhypdSv+xnym7t69O3l9/fr1N998s3r16teuXVO8QjFTI1evXoXbZTXnnrCpQQpa7xoi&#10;APSs1RxswwFdvPHjx2vdir8xWQ+GbWrg22+/JSXrmCkgF5ihVatWw4YNO3nypM3pbFNfvnw5PDx8&#10;zZo1FmvkAyxCpk+ePPnzzz9ftGhRx44du3XrxkwHSktLp02b1rZt2y5duixbtmz+/Pkwm0P2XAvg&#10;5FFz7qGpjUR0dLSag204yG8GWrfib0xs6kuXLoWFhQUEBBQXF5MpsLOenp7QOYDb9r59+/r6+l65&#10;coUy3cIydXp6OqwqMjIS5Av/vvrqq//617+Yefz8/AYPHrxx48YpU6ZUqVJlx44d5K1JkybVqVMH&#10;7JyYmPjiiy/Wr1//jTfecOLn4VjQ1C6E+vh5YwEdauhWa92KvzGfqSux+Mc//nHgwAHy1s2bN729&#10;vadPn8786+/vP2HCBLHp5F9i6pSUFNA39KOZDXFM3aZNm1u3bpF/e/XqRd4qKiqqWbNmXFwcmX7t&#10;2jVYCZqaQdjU0HfTer8QAWJjY1VGZRqLkSNH7tq1S+tW/I35TN2hQ4czVg4dOhQREVG3bt2ff/4Z&#10;3jp58iS4Oy0tjZkZjkWfPn3EppPXYOG2bduCcMlDDwaOqf/9738zb8FG+/fvDy+OHTvGefby0ksv&#10;mcnUs2fPVnPuoamNxIYNG7KystQcb2PRu3fv06dPa92KvzHxL4oA9HMfe+yxiRMnwuvU1FTwJnz4&#10;zLvvvPNOjx49xKaT12DhLl26eHl5cS5pHFOzf3WE6fAuvDh8+DCsGa4ZzFt9+/Y1makVVyyp0LOp&#10;mWBPkihW/QpNENS5e/dudj110xMcHFxYWKh1K/7G3KYuLS318fEhGi0oKKhcuTL0DJh3u3Xr9uab&#10;b4pNJ6+JhXfu3FmrVq1p06Yx80gxNRxoNze3tWvXkuklJSWNGjUyk6lXrFhRXFys+NwTNjVITev9&#10;+jvYs3bt2nCx7dy589mzZ9Ws0ARBnRkZGUlJSYoPtuHw9/e/d++e1q34G/OZun379ietHDhwYNSo&#10;UVWqVElJSSHvDhkypFWrVpmZmfB65cqVIOi9e/dSpltYFoYp3t7ekyZNItOlmBqABjRt2hS6I+fO&#10;nYuMjIS+uZlMnZycDN9fxeeerk3NXPDhTGrcuPHLL7+sbZM05+rVq0uXLlV8sA2H3irems/UzM+J&#10;0AsGa3/11VfMu5cvX4YvILi7Tp06JNiDPt3yqIXh5q9u3bpRUVEWyaaG0/v111+vUaMG6dr369fv&#10;/fffd+QH4FR++uknuAoqPveMYWoAjpyvry97hs2bN4O74cscGhr6448/wpSEhIR3332XPU98fPzH&#10;H39MXrODOvnLWqwdAeYanpubO2jQoOXLl5N/169fT57faY6uotYcjd4q3prM1FI4f/784cOH+cNh&#10;xKbbi5KSkoCAgIULFzpo/c4HlLJ69WrF556wqfVQ2IJj6gEDBjRv3pz5F5wL195p06bt2LEDbrLg&#10;2g7nzfHjx6F3AC/IPKWlpQ0bNmSuOsyFXXBZi/Xkg8VhJfAaOhfu7u4dO3Yky/bt23fMmDFO2W8b&#10;uJSp9VbxFnPpOZSDBw9C1yotLe2HH34YOnQo9Mzy8vK0bpQ9mT9/vuJzT9embtKkyfTp06dOnQo9&#10;Xw8Pjy+//JK8dfPmTbixYndwRowYMWTIEHgBbmUeRm/btg1sm5WVRf4lpqYsC8DFICYmBl6MHj16&#10;1KhRsNGCggK4vNeuXRu64Y7fadu4VPYPvVW8RVM7lJ9++gnuouBbD19DuKNlj340B2q6Wbo29WOP&#10;PQZ67dWrV82aNaFXy4yegqsudH7ffvtt6BFPnDhxwoQJcICDgoIs1ojjevXqkaxgYWFhzCMwy0NT&#10;U5a1WAVNojvhXIEed3Bw8KZNm/bs2ePm5gbKdvZHIIRL9an1VvEWTY2owbSmZp5+/Pzzz3ArNH78&#10;ePLv3r17wbZRUVFTWZC+MNwuVa9eHfq/+fn5np6e69evZ1ZITE1Z1mJ96OHt7X3u3DlYyfXr12G2&#10;yMjIyZMnd+rUybl7L8zZs2dVZuQyFnqreIumRtRgflMDCxYsAHteuHABXl+5cqVKlSpiGRoHDx48&#10;YMCAuLi4unXrMt1wy0NT05fNzc2Fd995552ePXvCv0lJSYGBgT169GDGy2oLdPBV5iM3FljxFjET&#10;9je1HkbNckx948YNPz8/JrRj2LBhTZo0YX48PHr0aHJyMnkNvc5q1aq1bt2aPWjVwvpFkbIs0KZN&#10;Gw8PjylTplisyQfgtbu7+7fffuuYvZQHXEHv37+v+GAbDr1VvF26dKlRsqgjegPOHDUhtoYxtcVa&#10;iwwUfP78eYt1t8PDw93c3Hx8fLy8vOBvbGwsma2kpKRBgwaVKlU6dOgQe3HG1JRlLdZwQFh23759&#10;5N9u3bp5enrCdcKhOysRV8t6qreKt3CPlZGRQY6FWM0H8oJefIOOmjWLLUtHzZod1Cr1H6PegJNZ&#10;zbA1/ZpaCgUFBdA1ho8A7OzMZTWhtLTUpQI/KvRX8TY1NXXq1KnGNSYdR7hYZauUfYw6ZM2aNXv3&#10;7lWTCsLYpnYpTp065VI/JwLl5eV+VuCF1m35i6ysrI0bN2p9IiCGZNOmTWrSq6GpDYP68sZGRFdF&#10;b8vKysxUhQRxJvHx8WpSFqOpDUN0dLRL/ZxI0FvRWz2kmUSMiEPyU+shSg/hMNPFCr4Q9Fb0Vg8p&#10;cRAjgqZ2FVyzT623ordoakQZDqnOhaejDnHN59R6K3qr+KsxderU1atX2+tkEFubynIZZ86cSU9P&#10;F3s3JiYmPj7e5kpMULLDEdjf1JyfTRwXFVRaWnru3LmDBw/u2LFjzZo10Gd0QuiompVPt7Jq1arD&#10;hw9fv35d4m6eOHECJEuWVfOhnTp1KjExUc3BNiJ6K3qr+HaTk5dZJWJrU1kugz+Igc3QoUOlpPaX&#10;0obRo0ezi8K4AvY3dVZW1oYNG0Cdjo4bBTXDVkDTIGtQNik4L2XldomKV7zyixcvbtu2be7cuUS+&#10;8AL+hYnMDIyaP/30U/gLr9l1PBV/aNCHcrV46gr9Fb21aer3339fsLfrHFOrxC6mlsLLL7/MGUJs&#10;euxv6tTUVJCI1vtlGKBzDV1s6GhT1GwvXG2MYoX+it7aNDU4SPAJCXErLN6hQ4dOnToxRS0I8C8o&#10;slWrVsOGDWNn+xSbzjb15cuXw8PDSTnwGaxyGZMnT/7888/h/rhjx47dunVjbxF6RdClbdu2bZcu&#10;XZYtWzZ//nxyG82vgQsrbNeuHZmNMTV05lJSUkjGSj422wC9kwYNGjRr1myQFZLMx/TY39Rbt25l&#10;1x5G9IOr5f2o0F/RWzWmrl+//oABA+D7BZZ0d3eHqzt5C77DpMwVvNW3b19fX98rV65QpltYpk5P&#10;Tw8ICIiMjCS3pJw6WH5+foMHD964ceOUKVOqVKkC96/krUmTJtWpUwcEmpiY+OKLL0LDiII5poZ2&#10;1qxZE8S6efNmmM7MtmLFikqVKonVobbZhv3797dp0wY+qLVWdJJP2NHY39Rw3bt69arW+4UIAKe7&#10;q/2o6O/vf/fuXa1b8TdqTN2kSRPmEV9UVFSLFi0s1rIY3t7ecCtGpsO/sMsTJkwQm86sDUwNHVvQ&#10;N/Rhma1wLAlChH4x+bdXr17kraKiIvBvXFwcmX7t2jVYCd/UxcXF0ADobpN/8/Pza9euTWaDm0hw&#10;vVhpLiltwKcfchEwNQ570S1nzpxxtQHlcIcOfS6tW/E3gqb+6KOPqj0Euo1ubm7Mv9999x2ZB5z1&#10;5ptvMots3769cuXKILuTJ09C/zQtLY15a+TIkX369BGbzqwNPhkQLnnowcCxJNuGERERpErGsWPH&#10;YM3sB3QvvfQS39QwA8zGDgUJCQmR8pxaShvQ1HIRMDUGU+sW6JvoKmTNCcDXHsyidSv+RvDbkZmZ&#10;eeghXbt2HTt2LPMvc3sKzoqMjGQW+f7778GDOTk5qamp8IL9vPGdd97p0aOH2HRmbV26dPHy8uL0&#10;q6RUAYceMawZrvrMW3379uWbmjTg3LlzzGwgWQWmFmyDC5ra/iNftDW1vYIxKZGhEsNC7dgYO+Jq&#10;4R+jR49OTk7WuhV/o+bpBylPQVi0aFHt2rUt1pyO0LnesGED81a3bt2g9y02nVkbGHDnzp21atVi&#10;h7tJsWRhYSH0+teuXUuml5SUNGrUiG/q/Px8aADcwzFraNasmb1MDX+ZXPMugtlMrTIglIESbyQ9&#10;2EhvkaFlZWWu1qf+3//+BxdLrVvxNzZHvlBMXbVqVVIuDjqqTZs2ZU6tIUOGtGrVCjrm8HrlypXg&#10;x71791KmW1gGhCne3t6TJk0i06VYEhg1ahQ0YPfu3dAS6OlD31zwF8XQ0ND27dvn5uZarDfvVapU&#10;IbPt2LEDVg4qF/wEpLQBNtqpU6dLly7BPQfzFNvc2N/UUp5TiwWN6ge7mFoKzryPu3PnjquZGjQN&#10;sta6FX+jxtRw1gUHB/v6+oLyevTowZju8uXLcK7CxDp16pBgD/p0y6MGTE1NrVu3blRUlEWyqcGP&#10;r7/+eo0aNXx8fGCefv36wTfawvvWXLhwoXXr1u7u7nAxgLUxTz9kxX4ItuH06dOdO3eGnYL1HDt2&#10;jP6RmgP7m3rJkiU2Yz/ETsfJkyevWrVqwYIFcMEcOXIkTNm8eTPMDMcbrs8//vgjmS0hIYFz7xMf&#10;H//xxx9bHg3GFFsc+hGMauGCP2jQoOXLl5N/oc8yceJEy6PnnFhYqEVyZKhYaKqTI0OLiorUFPgx&#10;IsnJyXDXonUr/g+7ZD09ceKEYBTs+fPnDx8+zA+oEJtuL0pKSgICAhYuXCj4Lnx30tPTmUo3iGLs&#10;b2op8dSUjkPDhg3hsrlmzZotW7aA0eC6PW3aNLhdghs0uISS6oXHjx+HaylTybC0tBSWIitkX5DF&#10;FodzFxaHlVis1cThmg8CJYv07dt3zJgxlkdNLRYWapHcOxALTXVyZCjcq6op8GNEoMMFR0HrVvwf&#10;ZPiuQw+xczh48CD0jdLS0n744QfouEA3Py8vT+tGmRz7m1rKGEWKqZ966iny4Ak6qnBTNnfuXObd&#10;ESNGDBkyhLwGtzLP6bZt2wa2ha+BhSVH+uLNmzcH81qsj4lHjRrl4eEBloTeQe3atUHHFpapKWGh&#10;FsmRoWJhoRbnPv2AC4OaAj9GBA5r27ZttW7F/2Ga4bs//fRTSEhIkyZN4HsE94Ls0Y+Ig7C/qcU6&#10;DhKDRiMiIshruGJDd/Xtt98GFU6cOHHChAlwcgQFBZF3Y2Nj69WrRx47hIWFMU/QGDnSFwdBk8BM&#10;ONWgexscHLxp06Y9e/ZAq0jHljG14rBQy6OmFgwLtTjX1HCboqbAjxH5888//f39dVKdC4fvIopR&#10;mQpCOJceM36JjcSgUeYHhL1794Iio6KiprIgHWEA7raqV68O/V/o5Hp6epLfxC0sOdIX/+qrr6Cn&#10;fO7cOVjJ9evXYbbIyMjJkyd36tSJzMCYWnFYqOVRU4v9OONMU3/22WdqCvwYFP0MKJfyEw6CCGJ/&#10;U1eo+4GbMdqVK1eg671u3TqxlQwePHjAgAFwVahbt25xcTGZyMiRvnhubi68+84775AY1aSkpMDA&#10;wB49ejDDbRlTKw4LtUgztTMjQ10tmJqgnyRNaobvGiI/tRSkD0cw3KYd+uk5xNQqE4Yx/w4bNqxJ&#10;kybML4dHjx5NTk5m3gV7VqtWrXXr1uw+KfsXRfribdq08fDwmDJlisWauwBeu7u7f/vtt+Rd9i+K&#10;YmGhFsmRoRRTOzMy1NVC9Aj6SXyqxtSGyE8tBYlBro4YZ2D3TXPmdOinp2tTw01reHi4m5ubj4+P&#10;l5cX/I2NjWXeLSkpadCgQaVKlQ4dOsRMZJuavjhsCJbdt28f+bdbt26enp43btwg/7JNLRYWapET&#10;+yFmamdGhrqmqfVTTEDKoDBD56eWgkRdOuKpoN037cxHl9qYWhYFBQXQLz579iyo2fmLE8wRFuqa&#10;ptZPgS4p3wtD56cWhDIcISUlBbpEcMMKewSXqF9++YVMFxxnIDg2wkId0+DQTfPn5H96CxYsePbZ&#10;Z2HrCQkJ0Bg4srDF559//ptvvmG3U2zX2GjznBrRBNd8Tq2forcqTa3//NSCUIYjkIp627dv37Bh&#10;A9xZdu3alUznjzMQGxthod7XOnTT/Dk5n17Dhg3hYrBp06YxY8bAnf3IkSPffPNN+DciIgJu8UlU&#10;sUV82AcH58V+IJrjmqbetWsXfEm0bsVfqDS1/vNT86EPR2ADqmU/AGQ/WKCPjRAb0+CETXOefnA+&#10;Peg+k9fwGYK14b6E/As39z4+Pl988YXN9bOxv6nhWgEXYf6WEM1RmeLWoJw+fbp3795at+IvxExt&#10;mvzUfOjDEcAVH374YY8ePYKCggIDA2GPoJNO3mJLkD42QgwnbJpuavZbHTt2ZP8wAGuATr2sXYP5&#10;1Zx7wmMU9+zZQ/8QEU1QOczJoBQWFgYHB2vdir8QM7Vp8lPzoQ9HaNeuHVxEt23bBus8evSou7s7&#10;MzCCLUH62AgxnLBpuqnZn17nzp2ZhIVAq1atyO2O9F2zv6mTkpJwIJY+cU1Tl5eX+/n5ad2Kv1D5&#10;9EP/+an5UIYjwPWJSb9jeZjMhz2EjRlnYHNohVab5gyGUGBq6btmf1NrNRDLcWHnOiwIoAwXrE1O&#10;+Mc//qF1E/5Cpan1n59aELHhCNeuXYOeLEnCB1aFu35oIaNLzjgDytgIypgGR2+aM6cCU1tsDftg&#10;sL+p2U/HHQc/Ot1xYecS1+zMmgDKQFNri5SYKEPnpxaEMhxh3rx5Hh4e9evXh1XNnDkTjM/okjPO&#10;gDI2ghL74ehNc+ZUZmr6sA8G+5vaOZUEdFhITYdN4qDyYBsXA5naJsbKT02gDEfIy8tLS0sTG+XL&#10;QcHYCA03LQub69fG1BIrCciKTreZtt9CjdinxM9LGQ7g5JoAykBTa4tpxhlgfmrno83TD4mVBKRH&#10;p1skpO23UCP2KfdQUoYDOLkmgDLQ1NpiGlPz81NnZma+JgR5So6ox/7x1PPmzbOZaUhKJQEOlOh0&#10;gs20/fSIfUpNACnDAQSbpCvIYFY1B9u46MTUs2fPNmt5VvjiJAjhuKcurob9Tb169eqcnBz+luRW&#10;ErBIjk4n2EzbLytiX3DNlJULNklXwEFZuXKlmoNtXHRiavj8Bb8aCGIT+5s6JSXlyJEj/C3JrSRg&#10;kRydTrCZuE5WxL7gmikrF2ySrkhLS/vmm2/UHGzjwjf1K6+8AueVk5vx7bffsgcNIoh07G/qjIyM&#10;7du307cqJeup9Oh0Zgrd1LIi9gXXTFm5YJN0RVJS0smTJ9UcbOPCN3VwcLDzU6GeOnUKjoLWJ4IA&#10;9i1TIJ2vv/4avjJDhw6VmKVSysgGTfbFCUMu7F9Hsbi4ePny5fStSjG1rOh0i7Rk0JSIfUr8vERT&#10;O7MmgAKWLl16/fp1NQfbuIiZGg7TgQMHcnNz2W9duXJl//79P//88/3799nToeuwd+/eEydO3Lt3&#10;T1kzioqK4ChofSIIoEm66tTUVPiCT5gwAb7jTGI5DgpS9SvYF/UjIaQ0TOVW7G/qBw8e2KU6l0VO&#10;dLpFmqkpEfvSYz/0UBNAAfABctTjOgiaGo7dk08+CRfX6tWrL168mEwn13IS2NChQ4ebN2/CRPjc&#10;4KvYsGHDl156qU2bNorzPcF64CjQD5P6oQYK0MTUc+fOtZllScETRQX74pznliq3Yn9TV9g1GklW&#10;dLospETsm4kZM2aoOdKGRtDU4Nzbt2/D68TExFq1apHLGJxvZAb4d9CgQR999FGFNRsfXN1//fVX&#10;8hZ8mIpbwk4xKghlqIHYKAEQU0JCAvPvnDlzyCgB6cns6WUKxPLcc0Y/iO2RYDUDaAZo2tvbGz5k&#10;MX/RU/UDcOBeeeUVWM9zzz3HZDUSK5IgtiP8rYBwwsLCnnnmGfjcYHESaEgZb2GRMJhD/XgLlYkw&#10;DVZJwJUj9qE3p+ZIGxpBU8PXibwuLS2F2yDoDVRY7wj37NkDb02fPv21116DL3aFVd9wbxcdHQ1f&#10;WpUtsdmnptxuio0SYA9NBkAE5Jme9GT2lDIFlDz3nNEPgrsjVs0APmT4AsKNy9q1a9lJlNjQU/XH&#10;xcVBO8eNG5ecnAxyZOwsViRBYkGAnJycxx9/HD4fuJLBTk2YMIFEi0mvw+eg8RauZWp+xL7WLXIe&#10;aGo27F8Uf//9d/gSXrp0CV7379+/bdu2U6dOBRGA46C3SObZtWtXnz59wG5PPPEEdE4Vt4RkJaZA&#10;MbVYID/F1FKS2VuoZQooee4pox8I9GoG8CHDHtn8NATTihYXF0P7P/74Y8EPil8kQXpBAJLX+/z5&#10;85zVUsZbWCQM5uDvi1xcy9SuDJqajaCpoY8JnSDySASAO1nG1IS7d++Srhwzj1wETS1xqIFYID/F&#10;1FKS2VvEyxTQ89xzRj/woVczUGNqEnErWMVKsEiC9IIA4PSnn366cePGcLmC3jpcEugt5DTMceMt&#10;7G/qsrIySvlLRCtiY2Ph0Kg52MZFoqlzc3NJxD1MhH/r169PTA037BcvXiQzp6amVq1aVfEnKWhq&#10;BUMN2D9lc0w9cOBAxtQS07mJlSmg57m3+dsdvZqBGlPv27cP1ix4TyxYJEFWQQD4zOHL0q9fv1q1&#10;asGthpRs+1LCGXRnauiYsPOXIzph/fr1cGjUHGzjIv3px7hx4zw9PQMDA5s1awZfOWJqMA7cazdq&#10;1Ah6YfBi6dKlilui5umHmAK6d+8+fvx45i3oUSowtWCZAnqee5umplczkGJqsVT9cE2FhnFKi7Fb&#10;xSmSIKsgAAMou0WLFiQfrM122jS1yvEW9o/9gNN69+7dihtkRNTHYzohy78OHgAAIABJREFUtzUc&#10;FDg0ag62cfHz8ysvL5c4c1FREfSgOfPDv9DHhOmgdTUtcYSp33//fbiuQPNu3boVFxcHXX4FphYr&#10;U0DJcy8lHo5SzUCKqSmp+sPCwqCdZDj0zZs3U1JSOK3iFEmQWBAA7qiSkpLII3vwO2yCfDEp4y0s&#10;0kytcryF/U0tpTqXJkGjjkN9PKYTIjrhoGzdulXNwTYu0IMuLCzUuhV/4QhTw5cfbOjm5lajRo3X&#10;XnuNyZcvy9RiZQooee6lmJpSzUCKqSmp+qHDPnDgQFA/tNnDw4NdzFewSILEggAbN26sV68erBCu&#10;7tWqVevXrx/5FVF67IeDxlvY39RSqnOJnY4WkRhJwZBMi5yIUelzUqJHJUZKUkIvBUM1+WuQGKkq&#10;CzgocGjUHGzj0rt3b/ieaN2Kv7BpamXAyQw7yK7uqgyxMgUq8+g7rpoB3EnAmqXnVpW4I6TBJKBQ&#10;J9jf1GryUwvGSIqFZFpkRoxKmZMePSoxUlLs8gu31YKhmvw1SIlUVQAcGjUH27jAsd61a5fWrfgL&#10;B5kaMT32z9Ck2NSCMZL0kExZEaM257QZPSoxUlIs9FIsVJO/BpuRqspwWVOPHz/e+fmYBLE58sWI&#10;qCwjgFUIpGB/U4tV57IZNCoYI0kPyZQVMWpzTpvRoyojJSmhmnxT0yNVlaEy0Me4zLOidSv+wpR9&#10;apVlBLAKgRScZ2qbQaOCMZL0kExZv5nYnFNW9KiySEmxUE2+qR2RMcdlTQ0dauhWa92KvzClqREn&#10;4DxTsxF8+iEYI0kPybSvqWVFj6qMlOSEanLW4CBTq/xRwrjs2rULbsW0bsVf6MrUdsyq7NAEzew0&#10;1k7IBK1P7P+Lopra5IIxkpSQTPua2iInepQSKSkWenn27FnBUE3+Ghxk6vj4eNccpgj3LopTldoX&#10;xYkWpEfcS5+THfSmEikJmpXBSWOtss1OGLjgCEALTGJeZdjZ1IIxkpSQTLubWnr0KCVSUiz2Ay4A&#10;gqGa/DU4yNQJCQmuOUwRDmtwcLDWrfgLm6YWG2og/Qmb9DntaGrHwUljrbLNOi+hJwb4YcuWLWpO&#10;PIWxH3QEYyQdF5LJR2X0KB0NQzXhXsQ1hymWl5frpOitsiIbgtmNBQcZ8OeEG9Phw4e3b98ebtrg&#10;MvDLL78wq7VpPRLXL5i3mhPyLyVztEV8sILYEAR+GmtOmwU/BLFdVp8kWit279598OBBNSeeQ0yN&#10;OAjy+EXN8TYuOjE1WI9+jARNzY+4FxtkwJ8zOjoaNLp9+/YNGzbAfVvXrl2Z1do0NSVvNSfkX0rm&#10;aMpgBbHbUH4aa/aGxD4EsV1WnyRaK9avX0/y0igGTW0krl+/ria7kKExtKktvMyclEEGlBt8UCF7&#10;KLMUUwvmrbbwQv5tZo6mD1agZH/mDDpnNkT/EMR22aBPPxYuXKg40S4BTW0kysrKdBJW7Hx0YmrB&#10;X3Gk5KfmZ7sXG2TAkVFWVtaHH37Yo0ePoKCgwMDAypUrJyYmkrekmFowb7WFF/JvM3M0fbACBTFT&#10;Uz4Eyi4b1NTqS+uhqQ0GmlpbBE0tJT81WzH0QQYcGbVr1653797btm0Dex49etTd3Z0pGy3F1IJ5&#10;qy28H9htZo6mD1agIGZqyodA2WWDmlp9GRCFsR8SgQMZHx9vr7XpartahYWiqbXF5rdD7OkHO+Ke&#10;PsiAPSdcA0Bnx48fJ//CC/hXlqkF81ZbxE0tljmaPliBgpipxT4Em7usJkm0VjjE1HbsUw8dOpTk&#10;b6TgiABJKduVtWn+nI6LP6WDptYWxc+pORH3lEEG7DkLCwuhR7lw4UKYnp+fHxISAnPKMrVY3mox&#10;U1vEM0dTBitQsj+LmdoiMtLi2rVrlF1WmSRaKzQztcT81FKM6YjbGYmmdkSIq0O5ffs2mlpDHjx4&#10;oNjUnIh7yiADzpxwxD08POrXr1+jRg34wnt5eckytVjeaoqpxTJHUwYrULI/U0wt9iFQdlllkmit&#10;gL2Ak0fNuWfn/NRwlZsxY0a7du26dOmybNkytjEFYyTFAiQFwzYpaaPlblds04LbFZyTiT+Vnjhb&#10;bP3Sge4Gxn5oSHFxMShJ7lGjIHGQQV5eXlpamli9EgqMjsXyVlMQyxxt98EKgh+C4l3WJ/C1LSoq&#10;UnPuCZh669atNg+qmKmnTZtWs2ZNUBsoCa6WcFVkjCkYIykYICkWtkm5bsvdruCmxbYr2Eh2kQiJ&#10;KbYp4agSwXhqbcnIyGDu9w2Bg8bKInKBr+2pU6fUnHsK6yiK5af29vaeP38++Reuh7Vr1xZ8CsGO&#10;keQ8WKCEbYrFbCrbroUX4koJF+U//WCbWkqKbfr6JeKyYxQr9GFquD/76aefZB0yJ0BJDw23bnDP&#10;p3UDkb9iHL/99ls1555wbXLmqRAbm0GjcIcFHkxPT2cWCQkJYYwpFiPJkaCCsE1l2+Vsmr5duqml&#10;pNhWHI7KBvrprpn3A/D397937562bVi9enVubq6sQ+YEMD20/snJyVm1apWac0/A1GVlZcwPBWxs&#10;Bo2SAEl2LTimdqdFPEaSI0EFYZvKtsvZNH27dFNLSR2lOByVjcvm0gPgWnv+/Hlt2wD3bQaKN0D0&#10;A5w2KpPLC5i6QkIJIsGnH/n5+dBjJaP7Cc2aNSPGpMRIcgIkFYRtKtsuZ9P07fKjOOWaWnE4KhuX&#10;zU8NjB49Ojk5Wds2zJs3T83hQ1wZ+1cSqFBqaiA0NLR9+/bkDhGuIeAmYkxKjCQ/QFIsbJMSs6lg&#10;u/xNU8JF+Y2Ua2rKfknHZWu+VFiDRzUvI8n+maGwsDAjI2P37t1w9YV7oxlW4ItDXsAUmA7vwjww&#10;p6yjrGbNYsvSUbzm6VbgC0VKP0sB5oT5yYJkJUuXLk1KSkpLSxMMFjANDjG1zcIWYqa+cOFC69at&#10;QY7e3t6gMPZTCLEYSX6ApFjYJiX2Q8F2+ZumhIvyG6nA1JT1S8SVTQ1XNehWa9sGMPWaNWt0aExt&#10;rxCMfD/99FO+uOnvWqy/84OmQdagbIkflOGA00YbU1OALmd6ejocTv5bsmIk5YZtarVduahZv+ad&#10;Sg05f/58jx49tG0DpsSRgk01uyYOMbXiEkSIQ3FlU9+7d8/f31/bNkgZFIYggqCpXQhXfvpRoYOQ&#10;arhDlzvSD0EI0dHRas49NLWRQFNr2wApg8IQRBA0tQuBpta2AVlZWewsnQgiHTS1C4Gm1rYBYoPC&#10;DM3UqVOl5MVUvzb1Kd1LS0sjIyOZMW4zZsxgSuroH4eYmp3a0XFRQWyuX79++PDhVatWsQMtHREI&#10;JbHllOhRaCQ0FRoscdf4AaSKPzQ0tdZNsD3UwPmozPBu3yxOlLWpT+keHx/fuXNn5l+4v3nqqacc&#10;FKNldxxlapVxozaXvXjx4rZt2+bOnUsUBi/gX5hol5VLwXEttxmlpOwaA0cETa11E2ybWmLqdjui&#10;Mnm600ytklu3bjVp0uTLL79kT2nUqJHKcb9OY6a6YgK2+9RqsGPPVLew7wYcHUCKpta6CcoHhQGJ&#10;iYmvvPJKUFDQc889R1K+TJ48Gc6cBQsWdOrUaeTIkWQ2sSTm6jO8C0LcCl/5Dh06wJpJ1nUG+Ld7&#10;9+6tWrUaNmwYp7ii4FtsU1++fDk8PJwp9DXj0ZTuixYt6tixY7du3dhbLC0thfuDtm3bkkTz8+fP&#10;h9nIW8nJyV5eXkVFRew2wOfQq1cvyt7pB12bGrEvaGqtm6Dc1HFxce7u7uPGjQPjgKeIzkhy81df&#10;fRV0tmXLFgs1ibn6DO+CQBvq168/YMCArVu3wiLQSLh4MOcbKcUCb/Xt29fX1/fKlSv0txhTp6en&#10;BwQEREZGgnzJIuxhvX5+foMHD964ceOUKVOqVKkC7STzQGvr1KkDdoar2osvvshONA+rZfIJM0Cv&#10;CJrB0bc+cYip8RdFfYKm1roJCk1dXFzs4+Pz8ccfc6aDs5566ikmP5/0JObKMrwLAm1o0qQJ49Oo&#10;qKgWLVqQ9Xh7ezO5EOBff3//CRMm0N8ipobuP7gbrivsDbFNDVcXZq+hU0ymg3Br1qwJlzQy/dq1&#10;a7ASxtS9e/dmigIzwCcAnwMp+ahzHGJqNaPJEcfhyrn0KnRsapup26FLC0Lhd2zBWREREcy/9CTm&#10;DsrwDm1gGxD67LBmsOTJkydhPbA25q2RI0eSmoqUt2Btbdu2BeHyq5uLpXSHT6B///6Wh9plPzl8&#10;6aWXGFN37Njx/fff56zz4sWLsMjOnTvF9k4/2N/UpgxFMgdo6rt372rbBkFT20zdvm/fPhAK5zmv&#10;hff7Gz2JuYMyvEMbIiMjmX+///57WDwnJ4ekfWePyXznnXfgOmF5mBFe8C1YW5cuXby8vOD+j7Mh&#10;saRmMBHesjy8np05c4Z5q2/fvoypX3jhhbfeeouzTlJFBD5nsb3TD/Y3tVjNF0RzXNzUL774IshO&#10;2zYoe/qRm5sLfW1+N5PjLEoSc8dleO9phfl30aJFtWvXtlhTiUHnmj3Sp1u3bqT3TXmL7BF0cmvV&#10;qsWJHbRp6sLCQrgdWbt2LZleUlLSqFEjxtSjR4+GE4DT+B07dlStWtUQhXHtH6UHFyinDZlVH3Wv&#10;Ppxe243KCuZ3cVOPGzfuyy+/1LYNin9RDAsLa9q0KXmievPmzZSUFItQTJtYEnO7ZHgXBNoAsiOr&#10;gvMQGslEPQ8ZMqRVq1akPPnKlSthi9Bhp7/F7BH86+3tzc4AbNPUwKhRo6AB4B9oCewX9M0ZU8Oh&#10;9/HxYZ6nEz755BOmiqnOsb+pExMTnZaGRn30JTucXuUQAGUbVYmsYH4XNzV8V0HW2rZBsamhHzpw&#10;4EAwmq+vr4eHB/NUl3P+U5KYq8/wLgi0AWwYHBwMDYPOeI8ePZgu6uXLl7t37w4T69SpQyI9mKXE&#10;3mLvUWpqat26daOiosi/UkwNF5vXX38ddhDaDPP069ePeTYN1yqYyESJEJ555pkFCxaIHw0dYX9T&#10;L1682GZqR3uF99s3Tl7lEADnIzeY38VNffLkSbj/1bYNKn9sz8nJga4u6YpSEEti7tBM6ydOnBDs&#10;op0/fx7WI1g/l/KWeqDZAQEB5DaCMHHixNDQUObfAwcOPP744yQwUf/Y39RSgqnFOg5wGsFdHlzo&#10;nn32WbiqkzMSXJyQkMDMM2fOHCaanRJ1T8Lj4YIJq+rSpQusASwGG4Wbneeff/6bb74hszHh9GJD&#10;APhIHG4AW+TUToT+Lwm0YjYqtqzFevfH3Ljl5uZCk5YvX07+ha4QnHMW+cH8KlPcGp27d+9qnqIa&#10;w6IcysGDB+FbBhr54Ycfhg4dCt18uDgx78K9AtiAeVT4n//8hzNOR8/Y39RSgqkFTQ3GgUtcREQE&#10;aHTLli0TJkwgATfsClUAOItRGCXqngwKGD58+KZNm8aMGQO3cmDVN998E/6FTYDgsrKyLKxbKsEh&#10;AIJIHG5AfrRhHvaVlpbCUmSvmY2KLWuxdjeYn4C++uor2LWOHTuSRfr27Qt7ZJEfzO/ipq7QQaCe&#10;QU0NfabXhLDZu3cyP/30U0hICNxoNm/eHETBj5YxLvaP/ZByLgqamkRZgqE40+mmFoy6J28xvxVA&#10;bxosyUgNbot8fHy++OILy6PSlPj0Q/pwA3Ar8zx627ZtYFvO5YE+ygDONhIdNXr06FGjRnl4eMD1&#10;Axpfu3Zt6IZb5Afzo6nR1Mq4du1aghAOenCB8LG/qcX61DbD+0FbTz/9dOPGjUG4cF9fXFxMFqSb&#10;WjDq3sILjwdpsp9oBwUFke+MMlNLHG4QGxtbr1492C+L9bd75ncPZqP0UQYgaBLSD8qGHndwcDDc&#10;EOzZswc+OtLllxvMj6ZGUyMGBc6cBw8eKD7xZDynthneb7H+dAt269evX61ataCzTH6g4Jh64MCB&#10;bFMLRt1bJNf8VmZqicMN8vLyqlevDv3f/Px8T09PJsyc2Sh9lMFXX33l7e197tw5WMn169dhNtjZ&#10;yZMnd+rUicwgN5jfxX9RrNCBqTHRAqKMZcuWQedV8YmnMPaDkjCMAGto0aIFCdDp3r37+PHjmbfa&#10;tm3LNrVg1L1Fkak5QwDEkD7cwGINyBswYEBcXFzdunWZuwRmo/RlyXiHd955h+xjUlJSYGBgjx49&#10;SIYEi/xgfjQ1mloBNsP/nVNMwC6jENjjD4xVSWDbtm0ZGRmKTzyF8dSCpj579izIiDx0BoU1bdqU&#10;RDfDDX6zZs2gp3zr1i1QHmiIbWqxqHsFpuYPARBE+nADYOvWrdWqVWvdujW7t87eKH2UQZs2bTw8&#10;PKZMmWKxPiuE1+7u7t9++y15V24wP5oaTa0A9ukqiHNSVNtlFAJ7/IGxKgkcOXIkJSVF8YmncIyi&#10;oKnBVvXq1QMZ+fn5gd369etHnjiDOkGsbm5uNWrUeO211/r37882tVjUvQJT84cACCJruAGcBw0a&#10;NOA8jmBvlD7KADYEy+7bt4/8261bN2jejRs3yL9yg/nR1Jqb2mYMq/MrCdhEJ6ZWD2f8gbEqCUDn&#10;FU4MxSeecN4PNWU9STA8k8eWAJ8paJQJhOQjFnXvTOSOFLDLsrKC+V0862mFEUwtq5KAYHEAAiXd&#10;vuCqCIKh/RJNLbeYgNh0sWIC7FEI9iomYKBKAgDsi+ITD3PpaYysYH40tXFNLVhJQLA4AIGSbl9w&#10;VRbx0H4pppZbTIBSZECsmAC7GfYqJmCgSgIWaz4AxSeeafNTGyXUXxZoas1NzU/myUFWJQE27OIA&#10;FvF0+2KrooT2SzG1rGIClEoCFvFiAhxT26WYgIEqCVgcYWoj/mzCwZSh/mhqfZpacSUBseIAFvF0&#10;+2KrooT2SzG1rGIClEoCFvFiAhxT26WYgIEqCdy+fdvOpk5NTYV7cK33CxEAekwqJGMG9GlqxZUE&#10;xIoDWMQTzomtihLaL8XUsooJUCoJWMSLCXBMbZdiAgaqJGB/U1dgxVtdsnjxYjW/SJgDfZqajfRK&#10;ApTiABZxl4kVJaCE9ksxtaxiApRKAkzL+cUEpJhabjEBA1USgHuUpUuXKj7xhE29YsUKOCOjo6Nn&#10;CTH7IeTf2NjYr776avfu3RkZGfBB23HfSktLz507BxfMb775Bk5BaBJsFP7OFWIeizlW4uPjN23a&#10;BH2Nn3/+uaioqKysjFkzvL5+/TpMh3fhhINTk71fHNj7Hm1l4cKF0B6xXYYpMB3ehXlgTrKI4CdJ&#10;+XjJLjB7B6+XLVum+DCbBoOa2iJUSYBSHMBCTeIsWJTAIh7aL8XUcosJUIoMiBUTkGJqi8xiAgaq&#10;JECGmyg+8YRNLYs7d+5kZ2fDDdGWLVug30d8ymYOC75h54gDXciEhIQ9e/bAPc4vv/xy//59ZQ1L&#10;TExcsmQJkTisk7yAKTAd3oV5YE4Fa4ZLCLPLzFUEgCkwHd5VsGaEjnFNLVhJQKw4gIXqMsFVWcRD&#10;+6WYWm4xAUqRAbFiAhJNLauYgIEqCcB1Cz4NxSeeHUyNIE5D/6amw68kIKs4AH1VBDXDAuQWE3Bo&#10;JQGLrWICxqokAPf3WVlZik88NDViJPz9/bUtT67S1IhNpBcTMFYlAdipsrIyxScemhoxEpqXJzeu&#10;qY0ywsCsxQRUpoJAUyNGQvPy5MY1tSlHGBgINDXiQmhbnjw1NdVeNekRlyI/P3/8+PF2riSAILpF&#10;8/LkONQAkcutW7dI9IuaEw9NjRiJu3fvahv+sXz5cpA1yawExMTEUCLrKZCg+z179qxfv37RokXM&#10;QAES7hkXF7dhwwZ498yZM2IB+/AuzANz8gcZCMa8kmh9aP/27dvT0tKys7MFV0vGAcB+kR2cOXOm&#10;yj21WFOawBaTkpKWLVs204rYIAP2IAaYQc1YDbJR2FnYKLM5KeMh1EA2um3bNrJR2CL55NUPhkBT&#10;IwZD80A9NuzBBJ999hkzCMumN2FmSjg/eygAWS17RAJl2dzc3KZNm8JfsQbfuHED9JSSkvLFF19w&#10;2rZ48eKEhISDBw9evnz59u3b7KXgth2mXLp06ccff4R54uPjGZ9yxkzwh6EBq1evhi3CdmHrij9e&#10;uWM1KBtlxkNs3ryZ7IvYBYOzCX4DOB/C559/vnPnTgV7ahM0NWIwdGVqvTF8+HAwmtatQOwPmhox&#10;GGhqMZKTk0NCQv7880+tG4LYHzQ1YjDQ1IJYrEU709PTtW4I4hDQ1IjBQFMLMtGK1q1AHAWaGjEY&#10;aGo+0JWGDrVFXRwYomfQ1IjBQFNz+PPPP0NCQpKTk7VuCOJA0NSIwUBTc1i8ePHw4cO1bgXiWNDU&#10;iMFAU7MpLi4ODAykBFAj5gBNjRgMNDWbmJgYDROhIE4DTY0YDDT1r7/+evDgwdjY2E8//TQ4ODgz&#10;M1PrFiEOB02NGAx/f//ffvtN61ZoyZgxY3x9fYOCgqpUqYJPqF0ENDViMF577bUff/xR61ZoCSkd&#10;8vXXX1euXPnAgQNaNwdxBmhqxGCQbDhat0J7Zs2aBabWuhWIk0BTIwYDOtTQrda6FdrTs2fPKlWq&#10;aN0KxEmgqRGD8dtvv/n7+2vdCo3JzMxs2rRp1apVtW4I4iTQ1IjxwPCPcePGjR49Gk3tOqCpEePh&#10;4qa+evVqYGDghg0b0NSuA5oaMR4ubuoxY8ZMnjx5/fr1YOobVtSUUkUMAZoaMR6ubOqzZ8/6+/tX&#10;ehS714JC9AaaGjEermzqsLCwtWvXat0KxNmgqRHj4bKm3r1793PPPVdeXq51QxBng6ZGjIdrmhoE&#10;DZoGWWvdEEQD0NSI8XBNU69duzYsLEzrViDagKZGjIcLmrqsrCw4OPjs2bNaNwTRBjQ1Yjxc0NSz&#10;Z88eO3as1q1ANANNjRgPV0t8evr06aeffvrq1ataNwTRDDQ1YjxcKvFpQUFB27Ztd+7cqXVDEC1B&#10;UyPGw3USn5aVlYWEhCxfvlzrhiAag6ZGjIeLJD4tLy9//fXXJ02apHVDEO1BUyPGw0USn4KjwdQ4&#10;zgWpQFMjBsX04R/Lly8PCQkhhbgQBE2NGBJzm3rnzp1t27YtKCjQuiGIXkBTI4bExKYuLi4ODAw8&#10;ffo0+Tc0NHTTpk0K1iN3waKiooCAgJKSEgXbQhwNmhoxJCY2dUxMzLhx45h/o6OjDx48qGA9nTp1&#10;WrlypfT5CwsLMYGqbkFTI4bErKa+e/ducHBwZmYmMwW6ur/++it5ff36dXh969atAwcO5Obmshe8&#10;f/8+LLV///68vDwyhW1qsPAff/xBXpeXl8M8TPGB0tLSffv2ZWdnc0wNsx0/fjwtLY3zrBy2snfv&#10;3hMnTty7d8/OO4+Ig6ZGDIlZTb1x48bhw4ezp7CFCxL/17/+9eSTT8LE6tWrL168mEy/ePFimzZt&#10;AgICXnjhBfhktm/fzlnQz8+PScIHmgYjg6DhNZi9Tp067du3b9my5bvvvsuY+sKFC82bN3/qqae6&#10;d+/++OOPk3E3cDEYPHhww4YNX3rpJdhc7969nfGJIFbQ1IghMaupQbXQX2ZP4ZgaFHn79m14nZiY&#10;WKtWLbAn9I6fffbZiIgIeF1h7QtDp7tCgqlhfnDx9OnTYSKsZNiwYcTU8Lpz586TJ08m8ycnJ9ev&#10;Xx/68qdPn65RowbTwbdYLI7+NBAGNDViSMDUf/75p9atsDPgaDA1ZyLH1IsWLSKvQbUg1vz8/MuX&#10;L8MLflYQm6Y+f/48vGAebqSlpRFTZ2dnwwtozMmHQL/7yJEjsKCHh0d0dDT74QziHNDUiCHp0KED&#10;50GtCRg+fPjGjRs5EzmmXrduHXn9+++/g08vXboESnVzc+Ovzaap9+/fX7NmTWb+K1euEFPDCqtU&#10;qfLyoxw+fBjm2bVrV58+fby8vJ544omEhAS77j1CA02NGJKBAwempqZq3Qp7Ah1VEPHdu3c5022a&#10;mhgW/lIWbNGixY4dO8jr48ePE1PDsvDi5s2bZDoImpiarBB662JNhUbGxcW5u7uT5zCIE0BTI4Zk&#10;7NixyqKMdcu4ceNiYmL4022aGl4///zzgwYNIplgwZ7kSQh7QbiwvfXWWxVWyQ4dOpT5RbFdu3Yf&#10;fPABmf7KK68wvyiGhISEhYXduXOnwvoIe+/eveXl5WDwixcvkhXCZbJq1ao4hNJpoKkRQzLPitat&#10;sBtgwMDAwOLiYv5bUkz9yy+/vPDCCzVr1oS+s4+Pz/fff89Z8PTp0w0aNGjYsOE//vGPmTNnMqY+&#10;ceKEn59fo0aN4N3//e9/jKnB9f369YMVtmzZ0tvbu02bNvfu3QM7w8ph5qCgIHixdOlSx38wyP+B&#10;pkYMCXSoTVMDBfrCPXv2VP/YF+R74cIFJjaDw59//pmZmcl/XgEKPnfuHAkX4QBd5vPnz7NHLULP&#10;OicnB64rcJ1Q2VpEFmhqxJBA/w7u6LVuhX2IsqJ1KxBdg6ZGDElubm6HDh20boUdgK40dKhdqtgY&#10;ogA0NWJI4F6+UaNGWrdCLRcvXgwKCmJ+pkMQMdDUiFEx+jBFez2eRlwBNDViVIxuanw8jUgHTY0Y&#10;FUObGh9PI7JAUyNGxbimvnr16tNPP42PpxHpoKkRo2JcU48dO3b27NlatwIxEmhqxKgY1NRnz54N&#10;Dg7GcdiILNDUiFFp1KiREROfhoWFrV27VutWIAYDTY0YFSMmPt29e/dzzz1XXl6udUMQg4GmRoyK&#10;4RKfgqBB00yeaASRDpoa0ZJTp06NHTs2IiKClP6Tws2bN5cvX17hyMSnv/7668GDB2NjY2fOnCl9&#10;KaZhYqxduzYsLEx16xBXBE2NaMbRo0erV68Owp01a5a3t7dgdmY2x44dy8nJycvLA7M/ePDgjTfe&#10;cFDi0zFjxvj6+gYFBVWtWlXK/JyGbd26lT9PWVlZcHDw2bNn7d1YxCVAUyOa0adPn1GjRpHX69at&#10;q127Nj2XZmZm5ogRI8DsPXv2DA0NBS2+//77jmgYCcz4+uuvJZqa07AlS5aQ4rNsZs+ebZo0rYjz&#10;QVMj2lBeXl6tWrXk5GTyL8ixcuXK+/fvpy9VWFj4/PPPe3h4rF0Yc/04AAAgAElEQVS71tGJT6Wb&#10;mtMw/rvFxcWBgYH8orQIIhE0NaINBQUFlSpVOnHiBDPFx8eHHr6WlJQ0aNCgH374AXricXFxL774&#10;Yvv27R3XQumm5jSsf//+nOiOmJiYcePGOaaZiEuApka0IScnB0x97tw5ZkrDhg1XrVpFWYQ8GyGP&#10;gyus3fCAgIB79+45qIXSTc1pGOcZzt27d4ODgzMzMx3RSMRFQFMj2lBaWgqmZofZVa9ePTEx0eaC&#10;f/zxB/O7XOfOnbOyshzUQllPPyoebRibjRs3Dh8+3H7tQlwRNDWiGY0bN46PjyevoXMN4pbb8Xz9&#10;9df37NnjgKb9hVxTi/HCCy8cOHBA/XoQVwZNjWjGJ5980rJly5KSkvv374eHh3fp0oVMX7NmzYIF&#10;C/iv+Xz88cdM+W07Ar3jGzdurF+/Hkx9w8qDBw/kto0AjgZT272FiKuBpkY04/fffx8wYICnp+dj&#10;jz0WGBh46dIlMj0iIqJXr17813xA0yBruzcMVlvpUUDWcttGGD58+MaNG+3eQsTVQFMjGlNQUJCZ&#10;mcl0WmWxZ8+e119/3e5NshewX8HBwXfv3tW6IYjhQVMjBiYrK6tz585at0KUcePG2Rx4iSBSQFMj&#10;BubevXu6rVCem5sbGBhYXFysdUMQM4CmRoyNbusJDB8+fPHixVq3AjEJaGrE2OjT1MnJySEhIUYs&#10;dIDoEzQ1Ymx0aGqLxdKmTZv09HStG4KYBzQ1Ymx0aOqJVrRuBWIq0NSIsdGbqaErDR1q6FZr3RDE&#10;VKCpEWOjK1P/+eefISEhTCpXBLEXaGrE2OjK1IsXL7aZjEnZGB/ExUFTI0pgcuDdv38/NzcXbvl3&#10;7969YcOGefPmzbEye/Zs8gLklZCQcOjQocuXL9+5c0fuhmCRrKysgwcPwkri4+NhtbMeBUzNbGuu&#10;lXkPmctiDovZVOY8Cnsl81iwV0sWnD59evPmzT/66CPSMPba2Iu//fbb+GwEkQuaGpENqGfMmDEz&#10;rURHR69Zs2bHjh0g03PnzpWWlloepbCwMCMjAzy+bt26mJiYGTNmkKUYZokAb8GcsAgsCIvDSmBV&#10;Fn1z/fp1m/MkJSX973//c1AFSMSsoKkReYBiQKBOsJ65ge621kcSMRJoakQeoBitLWcG4Go3d+5c&#10;rQ8mYhjQ1Ig8Zs2apbXlTAJ2qxHpoKkReURHR2utOJOApkakg6ZGZFBWVrZo0SKtFWcS0NSIdNDU&#10;iAyysrI2btyoteJMApoakQ6aGpFBamrqnj17HK2w0tLS/SL8/PPPMMOsWbOWLVtGWcPUqVNXr17t&#10;6HaqBE2NSAdNjcggKSkpIyPD0QorLCz0eoiHh0elSpWYf//973/DDIMHD37vvfcoa+jZs+cHH3wg&#10;a6OjR4+eNm2aqnbLBE2NSAdNjchg6dKlV69edabO5s2bV61aNblLKTD1yy+/TC4DTgNNjUgHTY3I&#10;ALzpTJdZREw9Y8aMzz77jLxOTEx85ZVXgoKCnnvuuZiYGDKRberLly+Hh4evWbOG/Lt582aQcuvW&#10;rUNDQ3/88UcyERZs0KBBs2bNBlm5cOGCw3cMTY3IAU2NyEAnpn711Vf/9a9/wYu4uDh3d/dx48Yl&#10;Jyd//vnnjJ0ZU6enpwcEBERGRpJh7uD3GjVqTJs2bceOHZMmTfL09Dx8+DBM379/f5s2bcDga60U&#10;FBQ4YdfQ1Ih00NSIDObOnesEhbGhmLq4uNjHx+fjjz/mL0VMnZKS4uvrCx1wMvHmzZt169Zl78KI&#10;ESOGDBlCXuPTD0TPoKkRGSxYsAB850ydUUwN3eFKlSqRTjEHMHXbtm1r1qzJPPQA0tLSYP63334b&#10;etMTJ06cMGFCSEhIUFAQeRdNjegZNDUig507d4LvnKkziqn37dsH5j158iR/KTB1ly5dvLy85syZ&#10;w0zcu3cvzB8VFTWVBfNoG02N6Bk0NSKDoqIieiCz3aGYOjc3t0qVKuxeMwN5+gHXlVq1ajGxd1eu&#10;XIH5161bJ7ghWOe7775r38bTgauI1scTMQxoakQeTk55Sv9FMSwsrGnTpkeOHLFYH0OnpKSQGZhf&#10;FKEf7e3tPWnSJDJ92LBhTZo0YR6YHD16NDk5mbyOjIzs1KnTpUuXrl69euvWLYfvGJoakQOaGpGH&#10;kzM00U1dUFAwcODAypUr+/r6enh49OnTh8zAjtJLTU2tW7duVFSUxTqmJjw83M3NzcfHx8vLC/7G&#10;xsaS2U6fPt25c2dPT89KlSodO3bMCbuGpkakg6ZG5LFy5cqsrCwniEw6OTk50E3OzMyUOD/4HeY/&#10;e/ZsSUmJQxtGB02NSAdNjcjjxIkTW7du1VBwpgErCSDSQVMj8rh79y6mqLYLaGpEOmhqRDbTp0/X&#10;2nJmAE2NSAdNjcjjwYMHzKg/RA1oakQ6aGpEHvfv30dT2wU0NSIdNDUij9LS0oULF2ptOTOApkak&#10;g6ZG5HHx4sX169cT1xQWFmZkZOzevXvdunUxMTEzrMycOZO8WLp0aVJSUlpaWnZ2tiyF0VcLU2A6&#10;vAvzwJwSl6WgZrVSlkVTI+pBUyPyOHDgwPTp06UYCgQNmgZZg7KlGFNDaapcrdzLAxkBj6ZGpIOm&#10;RuSRkJBw+vRp6QZExEBTI9JBUyPyiIuLc3KBLrOCYxQR6aCpEXngsBd7gaZGpIOmRuSBprYXaGpE&#10;OmhqRB5OznpqYtDUiHTQ1Ig87NinnjVrFr0uwdSpU1evXq1mE2fOnElPTxd7NyYmJj4+3uZKbLZT&#10;GWhqRDpoakQeoC1lYho9ejRTfoUwePDg9957j7IIO820sq0MHz68e/fuYjMPHTr0jTfesLlOm+3k&#10;b1cKaGpEOmhqRB42Tf3+++8LdoQVFCpUYGrOVuxiagXblQKaGpEOmhqRx+zZs206i2/zmJiYBg0a&#10;NGvWbJCVCxcuwMQZM2Z89tlnzDyJiYmvvPJKUFDQc889RwrRsk19+fLl8PBwpmri5s2bYUOtW7cO&#10;DQ398ccfxbbCMfWtW7dgo+3atevSpcuyZcsYU2dlZaWkpIiVXWfaOXny5M8//3zRokUdO3bs1q0b&#10;03jBvbMJVrxFpIOmRuShzNT79+9v06YNvLXWSkFBgYVVZAuIi4tzd3cfN25ccnIy2JAImjF1enp6&#10;QEBAZGRkaWkp/AuKrFGjxrRp03bs2DFp0iRPT09SGpG/FY6pYZGaNWuCWEH0ML1+/frE1CtWrKhU&#10;qZLYqHemndAePz+/wYMHb9y4ccqUKVWqVIEGiO0dmhqxI2hqRB5wz67A1Bah5wOMAYuLi318fD7+&#10;+GPOIsTU0Nv19fVlEvhBz7du3bpz585lZhsxYsSQIUMEt8I2NWzF29t7/vz55N/8/PzatWsTU4Po&#10;wfjXrl0T3CO2qcHITD3cXr16MVcaBU8/0NSIdNDUiDwETf3RRx9Vewj0NN3c3Jh/v/vuOzGXMQYE&#10;UUKXlikZzgBmbNu2LfSCmYceQFpaGsz89ttvg1snTpw4YcKEkJCQoKAgwa2wTX3ixAlYkB0KAgtK&#10;eU7NNjV75REREf379xfbO5ugqRHpoKkRebA7swyZmZmHHtK1a9exY8cy/zJDzymm3rdvHzj05MmT&#10;nNWCGbt06eLl5cW+POzduxdmjoqKmsqCPNfmb4Vt6tTUVFjw3LlzzLvgWbmmZv/CCRPhLbG9swma&#10;GpEOmhqRx7x58+gCEnv6AVJ79913BQ2Ym5sLPXF2x5lAzLhz585atWoxMXBXrlyBmdetWye4dc5W&#10;2KbOz8+vXLkyu1xvs2bN7GVq/t7ZBD4lrQ8mYhjQ1Ig8FJs6MjKyU6dOly5dgl42edTL/kUxLCys&#10;adOmR44csVifRKekpLDNCP1ob2/vSZMmkZmHDRvWpEkT5mnJ0aNHk5OTBbfC+UUxNDS0ffv2cGGw&#10;WIPkwPjE1Dt27IBtgcoF90iKqfl7ZxM0NSIdNDUiD8GnH2zETH369OnOnTt7enpWqlTp2LFjlkdN&#10;XVBQMHDgQOjz+vr6enh49OnTh2PG1NTUunXrRkVFWaz5oMPDw93c3Hx8fLy8vOBvbGys4FY4pr5w&#10;4ULr1q3d3d3B+7By5umH9NgPMVPz984m+PQDkQ6aGpGHzdgPNeTk5EBPOTMzU8rMIHeY+ezZsyUl&#10;JdI3AR3e9PT0jIwMpW20D9AMzE+NSAdNjcjDoaZ2HeCa9MUXX2h9MBHDgKZG5GFz5AsihSNHjqSk&#10;pGh9MBHDgKZG5IGmtgvbt2/PyMjQ+mAihgFNjchDcS49hM2KFSuKi4u1PpiIYUBTI/LAmi92AW5N&#10;Hjx4oPXBRAwDmhqRB5raLmDKU0QWaGpEHoqrcynIte9QtG0PhughskBTI/KwaWo7VhJwKNq2B/vU&#10;iCzQ1Ig8bJpaYiWBLVu2vPPOO+x54uLiPvnkE4s1Yf+qVatmz57doUOHTp06sasNWERqCNBLAaSl&#10;pYWFhT3zzDPPPvtseHh4ZmYmvz1kowsWLIAtjhw5UpZ2FYADFBFZoKkReSgzNT/X/rlz56pWrbp3&#10;714yQ3Hx/2/v7GOiOP4/HkWkgFCMIlFagwkhPgAqVEQFa7GxKqhQhBjrUysqNlIbNdgajdIiloo8&#10;qQVriVArRuVBrG2pmFr1S7EWMaABKgXEJ4zBh9X+2ZLfJze/Tta73WXn7uS49v36w+ztzs7OOclr&#10;h7mZz6fL09MzKytLMmza9vLyWrBgQWlpaUpKiqOjIzmUFVPLIaCxHfzBgwdU88qVK0+fPk2vh+Tk&#10;5Lq6OtP20ENHjBgRGRlZWFhIxSwUcY/Qa+nZs2e27kxgN8DUQAzzTC0pzTbMnTuXh7IrKioiBbNs&#10;KSRNHx8flt6FWL9+vZ+fn6SZQ0AjFcDVq1dJ4k1NTdrtoYeOHj1aZ3Alyzl69Cj9HWDrzgR2A0wN&#10;xFA0tXmZBGjI7OLiwuw8Y8aMFStWsPMkzeXLl/NiJ0+e7NevH1lYO4eAGuT3sWPHjhw5koxfUVFB&#10;g3fF9tBDadwtbFxzqaqqqq6utnVnArsBpgZiKK7SMy+TAA1gaeyclZVVX19PLj5//jw7T9JMTEzk&#10;xc6cOUOCbm9v184hoAG1ITs7Oyoqys3NjZ5IjzNtjxl50C2B2kAvKlt3JrAbYGogRo/rqfVnEpAM&#10;KWgDAgJIkRMnTuQnXzfAP+bk5Li7u0s95RDQAynbz8+PhU41ak8vm5pasn//flt3JrAbYGoghtmm&#10;Voy139bW5uTk5OzsnJuby0uSNB0cHI4cOULHjY2No0aNWrduHbuklkNAIxXA9evXy8rK2Kw3uZ5q&#10;Y8uojdrTy6aWsFAPiABTAzHMNrVarP24uDg3N7fOzk5+hqS5bNmy8ePHDxkyhAbR4eHhXMFqOQQ0&#10;1n6Q1ocNGzZw4EBvb296K0RFRbEfHo3a0/umxkI9oB+YGohh9d3kJOKEhAT5GS7Nuro6NqdshBk5&#10;BJqamugWGlNb3F6rgexcQD8wNRDDiqa+du1aTk4ODZDJyPLzvT+8tQkYUwP9wNRADCtGPQ0MDPT1&#10;9TXagigZ8tJu27bNWk/pmzx58gTz1EA/MDUQA/GprUJ7e3tBQYGtOxPYDTA1EAOmtgo1NTXff/+9&#10;rTsT2A0wNRCjd7Jz0fsgPz//RdT87bffrlmzJj4+vqGh4cU9pUfKysrq6+tt3ZnAboCpgRi9Y+rY&#10;2Fi+htqKVFdXOzo6JicnZ2Vltba2RkZGrlq1yuzaLIlwnZeXh+xcQD8wNRCjR1OrxafuC3z++efy&#10;OCEWmtqSCNdpaWnIzgX0A1MDMdLT03v0l+JctkbUadPY0KmpqfICJSUlc+bMIclOnz6dB/pQDFQt&#10;qceqplZRDR4eHm+//TYzrJGp6YlhYWH+/v6LFi26evUqP0+1LV68ODg4mJpH76Fbt25JShG3e3Dz&#10;85Cpbd2TwJ6AqYEYZptaI+q0aWxouUNzc3Op8MaNGysqKgoKCthSa7VA1ZL6fsWzZ8/Gx8f7+Ph8&#10;/fXX1Aajp9D3okqo5XRp7ty5Q4YM4dtkyKr05jh58mRxcXFoaOjUqVMlpYjbQqbGthcgBEwNxLDE&#10;1IpRpyWl2NDcoV1dXYMHD96yZYu8Ko1A1ZJmrOodO3aQXk2fQhXSWPvTTz/l9b/66qvJycmmNdAL&#10;gO+Gt2T2A6YGQsDUQAxFU+uJT60WdVpSig3NHUraJTPy8TLDvEDVkrqpWbYBqpZfWrp06ezZs9lx&#10;a2vrhg0bwsPD6RFjxoyhZpeUlEgWz1PbuieBPQFTAzHkI1mOnvjUalGnJaXt49yh586do2LyWWPC&#10;7EDVaqaurq6mCuUxRlavXk1qZsdBQUGzZs0qLy+nF8bly5cdHR1ZnD9LTJ2dnY3sXEA/MDUQQ9HU&#10;cjRmPxSjTkuapu7o6KBBemFhofyq2YGq1Ux99+5dGikXFxfzS9OmTWN/AdBLiCR+5coVdp4O6CMz&#10;tWLEbZ3Qs5CdC+gHpgZiWGJqtajTGqaWDGFRqfClS5ckwwxyZWWlpB6oWtKMVa1mamLhwoX+/v7k&#10;ZTo+ePAgiZtl471//z4NolkqXqozIiKCLrFvoRhxWyfIzgWEgKmBGJaYWi3qtLapacAbExNDfqQb&#10;Bw4cyKaP1QJVS5qxqjVM/ccff4SFhVHDXn75ZbYIhBfbvXs3PdfLy8vV1XXnzp30OGZqtYjbekB2&#10;LiAETA3EIG0JKYnTY9Rpbdrb22kEzca8HDMCVWvDwlibrhu5fft2TU2N4jjdPJCdCwgBUwMxLDc1&#10;YCDqKdAPTA3EMNvU/4Wo00LA1EA/MDUQw2xTAyOQ8wXoB6YGYvT4iyLQCcbUQD8wNRCjx93kfRCr&#10;x6G2SoUwNdAPTA0EePbs2b59+6wiuxeHadhoebRrS4JKK1aovxly7t2798UXX9i6P4HdAFMDAVpb&#10;W48dO6ZtKJvHp9be5G3JFnArNgPrqYEQMDUQoLq6mu3c0zaU4s6XJ0+epKamBgUFTZkyJT8/PyMj&#10;Iycnh1368MMP5S+A9PR0fkkxNrRkCGldUFBAxUJCQqZNm8aDWSuGjebRro2uHjhwYPXq1fJG5ubm&#10;bt26lR2rxbmWng+frdiSHqNXY48iEAKmBgKUlZVdu3bNPFOnpKQMGjSIFHb8+PGwsDAvL69ly5ax&#10;S/7+/jziKEFq45cUY0NLhtXZ3t7esbGxR48e3b59e//+/U+dOiWphI3mexGNrv72228ODg783dPV&#10;1eXp6ck2jkuaex3lmxsVW9Jj9GrE/QBCwNRAgLy8vM7OTjNMTRL08PCgcTT7eOfOHXd3dz2mliOP&#10;DU1+JBXyaBszZ87k6jSddpCL1ejq3Llz+bOKiopcXV25VTXiXBuZWrEl2rMfNHhHLD2gH5gaCKC2&#10;mLrH+NR1dXUk2draWn5LRESEHlOrxYYmP8o9uHLlynnz5im6WNI0dWlpqYuLC7PzjBkzVqxYoeZW&#10;tQrVWqJtamQSAELA1EAAtcXUPcanZgGgGxsb+S2kMzVTx8TE8EtqsaGN9qaTN8me7FjI1DQW9vHx&#10;ycrKqq+vp9fA+fPn1dyqVqFaS7RNjW0vQAiYGgigZzG14uzHnTt3yIMseyHD19eX6zgsLGzTpk38&#10;0sSJE9kljdjQGqY2DRstF6vp1ZSUlICAAKqNntvjtzOtUK0l2tGrYWogBEwNBNCzQVHtF8Xo6Ojg&#10;4OCOjg7JsLqjf//+3NRJSUkk7vb2dhrh5ubmOjg4sEsasaE1TG0aNlouVtOrbW1tTk5Ozs7O9Gh5&#10;gzXiXOsxtXb0apgaCAFTAwEyMjJ6DJmvZurm5mYaupJ5PTw8yG7y2Q/Smb+//4ABA1xdXefPny+/&#10;pBYbWsPUpmGj5WJVDCodFxfn5uZm9GOp/rUfii3Rjl4NUwMhYGogwKFDh27evKltag3I8rW1tQ0N&#10;DXQcHx8vX+BBl0ht8olsjtVjQ5sSHh6ekJDw4uo3BaYGQsDUQIDKyspff/3VKqoyMrWtuHbtWk5O&#10;Dg3n6+rqevO5WPsBhICpgQA0HGYbTCxn1apVPYbO6AUCAwN9fX35hsNeA6YGQsDUQICurq6DBw/2&#10;stT+lcDUQAiYGgjQ3d1tj1FP+yAwNRACpgZiwNRWIS0tzdY9CewJmBqIIV9S3dnZ2dDQUFVVdfjw&#10;4czMzFQDO3fuZAd5eXllZWU1NTWKC9000K6WztB5ukplTIOQqN2rgdnVfmrgyJEjZvwaSc+1dU8C&#10;ewKmBmKQqQsLC/XYjQRNmiZZk7L1GNNCF+u5VwOzqyVNk6xJ2Z988omiuE3/Hw4dOgRTAyFgaiAG&#10;Zj+04eImNP62oPO27klgT8DUQAC7yM5lF2RlZT19+tTW/QnsBpgaCKAnOxfQA427W1pabN2fwG6A&#10;qYEAerJzAT1UVVVdvHjR1v0J7AaYGghQVlZ2/fp1W1vu30B9ff2JEyds3Z/AboCpgQB5eXmK2aps&#10;zo4dO3onIfrjx48TExNZJKnU1FSW0cYM7t27t2/fPlv3J7AbYGoggFp2LptjFHr0xbF3797Q0FB2&#10;XFxcPHr06EePHplXFcLpAf3A1EAAPZkEkpKSemd4K6d3TM1SeRUVFfGPr7zyyuHDh82rDRvKgX5g&#10;aiCAJTlftm3b9tVXX9FA8rXXXps8ebI8fB1JVr6kJD09PScnR37Xnj176JalS5eykyUlJXPmzBk3&#10;btz06dMzMzOlf0xNd4WEhEybNk1eeWVl5eLFi4ODg6kGeovcunWLX6qpqYmLiwsMDJw0adKSJUtu&#10;3LjBzh8/fpy+RUBAQHR09IULF3j5iooKFxeXBw8e8DNU4cyZM3v8P1EEpgb6gamBAJaYmmTq5eW1&#10;YMGC0tLSlJQUR0dHUjC7pJGbnO4aMWJEZGRkYWHhiRMn6Exubi7du3HjRvJmQUEBG0pTMW9v79jY&#10;2KNHj27fvr1///48OmtaWlpqaurJkyeLi4tDQ0OnTp3KzpNwPT09V65cefr0aao5OTmZ7S0ky7u6&#10;ulILqYaPPvrI2dn5l19+YbfQs+g1IP9SR44coQJyd+sHpgb6gamBABaa2sfH5/Hjx+zj+vXr/fz8&#10;2LG2qUePHs1TgnV1dQ0ePHjLli2mlU+YMIEXo3Euz54lp62tjefKunr1Kh03NTXJCzx8+HDo0KHy&#10;r/nOO+8sXLiQHc+aNWv58uXy8lQVVXLp0iX1/w9VME8N9ANTAwHUTP3xxx87/QONZwcMGMA/8tUR&#10;JFO55miQ269fP7aSRNvUNOzll2h4S2bkg1wOFVu7di3/SLfMmzePHbe2tm7YsCE8PHzcuHFjxoyh&#10;h5aUlEgGKY8dO3bkyJH0zqDhOb0DJMN8CNX/3nvv0Wh68+bNNNCOiIigG1lVISEhSUlJ8uf+/vvv&#10;VP6HH37Q7ef/B2s/gBAwNRBAzdQ3btz43z9MnTr1gw8+4B9JSVymiYmJ/JYzZ86Q49rb2yUTU8fE&#10;xMhNLf+p8Ny5c3QXDYeNGqCRADcoKIjGwuXl5eT3y5cvOzo6spy5TJfZ2dlRUVFubm403q+vr//p&#10;p5+ofnL3DhlsKpx444033n33Xflz6+rqqDx9TZ2C5mA9NRACpgYCWDj7QfCPOTk57u7u7DgsLGzT&#10;pk380sSJE9VM3dHRQWP2wsJC08oVTU2vEDLplStX2Hk6oI/c1BxStp+fHwn65s2bVL/aco6EhIQ3&#10;33xTfubUqVMODg5mZOOtqqq6cOGCrfsT2A0wNRDAQlOT1JglGxsbR40axfMoJiUl+fr60vj6yZMn&#10;ubm5VEzN1ERcXBzdy6aGHz58WFlZaVqMm/r+/fs0iM7KyqJj8mlERES/fv1YG65fv15WVsbmzUnQ&#10;VGdKSgodL1q0iMbXfIKFhuEVFRXsuKioaPDgwXyqndi6dWtwcHDPYjaB2kBvEVv3J7AbYGoggJ6d&#10;LxqmJv+OHz9+yJAhNG4NDw/nQ9GWlhZ/f/8BAwa4urrOnz9/3rx5Gqa+e/duTEwMCZfqGThw4OzZ&#10;s02LyWc/qM1UzMvLiyrfuXOni4sLMzW5eNiwYXTJ29vbyckpKiqKTZp3dnYuWbKEGkNSpsL0b3Z2&#10;NquKCtBHec7fwMDAPXv26NWzDMTSA0LA1EAAS/YocpnW1dXV19cbXaXRNJ1ku7T1QANwUi1fAa3N&#10;7du3a2pqFOcompqaqB4aUxudp/cBnadxt9EWxM2bN0dHR7Pj8+fPe3p6UkmdbZaD+NRACJgaCGAV&#10;U9s1NOKeNGkSe6O8//778i02QiDnCxACpgYC6JmnVoOGotu2bTP79n8ZMDUQAqYGAvTZCE12B0wN&#10;hICpgQAZGRm2Vty/BDJ1d3e3rfsT2A0wNRDg0KFD8ghHwGzy8vK6urps3Z/AboCpgQCVlZWXL1/u&#10;NZ3t2rUrPz/f9NiIzMzMvXv3WvG58nQBkmUZA9QoLy9vaGiwdX8CuwGmBgKQXOSriV80kZGRPNBS&#10;bGws3yljRHx8PF9/rUZCQgLb2KIHeboAyeKMAYpcunSJXnu27k9gN8DUQAD6g/3gwYPaDrJiJgG5&#10;qTXQY+q33npLHsJJA6N0AZLFGQMUaW9vp/8lW/cnsBtgaiBAd3d3enq6toMU9ygeO3ZszZo18jM0&#10;bmXBSzUi/ctNnZqayhcvkzrpY1BQ0JQpU/Lz8+WmVqwtMzNz+PDhvr6+bxtobm5mhRUzBpimC5As&#10;yxigCH2FjIwMW/cnsBtgaiCGeaZmoZF4MI3Hjx+PGDGCFVOL9C89b2r5cUpKyqBBg8i/pNqwsDAv&#10;Ly9uasXafv755wkTJlDDvjbAdhWqZQwwTRcgWZYxQI3du3fbujOB3QBTAzF63PyiFvcjJCSETzSX&#10;l5c7Ojq2trYalZFH+pdUTN3V1eXh4cHXC965c8fd3V1x9kNem9Hsh0bGANN0AZJlGQPUgKmBfmBq&#10;IIbi5hc9mQSys7OHDRtGipQM8fB4BCW1SP+SiqlZSOja2lr+9IiICG5qtdqMTK2RMcA0XYBkQcYA&#10;DWBqoB+YGoihOKbWk0ng9u3bL7300vHjx2kU7OzszINEa3TPRKcAAAKjSURBVET6VzR1dXU1SVMe&#10;y0kee0+tNiNTa2QMME0XIFmQMUADmBroB6YGYpg9+yEZVtotWLAgNzd36NChLBuWdqR/RVOT6Gmk&#10;XFpayqv19fVlptaojW6X/6SpkTHANF2AZEHGADXoBZaXl2frzgR2A0wNxLDE1KRXJyengIAAPrzV&#10;iPQvqf+iGB0dHRwc3NHRQcfp6enkXGZqjdoSExMnT57c0tJCimSJcdUyBpimC5AsyBigRn19fVlZ&#10;ma07E9gNMDUQw7y1H4xHjx4NHz7caBpBLdK/pG7q5uZm0j1J2cPD4/XXX5fPfqjVRmYMDQ11dnbm&#10;vzGqZQwwTRcgWZAxQI2qqqrq6mpbdyawG2BqIEaPpjYDjUj/atC4uLa2tqGhwcLaFDMGyNMFSJZl&#10;DFCD3h+tra227kxgN8DUQIwXYeq+hjxdgGRZxgA1aPz+7NkzW3cmsBtgaiDGZ599Zl1n/TdBfGog&#10;BEwNxICprQJMDYSAqYEYMLVVWLt2LX5RBPqBqYEA3d3dGzdutOKy4v8s9MKzdWcCewKmBmJIhr/c&#10;CS6d5uZmGh5+9913hw8fJgHtMvDZ86SbwM/TXXQv1dDU1GS0ilky/LjX0NBQVVX1zTffZGVlpRnY&#10;pUKajFQDmZmZVD/dTpVQVUaV0+MaGxsvXrx46tSpwsJCdhd9tTQVdv4DPyN/uto3NWLdunV044ED&#10;B2zdk8CegKmBOXz55Ze7DezZs+fYsWNnz56tq6u7devW33//LVQPlae76F6qgeqh2j5/nv3795eU&#10;lJDH29ra/vzzT9F2Pn36tKWl5cKFC1T53r17+YuEQd4sLi7+8ccfa2trb968+ddff4nWbwaY9ABm&#10;AFMDAEBfB6YGAIC+DkwNAAB9HZgaAAD6OjA1AAD0df4PoBHOMu2/reoAAAAASUVORK5CYIIBAAD/&#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UukAAFtDb250ZW50X1R5cGVzXS54bWxQSwECFAAKAAAAAACHTuJAAAAAAAAAAAAAAAAABgAA&#10;AAAAAAAAABAAAAAf5wAAX3JlbHMvUEsBAhQAFAAAAAgAh07iQIoUZjzRAAAAlAEAAAsAAAAAAAAA&#10;AQAgAAAAQ+cAAF9yZWxzLy5yZWxzUEsBAhQACgAAAAAAh07iQAAAAAAAAAAAAAAAAAQAAAAAAAAA&#10;AAAQAAAAAAAAAGRycy9QSwECFAAKAAAAAACHTuJAAAAAAAAAAAAAAAAACgAAAAAAAAAAABAAAAA9&#10;6AAAZHJzL19yZWxzL1BLAQIUABQAAAAIAIdO4kCqJg6+tgAAACEBAAAZAAAAAAAAAAEAIAAAAGXo&#10;AABkcnMvX3JlbHMvZTJvRG9jLnhtbC5yZWxzUEsBAhQAFAAAAAgAh07iQIw5nVDaAAAADAEAAA8A&#10;AAAAAAAAAQAgAAAAIgAAAGRycy9kb3ducmV2LnhtbFBLAQIUABQAAAAIAIdO4kAzBcqWIQIAABAF&#10;AAAOAAAAAAAAAAEAIAAAACkBAABkcnMvZTJvRG9jLnhtbFBLAQIUAAoAAAAAAIdO4kAAAAAAAAAA&#10;AAAAAAAKAAAAAAAAAAAAEAAAAHYDAABkcnMvbWVkaWEvUEsBAhQAFAAAAAgAh07iQOS2NSRP4wAA&#10;ReMAABQAAAAAAAAAAQAgAAAAngMAAGRycy9tZWRpYS9pbWFnZTEucG5nUEsFBgAAAAAKAAoAUgIA&#10;AIfqAAAAAA==&#10;" path="m0,0l5402953,0,5402953,10287000,0,10287000,0,0xe">
                <v:fill type="frame" on="t" focussize="0,0" recolor="t" rotate="t" r:id="rId10"/>
                <v:stroke on="f"/>
                <v:imagedata o:title=""/>
                <o:lock v:ext="edit" aspectratio="f"/>
              </v:shape>
            </w:pict>
          </mc:Fallback>
        </mc:AlternateContent>
      </w:r>
      <w:r>
        <w:rPr>
          <w:rFonts w:hint="default" w:ascii="Times New Roman" w:hAnsi="Times New Roman" w:eastAsia="Times New Roman" w:cs="Times New Roman"/>
          <w:b/>
          <w:bCs/>
          <w:kern w:val="0"/>
          <w:sz w:val="32"/>
          <w:szCs w:val="32"/>
          <w:lang w:val="en-US" w:eastAsia="en-IN"/>
          <w14:ligatures w14:val="none"/>
        </w:rPr>
        <w:t>Class Diagram</w:t>
      </w:r>
    </w:p>
    <w:p w14:paraId="02AFADDE">
      <w:pPr>
        <w:spacing w:after="0" w:line="240" w:lineRule="auto"/>
        <w:jc w:val="center"/>
        <w:rPr>
          <w:rFonts w:hint="default" w:ascii="Times New Roman" w:hAnsi="Times New Roman" w:eastAsia="Times New Roman" w:cs="Times New Roman"/>
          <w:kern w:val="0"/>
          <w:sz w:val="36"/>
          <w:szCs w:val="36"/>
          <w:lang w:val="en-US" w:eastAsia="en-IN"/>
          <w14:ligatures w14:val="none"/>
        </w:rPr>
      </w:pPr>
    </w:p>
    <w:p w14:paraId="1639E03F">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p>
    <w:p w14:paraId="455C972B">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p>
    <w:p w14:paraId="0C203500">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DFD LEVEL 0</w:t>
      </w:r>
    </w:p>
    <w:p w14:paraId="4A9DF573">
      <w:pPr>
        <w:spacing w:after="0" w:line="240" w:lineRule="auto"/>
        <w:rPr>
          <w:rFonts w:ascii="Times New Roman" w:hAnsi="Times New Roman" w:eastAsia="Times New Roman" w:cs="Times New Roman"/>
          <w:kern w:val="0"/>
          <w:sz w:val="28"/>
          <w:szCs w:val="28"/>
          <w:lang w:eastAsia="en-IN"/>
          <w14:ligatures w14:val="none"/>
        </w:rPr>
      </w:pPr>
    </w:p>
    <w:p w14:paraId="28DE1C50">
      <w:pPr>
        <w:spacing w:after="0" w:line="240" w:lineRule="auto"/>
        <w:rPr>
          <w:rFonts w:ascii="Times New Roman" w:hAnsi="Times New Roman" w:eastAsia="Times New Roman" w:cs="Times New Roman"/>
          <w:kern w:val="0"/>
          <w:sz w:val="28"/>
          <w:szCs w:val="28"/>
          <w:lang w:eastAsia="en-IN"/>
          <w14:ligatures w14:val="none"/>
        </w:rPr>
      </w:pPr>
    </w:p>
    <w:p w14:paraId="6BF0F33D">
      <w:pPr>
        <w:spacing w:after="0" w:line="240" w:lineRule="auto"/>
        <w:rPr>
          <w:rFonts w:ascii="Times New Roman" w:hAnsi="Times New Roman" w:eastAsia="Times New Roman" w:cs="Times New Roman"/>
          <w:kern w:val="0"/>
          <w:sz w:val="28"/>
          <w:szCs w:val="28"/>
          <w:lang w:eastAsia="en-IN"/>
          <w14:ligatures w14:val="none"/>
        </w:rPr>
      </w:pPr>
    </w:p>
    <w:p w14:paraId="15B0649F">
      <w:pPr>
        <w:spacing w:after="0" w:line="240" w:lineRule="auto"/>
        <w:rPr>
          <w:rFonts w:ascii="Times New Roman" w:hAnsi="Times New Roman" w:eastAsia="Times New Roman" w:cs="Times New Roman"/>
          <w:kern w:val="0"/>
          <w:sz w:val="28"/>
          <w:szCs w:val="28"/>
          <w:lang w:eastAsia="en-IN"/>
          <w14:ligatures w14:val="none"/>
        </w:rPr>
      </w:pPr>
      <w:r>
        <mc:AlternateContent>
          <mc:Choice Requires="wpg">
            <w:drawing>
              <wp:anchor distT="0" distB="0" distL="114300" distR="114300" simplePos="0" relativeHeight="251659264" behindDoc="0" locked="0" layoutInCell="1" allowOverlap="1">
                <wp:simplePos x="0" y="0"/>
                <wp:positionH relativeFrom="margin">
                  <wp:posOffset>-797560</wp:posOffset>
                </wp:positionH>
                <wp:positionV relativeFrom="paragraph">
                  <wp:posOffset>22860</wp:posOffset>
                </wp:positionV>
                <wp:extent cx="7090410" cy="3127375"/>
                <wp:effectExtent l="0" t="0" r="11430" b="12065"/>
                <wp:wrapNone/>
                <wp:docPr id="12" name="Group 1"/>
                <wp:cNvGraphicFramePr/>
                <a:graphic xmlns:a="http://schemas.openxmlformats.org/drawingml/2006/main">
                  <a:graphicData uri="http://schemas.microsoft.com/office/word/2010/wordprocessingGroup">
                    <wpg:wgp>
                      <wpg:cNvGrpSpPr/>
                      <wpg:grpSpPr>
                        <a:xfrm>
                          <a:off x="0" y="0"/>
                          <a:ext cx="7090410" cy="3127375"/>
                          <a:chOff x="0" y="0"/>
                          <a:chExt cx="24110442" cy="12218416"/>
                        </a:xfrm>
                      </wpg:grpSpPr>
                      <wps:wsp>
                        <wps:cNvPr id="1368161490" name="Freeform 13"/>
                        <wps:cNvSpPr/>
                        <wps:spPr>
                          <a:xfrm>
                            <a:off x="0" y="0"/>
                            <a:ext cx="24110442" cy="12218416"/>
                          </a:xfrm>
                          <a:custGeom>
                            <a:avLst/>
                            <a:gdLst/>
                            <a:ahLst/>
                            <a:cxnLst/>
                            <a:rect l="l" t="t" r="r" b="b"/>
                            <a:pathLst>
                              <a:path w="24110442" h="12218416">
                                <a:moveTo>
                                  <a:pt x="0" y="0"/>
                                </a:moveTo>
                                <a:lnTo>
                                  <a:pt x="24110442" y="0"/>
                                </a:lnTo>
                                <a:lnTo>
                                  <a:pt x="24110442" y="12218416"/>
                                </a:lnTo>
                                <a:lnTo>
                                  <a:pt x="0" y="12218416"/>
                                </a:lnTo>
                                <a:lnTo>
                                  <a:pt x="0" y="0"/>
                                </a:lnTo>
                                <a:close/>
                              </a:path>
                            </a:pathLst>
                          </a:custGeom>
                          <a:blipFill>
                            <a:blip r:embed="rId11"/>
                            <a:stretch>
                              <a:fillRect/>
                            </a:stretch>
                          </a:blipFill>
                        </wps:spPr>
                        <wps:bodyPr/>
                      </wps:wsp>
                    </wpg:wgp>
                  </a:graphicData>
                </a:graphic>
              </wp:anchor>
            </w:drawing>
          </mc:Choice>
          <mc:Fallback>
            <w:pict>
              <v:group id="Group 1" o:spid="_x0000_s1026" o:spt="203" style="position:absolute;left:0pt;margin-left:-62.8pt;margin-top:1.8pt;height:246.25pt;width:558.3pt;mso-position-horizontal-relative:margin;z-index:251659264;mso-width-relative:page;mso-height-relative:page;" coordsize="24110442,12218416" o:gfxdata="UEsDBAoAAAAAAIdO4kAAAAAAAAAAAAAAAAAEAAAAZHJzL1BLAwQUAAAACACHTuJA7NrBytoAAAAK&#10;AQAADwAAAGRycy9kb3ducmV2LnhtbE2PwUrDQBCG74LvsIzgrd1sa4OJmRQp6qkItoJ422anSWh2&#10;N2S3Sfv2jic9DcN8/PP9xfpiOzHSEFrvENQ8AUGu8qZ1NcLn/nX2CCJE7YzuvCOEKwVYl7c3hc6N&#10;n9wHjbtYCw5xIdcITYx9LmWoGrI6zH1Pjm9HP1gdeR1qaQY9cbjt5CJJUml16/hDo3vaNFSddmeL&#10;8Dbp6XmpXsbt6bi5fu9X719bRYj3dyp5AhHpEv9g+NVndSjZ6eDPzgTRIczUYpUyi7DkwUCWKS53&#10;QHjIUgWyLOT/CuUPUEsDBBQAAAAIAIdO4kADmPUYcgIAAEAGAAAOAAAAZHJzL2Uyb0RvYy54bWyt&#10;VE2P2yAQvVfqf0DcGxsnzWatOHtJE1Wq2lV3+wMIxh+SbRCQOPn3HSDYbnKJ2l7MGN4Mb97MsH45&#10;tw06caVr0WWYzGKMeMdEXndlhn+97z6tMNKGdjltRMczfOEav2w+flj3MuWJqESTc4UgSKfTXma4&#10;MkamUaRZxVuqZ0LyDg4LoVpq4FeVUa5oD9HbJkrieBn1QuVSCca1ht2tP8TXiOqRgKIoasa3gh1b&#10;3hkfVfGGGkhJV7XUeOPYFgVn5kdRaG5Qk2HI1LgvXAL2wX6jzZqmpaKyqtmVAn2Ewk1OLa07uHQI&#10;taWGoqOq70K1NVNCi8LMmGgjn4hTBLIg8Y02eyWO0uVSpn0pB9GhUDeq/3VY9v30qlCdQyckGHW0&#10;hYq7axGx2vSyTAGyV/JNvqrrRun/bLrnQrV2hUTQ2al6GVTlZ4MYbD7Fz/GCgOAMzuYkeZo/ffa6&#10;swqKc+fHqi9Xz2RBSLxYADHrSpKErBZkaX2jcHVkGQ6Eegk9qUeh9L8J9VZRyZ3+2qoQhJovV2RJ&#10;Fs+Qkhdspzi3DY/I3Ivm4INiOtUg3qNyPZA0TdlRmz0XTnt6+qaN7+M8WLQKFjt3wVQwDXYOGjcH&#10;BiOYA+Xm4ODrIamxfpapNVGf4ZFNNamARbTixN+Fw5qbGkJ1xtOmm6LGeKFRABwgYZUu4B/Qm+IH&#10;ZFi9BxTkvk8CJKxTqJv/CQHWCM19e1kBXJ8NogBuKvuhqeWubhqrgLX/7wOGVMrbA4e5VF9zN4o0&#10;1UZxw4AVTQu4+CeU03MdDoDiSAtGI3SetQ4iv7gRdvswJZCdHR54WFye10fQvlzTf4caH/7Nb1BL&#10;AwQKAAAAAACHTuJAAAAAAAAAAAAAAAAACgAAAGRycy9tZWRpYS9QSwMEFAAAAAgAh07iQJTUqqBI&#10;iwQAG4sEABQAAABkcnMvbWVkaWEvaW1hZ2UxLnBuZwD//wAAiVBORw0KGgoAAAANSUhEUgAACQAA&#10;AASQCAIAAAAmjeeQAAAACXBIWXMAAAsSAAALEgHS3X78AAAgAElEQVR4nOzdB3wU1drH8SDSkab0&#10;EoTQiyAKKr1IuzSxK1a8imJBRbEh5UVU1KsCNkQEBaRKEwHpghRBeu+9BkJ62U32fXYf9jjsbpZs&#10;spAYf8/n++Fyk9nZM3PODLvz98yEOCiKoiiKoiiKoiiKoiiKoiiKoigqG1VIZjeAoiiKoiiKoiiK&#10;oiiKoiiKoiiKooJZBGAURVEURVEURVEURVEURVEURVFUtioCMIqiKIqiKIqiKIqiKIqiKIqiKCpb&#10;FQEYRVEURVEURVEURVEURVEURVEUla2KAIyiKIqiKIqiKIqiKIqiKIqiKIrKVkUARlEURVEURVEU&#10;RVEURVEURVEURWWrIgCjKIqiKIqiKIqiKIqiKIqiKIqislURgFEURVEURVEURVEURVEURVEURVHZ&#10;qgjAKIqiKIqiKIqiKIqiKIqiKIqiqGxVBGAURVEURVEURVEURVEURVEURVFUtioCMIqiKIqiKIqi&#10;KIqiKIqiKIqiKCpbFQEYRVEURVEURVEURVEURVEURVEUla2KAIyiKIqiKIqiKIqiKIqiKIqiKIrK&#10;VkUARlEURVEURVEURVEURVEURVEURWWrIgCjKIqiKIqiKIqiKIqiKIqiKIqislURgFEURVEURVEU&#10;RVEURVEURVEURVHZqgjAKIqiKIqiKIqiKIqiKIqiKIqiqGxVBGAURVEURVEURVEURVEURVEURVFU&#10;tioCMIqiKIqiKIqiKIqiKIqiKIqiKCpbVRACsJSUFDtFURRFURRFURRFURRFURRFURRFZbhSUlKy&#10;RABGURRFURRFURRFURRFURRFURRFUVmnMhSAaQR36tSZ2bMXzZu37NdflwIAAAAAAAAAAADpMG/e&#10;stmzF506dcaEUJkTgCUnJ8ufCxYsK1q0ZoUKDcuVuwUAAAAAAAAAAABIhwoVGhYtWnPBgmUmhMrM&#10;AGzx4pWhoY1q1WpVo0YLAAAAAAAAAAAAIB1q1WoVGtpoyZKVWSIAW7RoRdmyt1Sv3rxq1aYAAAAA&#10;AAAAAABAOlSv3rxs2VsWLVqRdQOw6tWaAQAAAAAAAAAAAH78wwKwsLDGlSsDAAAAAAAAAAAAvoWF&#10;Nf6HBWC1a7WqU6c1AAAAAAAAAAAA4FPtWq3+GQFYtWrNqlRpUqtmyymT5+zYvuev9Vs2btgGAAAA&#10;AAAAAAAAGH+t37Jj+54pk+fUqtmySpUm1Vz3QszSAVhYWJPatVtv2rQ9442jKIqiKIqiKIqiKIqi&#10;KIqiKIqisl9phLRp0/batVuHhf0jArAqTWrXavXn2k3yq9jY+Pj4RAAAAAAAAAAAAMCIjY13OBx/&#10;rt1Uu1arsH/GDDBXALZu3Rb5lWxAYqINAAAAAAAAAAAAMOLjEx0Ox7p1WwjAAAAAAAAAAAAAkB0Q&#10;gAEAAAAAAAAAACBbIQADAAAAAAAAAABAtpJaAFau3C3z5y91ZUzOkMlP+U/ICMAAAAAAAAAAAABw&#10;VfkJwObM+S0pKfH8+fMX/FZSUhIBGAAAAAAAAAAAALIKAjAAAAAAAAAAAABkKwRgAAAAAP6lEhKS&#10;Mr0Nftom33fi4hJEbGy8/iUrNxgAAAAAshQCMAAAAKRTUpJdPq9dlt2eYrMli0TXp8+ALuKn8S38&#10;v7vHOuUnaXmVNlsaoDlE0D95ysr9NBKms1JSHMpms2d8hdKbMgJ1zfqlQ9bs2v8Xf565tHkJCTbn&#10;Zqf6LclhtuKfTjbknxjpZbDNaTmtWU9BiQGeOa3r59wCAACAfzMCMAAAAKRTQkJSVFRMZGS0H7JA&#10;bGy8fmwzl/Tt9mTzw8u+hf/1X1Z0dKzHOmNi4i77qpiY2Li4hPj4JGtMIg2WZgfrer2syk8jkei6&#10;ji8759SpM6dPn5U/ZY9pGJBucXEy5JJcXzRSpH+PHj2+dev2kydPS8/KT+TnmRiDybjS0aXjTbZ3&#10;4cLFo0Z9O3jwkBdeePH551/o33/A8OEjlixZcu5chGtApriG6D/1C5F7exPlbJCQkPntSSM9CUib&#10;MzIUZSWXPQWZM6e8kTlzyt/Tcua0njZlPZm+0wAAAIDMQgAGAACAgOmHyD179lWuXLlAgQJFixYt&#10;4qsKFy58/fXX33jjjbVq1b799tvvuqv7iy/2mTjxpxMnTmoM5ufjnL7F+vV/lSlTplChQqm9hZ8q&#10;VqxYrly5unTpYj436jpfeqmP/Fx+m9oLpdllypStVq16vXr127Zt+9hjj3/wwbD16zckJdnk5Rmf&#10;s6LNGDbsI2nGDTfckCdPnrZt2+mV7kzv2axDo6Cnn+4VEpKjWLHrc+S4ZurU6Rn5CiAvTElJiY2N&#10;HT9+Yrdud8mwzJ8/f758+QoWLBgWFvbwwz0mT54aFRXr6uKr/y0jSbdXxtjMmbPvv//+kiVL5MiR&#10;I8SrrrnmmtKlS/fs+dSKFX/I8jZblr6Lo5/O1aMgJib2zJlwuz3lH7EV0mabza7xZFxcQjoOWN3q&#10;efMWyEnGz7lLfluiRPHKlcPq1KnbtGnT++67v1+/N3/5ZW5ExAWNweLjfe8uXf/+/QcrVaokp00Z&#10;2zVr1oyMjLbZkv8RexgAAAAILgIwAAAABEw/RO7cufuGG27Qi/LeV+pTK1m4bNlyvXs/f+rUaT+f&#10;6PQt1qxZmz9/fnmVzzDAf+XMmVP+bNWqlaxHp/XIn/L3p576r/lt2qtgwYJNmzabNWu2K3WwZ+Rq&#10;sjZj0KDBstpcuXLJn7fddjsBmAcNhB555FHZP7lz55Y/J06cZLoyffv84MFDbdu29Tmc9CfNmjXb&#10;unXbVf6i4RpLzo1duXJV8+bNzci8xlLyw2tdZVou++T11/tFR8fo3MRM76+A2GzJrnh7g2zvzJmz&#10;0t2tV5lrYCT06/eGDEs5WtMdgM2aNSfQs5meK8LCqgwZMlTakNoQ1fXv3buvWLFi+qoyZcpcuBD1&#10;T4kYAQAAgOAiAAMAAEDA3AHYnoACsBw5cuTJk8dcxC9RouT48RNlPbGx8am9xdq1f+bPX8BnYnHZ&#10;0iChceMmHgHYf//7dEggAZg0OHfu3NoA+fO++x44ezY8JSX9l+y1GYMH/1+IOwC7447GBGAeNAB7&#10;9NHHQtwB2E8/TU5fUuKa++U4ceJkzZo1dW3evS+9rH1RuHDhWbOuXiQTH5+ktwHs1+9NPY6kbWa8&#10;pTawZQFduHnzFidPnnbd0fGf8c1IutVmSz5zJrxPn1c0254xY2bWD8C02bNmzalTp460uXPnzvpQ&#10;w8C723lamzPnl4BOZdLXefPmlT91VNSqVUvn/3mfOXX9+/YdKFmypC4cGhpKAAYAAIB/LQIwAAAA&#10;BMwjAMuRw3kt/uabb27btn2rVq1bt25jtGjRslGj2+rXr1+tWvUiRQprhmTCBvn7qFHfuj7XeV6c&#10;9Q7Acua8pmHDhm3btvN4i9TceWfbO+5o/Oqrfc3nRu8ArGTJkm3a3OnxQll/48ZNGjS4pXbtOmXL&#10;ltUltc3abHn7Cxcik5PTeU2ZACwtghWAyXrs9mT53tKyZUtZSZ48eeTPQoUKPf30M9On/7x8+YoZ&#10;M2a99FIfnTGjb1SqVKnt23ddha8bGqvYbLYnnnhSx6QMM022ihcv/tBDD3/00cdTpkxbsmTZr7/O&#10;GzFipLSzfv2bTQyWK5eztTfdVO/w4SP/lC9HOvh79HjEDP6ZM2dn8QBMZ1ytWPGHngfkzy5dugYr&#10;AMudO5ecbeRk1br1Jae1Zs2a33prQ+ncsLAwTQplYMge0wYUKVJ06dJl3p2u69+9e2/hwoV1/SVK&#10;lIiIiCQAAwAAwL8TARgAAAAC5nMG2Pz5C/QTmt4cTCUkJEVFxZw7d/7kyVM7d+4eOHBQkSJF9CUa&#10;LOXKlUungPi8kmsCMKl8+fKtXr3G+y38S0z8O1WyBmB68f2+++5PSXHIry59iS0mJi4iIvL06bOH&#10;Dx+dM2du48aNNYTT9E7+ftdd3RMTnReU03FZmQAsLYIVgJkHv5n1lC9fYfnyFfLDFOl795+rV6+t&#10;XDnM9Mj99z9wFb5uaNv69XtDkxU9jvLkyd2372sHDhzy+RUpMjJ65sxZjRo10oPIncd0kW9Omd5l&#10;aaGDv0uXrv+gAEzbvGTJUhOgBmUGmM7Quv766/fvP+BwPVzQehaSJaWvw8PPHT9+YsOGTU8//Yzu&#10;LtPppUuX3rp1u8colZXISJAT16BBg2Vcvf56v6FD35ezGecWAAAA/DsRgAEAACBgaQ/AhN2uEcPF&#10;pGH37r1du3a1XvEvWrSo95VcXwFY3lWrAg7ArFd+fQVg93kHYMJmc34UlV9pm+PjE0aMGCnttF6A&#10;fu2119J34Z4ALC2CEoDpSvbs2XfdddfpKJK/rFmz1uG6fZzsc1lA/pS/y0927Nh5/fXXu7o4R86c&#10;OZcsWXZFgxkdBmPHjtMsRI+FYsWKLVy4WL8KScNkGW2kkL/Hxibo07NiYmLvuusunQemL/z++7FZ&#10;PEaybrU2Xo+jf1YApgdscAOwfft8BGCyfo8z5++/r7z11lutZ8569erJt3VZ0iOGl5dbv1Zn+g4E&#10;AAAAMgsBGAAAAALmMwD79df5mivo9XorWV6v5sfExNlsdpNCmTDpySd7elwE9zkD7I8/VqX2Fn6Y&#10;dfoMwOz2FJMxeLdZ0xG9B9qSJUsLFixotrdo0WI7d+5Mx4fSqxCAaftdkUm8MDmK/5d477G0vFFa&#10;XpW+9mQ8AIuNde7qt95626zkueeel59ER8d6LCk/kZ9/9NFHZsknn3zSZ+emNroC7aCUFMexYycq&#10;VqxobshZrFgxva+dNCa1zZT2yG/le9KZM2erVKlqYqRatWqfPx9htzsuu1dlzdoR+pc0jt7UNtna&#10;s7pCPw2QX2nWeGkANssc1JdtQzoaH1Bn+excbfPixZcEYDq9NdAx4DMA27t3nw7s1M+c8dqGyMjo&#10;5s2bW8+cn376mcPHw8BkP8fJyVb4fMKi91ZrJ1qPUP9d6X8b3X0U770SPzvNZ0+Zhl22Pd4nmbRv&#10;RVrGtv/B5rEkN5wEAADIIgjAAAAAEDCfAdi8efPTkk/IAnZ7clRU9B13NDaX/gsXLrx58yUf8HwG&#10;YKtWrQ40AvF4a+8ATD5ypuXKu16A/uqrr0PcjzGTv1gfMBZoM65QAObaOXadOOJROtcttb2XYnlN&#10;Gme36Gwk98pTUhkqCdbFPNqjl5hT2+eOjAVgrqd/pcjXmbp165peW7fuL59dpuPtwIGDOgnM9fCk&#10;kqdPn/UeHimX7tz0dZMOp4EDB1lncU2Y8JPDR5iR6svHjh0b4n46nfxl/PiJfvaP/Dy1jtBt9DOM&#10;ExJs+tXMusk6Yn2uUH/rc4zpeu6++24TgM2dO9c15Gzyp5wZUmt8UlJ6Gi8DwLqwzWaXbfEzYLw7&#10;V7ZR27xy5R/mgO3atZtlGPse+akcDj5ngO33OSZ9dvru3XvKlCljCT5rnTvnGXymcQaYBoqufvG5&#10;ax2uHtH/PuDypzjN6pKTfazLjAfrCPQ+yVhfm5TkfInHiNUzmPdWyJIeHe1RskP8nDe8W6UJlvdu&#10;0cFm3dX6f72X1JMbMRgAAECmIwADAABAwDISgCW6E6A//1yXN28+c035rbfesr48SwVg1iZ17drN&#10;5HbFixc/efJ02tdgbUbQAzC9nJ3iLOdN/0aNGvXuuwNefPGl3r2fl7+MHv2d3mlNfh0b6zkrwmZL&#10;3rZtx/r1GzZu3Pznn+vPnAm321P8T+WRBWQxWVhe8tdfG/fs2etxRVsviDtcV59lmREjRr7zTv/n&#10;nuvdp8/LAwcOGj9+/LFjJxyuzMPn7J+MB2D67itXrjL9VbNmzbi4eJ/72VzIbt++g0kXJkzwjJRk&#10;Gw8ePKw7SrZ669bt6bjGneB+UFPVqlXNGGjatGlAT5XTGUjmnniuwXy/z/3jmgST6PpV/KpVa1wd&#10;8U6vXs+++mpfGYSTJ085deqsfvlKrSOktbLV69b9tWHDps2bt+ocl+TkFPn5jh27fvjhxyFDhkrP&#10;vvHGm8OHj5SBpPcO9WiJ7joZMLt27W3Tpo3pFHmJDFddeXj4+dRGkYw32eGfffb522+/I0P6pZf6&#10;SON/+mnSqVNnfI4iHaL79x+Ud9y0aYsO7PDwVAe2K0RJlmNEOldaIstLkxJcjzCUv+zatWfMmO/N&#10;rm7RoqWsUxaTX0nj037kZiQAS3RnYN9/P1ZfrjtQdoL15dKYmJg46SZpnuyxLVu2+Vyz2bHSj4cP&#10;H5k0afJ77w196623pR9feOFFOVQ//viT5ct/13eUPeP/uJPFZBlZ8uzZc7/9tvDrr795+eVX5Ugf&#10;OvT9tWvX67vExyfJb/XYkf0m49/0heksHQZyWOl/JxEfnzBx4k+ynn793vzmm1HSC67zicf7OtM+&#10;2eTVq9d88cWXAwcOloH9zDO9Xnvt9UGDBkmvSZ9qtCZr89gV8r4y3s6di5AdJa2StskITHDei9IZ&#10;xx49enzChJ+GDHmvT58+siETJ046ceKUw3ExcHWFavE6ofnIkePjx08YNGiw7D0Zlj/+OF5Ptomp&#10;JMEAAAC4agjAAAAAELAMBmCJ7iu57oeBXQyBEl1Xb61vkaUCMH35woWLzCZL/fLL3EA/l16JAMy1&#10;Cc7P5StW/NG+fYe8efOEeJXswO7d796wYZPj0kkh2p7nnusd4npElvz54osv+d8o7Z0+ffqYlwwZ&#10;8p61a1wXkZ2XhmfNmtOo0W05c+bUy/3WKlSo8FNP/ffAgUN6Tdl7izIYgOl2jRz5hVlDz549fb6X&#10;dUy++eZbsmSePM4d2Lv3Cw7LlCxd4bPPPie/KlCggGxR1arVoqJivB/ClJaGzZkzV0Mg3TPjxo0L&#10;aOu0C4YPH3n77bcPHfr+4sVLz5495z2ENPqSsTFmzNg6dermcJVHRxQtWvTpp5/Zu3e/z50TExMn&#10;P3/66ad1t5QpUyYiItLhvCPosmbNmsug8lhbnjy5O3XqvG7dBuvarLsuf/78mtxoySGQV8Zrnjzy&#10;l59/num4JAVPstnsdnvy1KnTb7nlVg2fvBvfu/fzhw4d8Wi87p/ly1fI28ma5U9ZuFOnTnK8e+8l&#10;bd727TtKlCghbdM7nT7xhPMemHK8aAt1CGnJMtJgXWeXLl3TPt0ngwGYioyMrl69eog7jevZ8ymz&#10;03T9+/YdKF26tJxXpZ2VKlWKjIzyiP00+ElOTpk7d16bNm0KFMjvPSpCXGe5ypUrDxw46MiRo34O&#10;HH3THTt2vfHGm+XKlfdYiTSyW7duGzZslGVmzJhhzhjjxv1gDi7d/w8/3EPHQ5UqVeLjE8LDz7ds&#10;2VJ3lDZPDronn+wpR5wr/b34vidPnho4cHDFihV9Dg/XeMvXvn37GTNm2Zxlt26Fvu+vv86T12pv&#10;/vzzDIcr+urV69lixYqZbtIqXrx4nz4vR0VFS4/ra2XPyJmzSJEiZkl3Uwv27ds3Ojra/39JAAAA&#10;gCuNAAwAAAABy3gAplcPf/hhfIh7Ikj+/Pn1QrBeLsyCAZhOUwgPP1ejRg2zhr59X3Ok7bZ1Hs0I&#10;YgBm0qZ+/d7Qq8A+L2frD2V/fvDBh65QxGbd1UuWLDN9Ua5cufDw86ldunXvh/Nly5bVNctWbNq0&#10;2Xw+j49P0ikjjzzyqPX6tVd7rtEA4McfJ3h/tg9WAKahiwZauuFxcb47S5f/7ru/J/q0a9feetMz&#10;6/jRBUJDK0ZGRqcvAHv++RfMDi9SpMipU2cCnUpos9ldw8bm/vbkeS8+7dkNGzY1bdo0tY6Qn+jx&#10;K8fy2LHjXAfgJR2hAdjjjz+hy0t/xcbGffzxJ9op1hXKekyelzt3njFjvjfdqpvcs+dTZpN91tSp&#10;06xZTkqKIzIy6t577/M7ipw/LFWqlL7WOor0TQcMGBBiuc/kiBEjPQ5YPXxkq/XxWtqz1avXOHny&#10;lOur8l+pHVC6IR06dLiaAZiu4bXXXjfHRa1atbTLdGaS/Hbv3v3XX19MGykH6YULlwRgOnsvKir6&#10;/vvvT23TzA7X35YtW27ZsmU+G6nH6ezZc/TeoT4HWIjr9C6H+aJFi02z5UBzXBqA3X//A/qSihUr&#10;RkfHdO7cJcR1bsntLvm/t9xyqwxIvaWhvET+0ZGTlZ+t0AGpv5WTSUxMjDUD84ii5c/fflv455/r&#10;vdd5jbvk73feeWd4eLjrnLm0UqVKHkvqSNMlO3furFNOycAAAAAyCwEYAAAAApbxAMy9hl158+Y1&#10;axgzZqzj0qkM1gBMllyxYqX8MDo6JjY2/rK8PytmMABLdE8Sevjhh0PcmUrz5i3MXbzSuJKgB2B6&#10;97annvqvXr43MyHKl6/QqlXrdu3a66329O30Ou9zz/U2UYcGALKS22+/w3UB1/fd/zza/+OPE0Lc&#10;aUGnTp0cF5PLJF1bRMQFcy9B3UapypUrt23brk2bNqGhFfUn8lu9djxs2DCPtwtWANasWXOzBn1K&#10;VmpppQ65BQt+MwPypptucj1gKcUagPXq9ayORvkzLCwsHQGY3lRQVm4GwJ133pnG5655rEfHjN6T&#10;0Ofm//77iqJFi1oHhvwpb92hQ8fmzZvr8StdIM3QTX7zzbc8vmdpAPbEE09ql1WoEPree+/rLtK+&#10;y5Urt+yH0qVLy5pMVKBJwLJlv2uXWWcZFihQwJqBSdfky5dPp1jNmDFT3901RckeHn5OQykzbuXP&#10;qlWr6SgyKYW8UFsyfPgIh9c0xISEhGbNmpldXbx4cb2TntnGuDjnQd2vXz+Tl+TLl3/58hX6nXTT&#10;ps3aQo8ZYNJg2ZAQ1/PArmYApqcgnUpl/tOBNWvW6hrcM8D2m0fZyV6yBmA69ysyMurOO9taR4U0&#10;pnTpMnIi6tix480331yiRAkT/Oi7lC9f/tChIx5nS+3WsWN/0H1rRtENNxRv2bKVnHluvPFGczRJ&#10;J7du3cacNDQf9RmA1alTZ8iQ90yXmX0uf3755deufwJiXbtxrsf7FiiQv3r16jI85N2rVKmq0xP1&#10;XpG65Ouv97u0653v+8svc013vP7665rra2xWokRJWaFOWdOoWNfTv/+7W7du10lj+kL556BKlSqF&#10;Cxcxh4Zu5sCBgwI6awEAACC4CMAAAAAQsIwHYJoBnDx5yvoYpLfeettcEvUOwPLnz79+vfNxMvrQ&#10;l8uWd6IQrADs3XcHmjVUqlTp2LETKSkBfDQNbgCma/vwww+tOUHz5s0XLlx84UKU67q8LSoqZsmS&#10;ZS1bttLryHpl9quvvjL9pdv13ntDTVaU2gOlTNfcc8+9pv2jR48xC2tw9fTTz+iq9FqwLCxdKc3Q&#10;nODChciZM2fWrVtXr4brRXa9maQ1vXBkLADTZ3rVqVPHXJJesGChnzXoO27Zss1EHaGhoUePHjed&#10;q7ta50LpPixTpozH9Jo0jnxZreY3+l4aO6XjKnlquYv20aFDR8qXLx/iDmsLFizYu/fzGzdu0kNM&#10;XigH4FdffR0WVkUHhg6e77//3toY6www2WpZRo5EPeTbtGkzbdrP+/YdkJ0gfbp8+YoWLVro3tb9&#10;07FjR9lYXY8Mb1nsxIlT8u6dOnUykcaECRPj4hLl56dPn9XJPbpR8qY9ejyiu0jTiAceePCvvzaa&#10;USRfVCdPnlqjRk0zDmUzly5d6mq8STic++GvvzYUKlTI9Nq9997rcKe/7pvgzbdO3Pnww2F6ItKZ&#10;RidPnpaGzZ49x7xR+/Ydzp49Jw0+deqMNOOqPQMs0XJiLFCgoNmHOvtNU3+H3wBMt3fIkKFmVOTN&#10;m/ell/r8+ec6WUx+K9sSHR0rf58yZZoeoZqPyl/ef/8DhyU/1vdav/4vDYN1mZIlS/7vf58dP35S&#10;B1hkZPSMGTMbNmxodv5lAzDpAhmohQsX1oXbt28vR0ffvq81bdpUVr57tz4GzH7mTHi1atXMEVS7&#10;du2xY8cdOXIsOjpG2yZbceDAwT59XtYnTWrPym6xPrXRIwDTqEyb16xZs0WLlkRERMqukPeaOnW6&#10;BmO6nmLFioWFhWkL27VrJ2NDjjUZmTIk5GSoS2rXVK4cJiMk0IwcAAAAwUIABgAAgIAFJQBz/SVJ&#10;r5jrpdhnn31W1hATE5foKwCTZcaPn7Bjx+716zds2LDJj40bN69b99fp02c9komMB2BmxoPZ6uLF&#10;i+/ffzCgj6ZBDMDMY8muvTaXXr2Vtb388is2mzMjtNsvRoA2m/NztfzwlVdeDbHcds889knzhj17&#10;9umkFr1SfOCAj+3Sftm//4DOKwpx3X3u1KkzuqutdxE0N5375JNP5YcpKX9Hktq8mJjYhx56yFwQ&#10;r1WrlvV5WhkMwHSmi3yXqVw5zIyfFSv+8LMGDcwOHDhknmslO0F3ke4EbdK0adNlN7711tuvvfb6&#10;Bx98qDFJoMeODNFChQqbTfvqq28cAd5IMy0D45lnepndKxs1bdrPri9ZKe6OcD5eS34iR0rTps3M&#10;kq4hfcBstXUGmJmxlzdv3lGjvtW7L8pOk97XMSZHtN6xUMeYLLZz526H+76mZrHu3e82bzdnzi8a&#10;aZinc2njhw8fYU1Nvvrqa/2SaBlFzlWFh5/v0qWrOZTq1auvh5LHbe70UXBmTMqZxOGcSBQnjT95&#10;8pSGGdoX3bp1s54TZFX6RsuXrzDvIu/o2pNOslGB9n5GAjANUI8duyRANbcT9B+AmZuXlilTxmzL&#10;e+8N1a/e8ivd/7K9uslnz55r0OAW8y4dOnS0znXT97rrru5mVbVr15FziPvMYzd9JA178smeZlT4&#10;D8DMGJO/fPnlV64BlqKnCzm3y5DTtP7TTz81/3BUrFhR96G8rw4P7TX9TyV0rqqZsDhlylRzEvAO&#10;wHR4vPjiS7I3zAr1fLVs2XJtv7k5pPzfYcM+lvWYw0q3d+nSZWZymJScn9N+4gIAAEBwEYABAAAg&#10;YBkPwMxKOnfuHOK+odyDDz7ocD+iySMAS+0RLz5Lr8Z+/bVnqJDxAExbNWvWHNOkfPnybd++M6CP&#10;psEKwFyP/HF+Ftf5NO7L93c5nHGCzUyCMZKpXWEAACAASURBVC1PTHQu3LVrN7Nwnz59HJfO3NJr&#10;0LlyOX/77bejvTtUG//ll1+ZlTz//AsO923r7PaUCxei6tWr57p+7dy0V1/t63DNtvHYP7KelBRZ&#10;eZxeYdf98MUXX5ouy3gAJj174sSp8uUr6KgoUKDA2rXr/PSUeYlJAeUvO3bs8niJXo43Feixoztw&#10;5cpVOub1krpelA9WAKZvsWrVGk3y9C3Ms688RrvGCceOHa9QoYLpiDfeeNPsao8ATNemqYlGnh6r&#10;2rdvf9GixcxpwaPXtG133XWXCUJmzpztuHTmn82WHBERqaGUueOcLuPReF1bZGRU9ep/P5ZPn2Tm&#10;fTtN65zFcuXKHT58REMOfRSW/jw0NFR+7vD1LLElS5aaxeSslY5bViYGKQBz3cMwukqVKiYB+vjj&#10;/znSEIDphnzzzSgzKurUqXPhQqSs0Pvdtd9/+ukns3CNGjXPnAnXE6auavnyFeYuhQULFvzrr43e&#10;w1iWtNuT5YzUqlWrEMvsQD8BmL7dkCFDtB9lGdfUNJsOOb1fq/W2lnoD1aioWO+9rTvkzjvvNKcR&#10;HbrW9zUBmL5v06bNNAu0DiFdUoNbM1fSfSNZOQ8neOy3Ll26mN75/PPhQTy6AQAAEBACMAAAAAQs&#10;KAGY3p1MLynqhcL//Ofio6RclxR9BGC5cuXKnYbS//penyh2JQKwefMW6DVf3fB16/4K6KNpsAIw&#10;bcy2bdvz5s2j7cmXL9+WLVtT6wXNJ37/fUWOHBcnQ4SGhh4/flJv8aetmjx5ikkm2rRp471d+qZ6&#10;9Vk3/7ffLt5XUNegz9DSNcj6z5wJ93l5PdF9pXjMmDFm+caNG+uEKjMpLYMB2JEjx/R2ZFKFCxfe&#10;tGmzn57SAO/cuQi9XZ4OS9m9Dq84xDxnLh2zOnQvyU4zma7sxoULFwd07KTlLd54402z6+rVq5eY&#10;mKQhZWodMWLESNMRJUuWPHHipB4a7lsgPm7WVqpUqSNHnOmRd4PlLaS727VrZ8a2Bm9pD8B0lE6d&#10;Os1kqFWrVo2MjNRzQmqN//rrb8w7tm7dxiOdkhfKID948LDOmtLFHn/8CXnhqFHfhrgf/SU1a9Yc&#10;76wiqwVgiYnObKZ69eqmR95++x3dh2kJwL766ut69epXqeK896zee9NnNqMTIjdu3GTuCFqpUiWP&#10;08XgwUPM2VvOqw73/F2ffTR37nzdau3W1AIw3cMlSpQ4fPhwcvLfY0zbL2/tunfuaVm4du06RYoU&#10;leN67979qd2GVN/62Wd7m3Zab7TrMwCTc6D3huiwHDbsIxMHymGbWuAnP+zf/13zju++OzCIRzcA&#10;AAACQgAGAACAgAVxBphOSNILhR06dDC32MrKM8B++eVXfSO9EiqNDGjDgxWAue/HOM6sp127dna7&#10;XS8T+yRbGhUVc+ONN5r4YfHiZQ733BqbLfncuYhKlSrr1hUqVGjz5ks+des7rl+/XiNGqfr165tm&#10;e+cuOjlMJ6Z4c00NSXHdcvDi2lx3zLs44yrDAZgz8zh06HDp0mV05cWKFfNOsy59iTMAi4iILF68&#10;uL5EdtGWLduC+71D99LSpcs1BtDbpP32WzBvkqYJYuPGTczA0PsHprZ+zYeOHj1mfcrRzJmz9CXW&#10;AExnrXXu3Dm1faIL6yGmvWaep2XdfD8BmB5ir776qlnDK6+84nDdrtDnKNJkYuvW7TlzXrxZYsGC&#10;BY8ePaFnEo/dPmnSZHMykXPOqFGjdZ6ZtuStt97xuZeyWgCmj+nSpyfqLnrjjYvPkLvsM8ASEmzJ&#10;ySmy2LFjJzZt2nL2bLjZED0kNdbVhV27PVr2p66qfPnyR44c06a6xpjt9tvvMHtPH7BnnQvl0Wwh&#10;pwvT5tQCMP23oF279npm9nly1htmyqG6e/febdt2mFOQ/sOhW6H7U+fIDhs2zLxv376vOXwFYObh&#10;Xj7PEu6bu44J+XvyXF05W3oHb7rkZ599bhnAr3LtAgAAILMQgAEAACBgwXoGmM1mb926tbnoee+9&#10;95o1eD8DLGfOnM2aNevW7a5OnTp37tzFD1mmRYuWCxb85tGeYD0DbMKEiSGWSWmBZiTBDcD03nS6&#10;AwcPHuxwPrfGntoHbL19X48ej5iLsx98MMzsJV3hyy+/Ylb4wQcfOrym7wwcONgsoPGGtcuaNm1q&#10;fjtunPNmdNLNfj7zS2sbNWpkdsWMGTMd7kDOkbEZYHZ7ysmTpytUCHXneYU3btzkp6e8Z4DlzZt3&#10;27Ydwf3eoXtp8+atRYoUMRfTp06d5gjSTdJ06tvx4ydNbiFv4T/5S7z0eU66t4cMeU+b5B2A9evX&#10;z/UrH3N9NI569dW+3uuxDiE/AZje4E6TFR0Ss2bN8jOqdUjHxsbefPPN5lw0e/Yv3turI+q///1v&#10;iHtumWv9F+f9tGrVOjExSc5I3meDrBaA6RQovWWl+yi+eJxeNgBLdN9EUfee7G3pX+2dS2/t6Xy2&#10;WXR07NSp081NDkuVKn3w4GF9I30XHQ8hrglbhw553jrSex/26tXrsgGYrvOll/qkNsYS3XFacnKK&#10;DgAzHVOfaWcZG847lB47duLBBx807/vCCy86fAVg5jaP5oF/3u23TpA1Ew19LqlTEt13mn05uOcQ&#10;AAAApB0BGAAAAAIWlABMr73qlW7NSx577HFz0dM7AMuXL9+aNWsdrnsk2mzJl+WdJwUrANOH6OhW&#10;Fy5cZPfuvQF9NA1uANakyd8Tfdq3bz9kyHtvvvnW22+/49Nbb709aNDgJk2amsu4vXo967g0wVq1&#10;ao3ZuoYNGyYmJpmGucKJhJtuusn0yPbtF/Mh7ZQLF6J0So1eTb7//gdkM/20R/Tv/26dOnVMez76&#10;6GNHkAIwa3tCAngG2EnzDLDrrrtu167dwf3eoXeWO3z4iE630k0bPfo7R5ACMO3ETZs2mzvXValS&#10;5cSJU/7HuQZXr7/ezxyMmhPIEeoOwJ4wrXX3kY/W6npkmJmFBw0a5EhzAOYxCU8HoZwWZNDKOv2M&#10;6nffHaDPxNKBN3LkF95DRYfE6dOnq1WrFuK+7aEuX6RIUR3JPkdXlgrAdLre/v0HS5UqZXayeXhe&#10;WgIw3RXSrbpdWvLCAwcOrV69Ztas2Z9/PuKFF16Qk4kMUW2kdoS8owZg2ssrVvwhPagL1K9/c0TE&#10;BZvN930IzYZLP142APN+UpefXSFbYcI8qXPnzm/btn3x4qUTJkyUM88jjzzaoMEt5nDW8SabZv6V&#10;8Q7A6tWr77Mv3DMI/w7A9GmLqS2p/0a4A7BXuHYBAACQWQjAAAAAELCgBGA6j0EfRaMXCq3/1b/P&#10;AGzVqtVpfwtvGQ/A9MrvgAEDzGXQsmXL+p/6kFozMh6AaZSi6ZF2QRpLFpbG6z5/5JFHHJb4wbVm&#10;e4sWLcxius/1dnPyl8WLl5rYoEuXLmbDzTO39DFL6W7PwIGDHEEKwPTPGjVq6LvkzZtn5co//KxB&#10;9+f+/QdlpOlLSpQoIf83uN87NPqNiorRwEbTpmHDPrrs5f7UaBKjs3/0QV+mm7QXGjRocOFClCx2&#10;2QDso48+MXv7oYcedlwyA+zvAExvLurnOXMZCcCkC44dO6732AzoxqfWUeRx30WPQ2/RosXaxfIS&#10;fYspU6a6lvc9MLJaAOY6Ma7TXEf34Y8/jncEGIA5nFMz7X/9tXHAgIHt23eoUaNm6dKlzc1IPUqb&#10;6hGAzZo1J8SdGzVr1sx9X0TfY0z34fDhI0IuF4C5b2A7yv/B7jqOnFNLz5+/IN335JM9GzW6rVKl&#10;SsWKFdMmeVdaArBmzZr7fF/vAOyee+7xsyQBGAAAQBZBAAYAAICAZTwA0zWsX79Br67qGqwXPbNm&#10;AKat6tbtLhNdNG7cODY23s+V39SakcEAzGOGU0CBk5Ze8G3Tpo11l+qlbX2Ajbbt5Zdf0evU+qtn&#10;nullfjV+/HiP/tqxY6deeQ8ourC2p3fv3o5gBGCmSQ0aNDArnzv3Vz9rMNGCmddSrVq1U6fOBDRC&#10;0t6wO+7Qu/w5N+3hh3s4HOl8Fw2NtGRI6OiaNu1ns9VpGaL6qi+++NJ0rkk3rbdA1NaOGvVtarsx&#10;4wGY/H3Llq362nSPIn3qkncA5n7Q3TmNRXUSmPxl8uQpPpe3tjmLBGC6h8eN+8HswLx5865YsdKR&#10;5lsg6ub89tvC9u075M6dx8/OlFNuixYt8+S5eJ9DE4DpkBg/foJpQ5s2d/q8H6DHPhwzZmxI2gKw&#10;H34Yn9oY090oR+WFC5FDhrxXuXKYa2emuhVyhqxXr35I2gKw//ynk8/39Q7A7r6bAAwAAOAfgAAM&#10;AAAAAct4AKZXCX/8cby58pg7d+5Nm/7+jJcFAzCd5BQefr5mzZrm4mavXr38XDr304yMB2CyfHR0&#10;bNWq1bQLpO68885HHnn0gQcefPDBhy7r4Yd73HVX948++sT6uVq38dChI0WLFtXdXqdO3YiISJvN&#10;+dn89OnTlSpV0p+XLVv2zJlwc2Fd+2vXrj168zq9Lt+lS1d5l4Daoxe+9Z6KjowFYN73VRs37gc/&#10;naWbMGvWbDMmb7vtNtnD/udOpXsc6qPU9GJ6aGio7uS0v5HmXocOHW3RomWPHj1Gjx6zevUa+e4m&#10;vzLX9PXAbNSoUXR0jP+Va5M++eTvGWDm+r41ANNfjbrCAdj27TtN6JI/f35ZOKBR1K3bXZMmTfET&#10;TugjynT6l+6i66+/fs+eVG9kmqUCMF2D3qxS93DlymFm8Fw2ANMFxoz5PmfOa3Scay9oFSpUSM4n&#10;LVq0kF00ffrPch6IiLhw3XXXeQRg2suygDlSmjRpInvpsjPARo78Is0B2I+pjTG9T2ZkZFTbtm21&#10;H+UlJiuV9pQuXbpevfr33HPvZ599vnTpMjlMPvxwWMjfzwDzF4B16NDRz8ghAAMAAPjHIQADAABA&#10;wIIVgPXo0cNcT6xevYY+0MV6oTZLBWDapJUrV+nFa73kqjcfC6hJwboForanbt2bzNXb+fOdXWC3&#10;29P+kTslJcVjtRpCPPbY46Z58+f/pgtPmzbdXNXVmWEeydmxYyf0FoghzucqFdHnKumn+kDbE6wA&#10;bMCAgSHu6Xrvv/+hnzXo8l9//Y3Z8HvuuTcj481/x61evdakIHIErVixIqAvONramTNnmQNQ9tKC&#10;BRd76vffV5rpTbVr1zl79pzHTfA8aKTRv/+7Zl/16OG8N6blFohXKQDTO6Oa5zbJKDp48GCgo0gW&#10;Tkjw3ba5c3+95pocZs+b+3l27PgfeYdEX3OYslQAlpholyUbNLgl5NKHUVknYqYWgOlv//hjVd68&#10;ec3LpRktW7YcPfq7FStW7ty56+TJM3Ii0iNR/jx+/KTejtI7AJMdYu4hWbt2bf9jLD7euQ+HDn0/&#10;4wGYbkWvXs/qwtp98i/Riy++9Ouv8zZs2HjgwKELF6J1JNhsNnMSSEsAJsPA5/sSgAEAAPxDEYAB&#10;AAAgYBkMwOTlKSny8p06zUiveL7zzjvWl2fBAEwv+z722GPmammpUqVOnjwd6C3yghWA6XratLnT&#10;hBaffvqZ/CQyMlrvWOhTTEycfoqWv+iSPler1+j1Uq/sMf18fvfd92h3y+YvX77c2hcmtqxevYZ5&#10;4fTpP8syUVEx/tujL4+OjpX2WFfoCEYANmnS5JC/n2v1kJ/O0v597rneZvn+/d91pPfRXH7oFJYL&#10;F6Lq169vxsAzzzwT0Hvp1j3yyCMhrsl28mfFihVPnTprsyXLwbVnzz79oStDKrp37wH/3550bQ8/&#10;/LAZS6+99rojMwIwab8Mg/LlK5ijbNGixbKADI90jCKPfX78+HG9Y56u+ZlneukdRPX/+n9yWFYI&#10;wLQls2bN0p7VZuv9G9MSgOkxJY03GyKLyQHiOrjdt9F0OBIT7bIT9L22bNmm/ShVsmSpAwcO6XvJ&#10;GDt69FihQoX0VwULFty1K9UpdKbljz76aAYDMHeGtzrEcu/cTp06HzzobFiK+2agyckprscWJsh4&#10;kP/77LPPmcPk+ecJwAAAAP5FCMAAAAAQsAwGYHqJ8JVXXjWXO/PmzbdmzVpHFg7AYmOdr922bVvh&#10;woXNy3v3fj4dH0qDG4C98cYb1oDHcblHSdlsyWfPnjt+/KT8Ra8UeyygN1eMioqpVq267vlKlSrF&#10;xMQdOXKsVKnS+pNbb73V+5Z62p7u3e82IYoGSP77y25POXHi1OnTZ6UlDueMDbtphiMYzwDbunW7&#10;NibE9TSg2Ni4pCQf0YVutbykSZOmriGtzwybd4W+dGhQ9PzzL5jr6dLINWv+TOMG6qZt2rRZr+nr&#10;tfuePXu6ruwnSNdIf+ljrnTlOjMsPt73mjV2kh6/+eYG5iXffjvacdVvgWiGRJcuXczRMXTo0Mvu&#10;Fuk76yiy2z27WIfTww/3MA2TMSw/+e67MSHu2yHmz5/f5xkmiwRgmmClpFzMvLUlcmyePHlafmi9&#10;c6zPAEy3wnV7yTzm3fVekdLFmiPqU8Ssc3CXLVtuni9oAjA9WclijRo1Mi2ZMmVq6t2UpH1Uq1at&#10;DAZguuRrr71ulmzQ4BY5qGUP6FboJpidqQPyoYceJgADAAD4dyIAAwAAQMDSHYDJb/X64LRpP1sn&#10;MXTt2s3j013WCcDkt/rCqKjoJk2amDa72rMmHe0JbgCmN8HTa7LSHUeOHE1J8bdF8qt27dqXLFnq&#10;ppvqNWzYaNq06d6fq3XNb7/9jmtjnWv+449V2mV6Sfd///s0tZzg008/M+2pW7dubGx8ak8G0kk5&#10;Z8+ek5aUK1e+fv2bmzRpKm/kCNIzwPRNbbZkDQxcvZZj8eIlrpV4fo/Q8bZ581aTlsnOPHMm3Ht4&#10;6K3kjPQNRXc4t01GkRlRbdu2TU5OsduTL3sQyS6VJaUfzWtlIK1du8666554oqfZdU8+2dOR+vQy&#10;7bjff19hchHZCVu2bHM4w9TEKxOAdbcEYLOsa7MeHblzO/uiYcOGsk9Sv7eeczrp4cNHa9asGRoa&#10;KmOpVavWZle4W+Vc57fffmt2V548efVkIiOwW7e7zJF4yy23REZGeYS77gBsmVmsU6erHYBJG7Rb&#10;Bw8eEuKehSl/kYPU4fXfDfgJwH79dZ7Z86VLl5GNTe3w1H4fOnSoWb548RL79x/UpuratKP1kNH7&#10;hWqw5HNV8+Yt0CbpPsxIAGad9jpwoHOA6RRA7zOAdFN4+DkNg3VAPvNML7M8ARgAAEC2RwAGAACA&#10;gPkMwH75Za7D7/3u4uIS9APelCnTbrjhen3hNdfkyJcv359//uXIjADsnnvuTXRdn/VzdzVZwOF8&#10;Fs6Jjh3/o5et9bXPPfdc+hrjHYDdfvsd0dGx8nM/zfDYk4nuByadORNetWo1c1lW5zfo2qxvKgtL&#10;18ivpk6dFmJ59NFvvy303grd+Rs3bsqV61pd7N13Bz75ZE/tiOuuK7Rnzz7vT+P6qh07dumN0XRU&#10;fPbZ5zoqPBaW9kRGOp/T8957Q83V54IFC27fvtMRpAAs0Z3HfPDBB2Yld93VXS9/W9ujt86Tnz/z&#10;zDPmwvorr/R1+Jo1pXOMTGXwIHr55VdcwyC37q6HH+6haUFsrHNMasamU3/kL3qvP5vN7mpqL93J&#10;OoQeeeRR0yM6wKZPn2l2bLFixXbv3qMDw3venr7jvffeZwZk48aNk5Lkt/ZEd3oR3ADsvvvuNSN2&#10;2rSL98nUjEd3y/r1G2QwmFGk09F8jiLtOH3Ik25sgQIFDh06bGJgfcdt27YXLlzEbKAcfToM5M/d&#10;u3fL/jG/6tPnZVeDE6y7SH6yYsVKs0zHjh01BNL5RoF2ukcAtmvXHrs9xc89HvVVdnvysGEfaQN0&#10;S8PCqpw+fUlGe9kAbMKEn8zLy5QpI79K9HrsmWuvxsk4P38+QqeB6vJFixY1B747MN6sM2K1N3Wi&#10;YVRUrBm6Orqk5dHRMY0a3aYdqv2ekQDs1lsbmuN00KD/c/gKd+XddWzI4HG/r3PNjz/+hIMADAAA&#10;4F+DAAwAAAAB8wjA9EruokWLXFdp7X4+4G3btv3RRx+9xl16zfGdd/p7f7S70gGY9Z6B5skxHqU/&#10;j4qKHjXq2woVKuilT70if+ONNx4/fjLQp39Zm2ENwJo2beoRq/gvaZdOF9O8YdCgQa4LuNdKP0hf&#10;/PTTJIfrXoLmAr25hr5nz95KlSqFuO8G1r59e1lVoq8r4K7pWY62bdvpzq9cuXLRokW1o7t3vzu1&#10;j+LWJ/3ophUpUmTpUufTwqTB5u5k0h7NtxYuXKyxhLbHkikmBSUA04zw0KEjpUuXNmnKuHE/OFw3&#10;itT26J/yk/nz57suqefQZstY9d5Mmy356NHjW7du37Fj17ZtO3bv3puOAWDa5poAF16zZk29/u6e&#10;B9Zu//4DZvjJMrLrkpKcT/bSnxw/fuLBBx/Sl+gWlS1bTlpiWmtuYXfTTTeZjmjVqvWFC5EeGy40&#10;Ths58osQy0OVrLezuxIBmHarBhi6NtmzDvetC3UZfeCcmdq4fv1frlFkM+GKa53OQfLbb4v0LKGj&#10;6PXX+5nm6Z0t5S+tW7cxTbrttttiYmKtDR4xYqTuTx3hc+bMdXhNSvvzz/Uh7gmR9erVk5aYg1GT&#10;wrSfOa0BmGza4cOHHe4vvz5LTg7Ll69o3bq16XTpqBDnDQw9j4jLBmCLFi0xYY/U4sXO56tpHqxH&#10;vZlqJvtWu8nslvz58+/YsdNxac7au3dv1xhz7pby5cvrpNiUFB2uF0dsbGycxqv6vhkPwLp27WaW&#10;lJ41pxcTFZuBvW7d+mLFrrcGb3LseLwvARgAAEA2RgAGAACAgPmcAda/f//Zs+f89NOkyZOnGBMn&#10;Tvz6628+/vh/L73Up2nTZkWKFAlxTz/Sy4gPPPCgzZbsfRuuqzMDrHHjxtOmTbc2WH3//djhw0cM&#10;GjT47rvvrlKlil7/NW2WrVi58o90fxy1BmC6wurVq0+aNHnKlKneLfEgy0yYMHHx4qW6Kg1RTp48&#10;XadOnRDL06Q+/PCjCxeiHJZsT/535cpVNWrUtF7Rnj9/QWr7U4MB6TvTv+aSvZ8gytxIsGTJkiF/&#10;3zmtuOzP2Ng4a3uSkmwzZswqUaKkufRcqFAhM/0rMRjPALPu7U8++cR0er58+UeN+lazE9MeWbm2&#10;WZd5+ulnvN/LzNmSoViqVKnChQvVr39zVFSM9+PQAmrbihUrixYtag20ZI/JKP3zz/VnzoRHR8fK&#10;tyJp7dmz59auXff66/3KlSsfYrkJnozKOXN+8Wite7rPROuSbdq02blzt4laddsjIiLfe+993Wrr&#10;tpstuhIBmM570+Fx0031ZDwfOnRk79794eHnZWe6v6Ou19OFLia9M3HiJB0Vpmw2u3ScnoXMYNP4&#10;0BrSDB48OOSSO5euclgSskRnrmnXu+ppmytXDjt16ozHg7W2bduh96vUA2Ho0Pf37t134MBBaXmg&#10;Z05rAHbdddd98cWXP/88Q84A1iP9xx/Hf/HFV3Igy0i45ZZb9a21K3VD9NZ/Pv+7AZ8BmP7q6NHj&#10;5ctXMLurUaPbjh8/6bj0PwKQv8vGtmvX7tJj3/nnpk1/fw3Xm0/KCitWDDWDp0CBAh9+OGz37r2y&#10;A2XEys755Ze5+mw5k7plPAAz91nVffjJJ/9zeP13DHFx8aNHf6f7IYer9H2tt9slAAMAAMj2CMAA&#10;AAAQMJ8BWFpKlsydO7crgHG+pGfPp+Li4n0+4OdKB2DmamxaKper9CXly5dfs2ZtRj6LWgOwgJph&#10;lm/WrJk+M8w1Y0NvV7jZnd9cvJleWFiVV1/tO3bsuAkTfho27KMuXbpq7iX7Xy/gDhw40M9W6Nyp&#10;EydOFS9ePMR9BTnEOfWtUkREpJ/IR7duzpy50pIQ1yVgfWG9evXefrv/jz9O+PHH8YMHD2nZslWI&#10;+36SusD334+zdm6wAjCdAyTDTN9RVqX7p3nz5iNGjJw8eeo334xq376DDk6dk9So0W3yJchuT/G+&#10;W6A0QAZtiPsieIUKFSIjo9MdgJl1Ll68VPez7A1zWV8aU6lSpYYNG7Zr175Fi5ZVqoRZB6Q2IF++&#10;/O5pQL6fata37+vaWnf4l69797s//3z4pEnOlPeVV16tUqWKjivdyXXr1o2MjDLZT+KVCcC++OKr&#10;EHfUoVW0aFFZfuTIL3TNupj0jm6mjCXdJ7fccuuAAYPGj58wbtyP//d/Q5o0aWoar9PXrJOitDEL&#10;Fy7WoairGjBgoMPXrKmtW7cWKVLUHGI9evRwuG+AqUnP8eMnZPBbj1npINmfd9xxR9pDUGsAFuiB&#10;r2dO/b8ffPChw+Fj7qafAMw8y7Bv39esB0JoaOi77w74+eeZq1ev/fXXeV988eU999xboEABd78U&#10;s261RuZmbOjJZ8mSZTqP07Qwb968lSuH1axZU+8tqW8kJyidfqodMXbsD47AAzB3jHesbNlyurCe&#10;mjp27Pjtt98uWrT4jz9WTZ48Wbaobt2bQtwpY9Wq1aRJ+vfGjZvIkHafPAnAAAAAsjkCMAAAAARM&#10;P0Tu2rWnVKlSepnv2muvzZMnT15fJb816ZG5IlmuXPlPP/3MbrcnJdl8fqhzB2DrChUqlDOnc95D&#10;wYIFV69e4/D1WKY00kuTvXo9qxevNRXw2Wb5rTWK0JINufvuu3ft2u267un5yJlAmzFkyHuXbYZ3&#10;6YXpO+9sqxe+rU852rJlS/XqNULcz4Wytty03z1nKOegQYOtIYefXtbdpe8uf3nttdcu+zk8NlZv&#10;tra4ePESIe7U02d79Mp4/vz59SFP1p7VAOyJJ57UBUKcN3ybklructnhKht74sTJm2++WTdfgy5r&#10;acYpf6lVq9ahQ4d87hzdz88++5xpUtWqVTMyA8y9u5w5zYYNG2vUqBHinh+pA8O7kdILZgKfdPey&#10;Zcsdvh6AlOi+j6V8o3r77Xf0vo6uIZ3LY53m1nAhrltiHjhwMDk5xbrt2jx9ApzOQ9LO8hOAvfNO&#10;f7OL/u//LnlEkw6q7dt3mtld0ioThlH4ZQAAIABJREFUyvbt6xxdHs9nMiGKNTAzJxMzimSF48dP&#10;cFimdkknnj8foUGItrxx4ybSEu/5ptpsnSYoK9ThMW7c34msNvvxx59wjZ9rNY7S9oSGVjx69Fga&#10;v5zqen755VedTqrl/8zpMf+yTp2606ZN14Mltf9uYN++AyVLltTlQ0NDTQCmE0bPnDl7++23e58o&#10;zJ4071W9evXNm7fqmUrPPPrsNO+5hvPnLyhfvrwZvdZcX1cl/1LIWO3Ro0eIO+KaOPEnx6UBmN7Y&#10;U3vqxx/HpzbGdGHpa/l3IcQyMVf/7j1IXnjhpePHT5YocfFcdP31N5g5grqquXN/lUZqp3fq1Nnn&#10;++qSU6ZMlSX1THjffff7WXLUqG/NIfDqq325dgEAAJBZCMAAAAAQMPecie1FixYzlzj9lyxTqFDh&#10;KlWqPPTQQ2PHjtP7bumjnny+hbk7nMkqcuXKpZf7MzgDrEePR0LSPPVK3r106dLNmjUbMGDg6tVr&#10;kpNTPOKBdDdDQ4L0zQBr0qSprMR6HV975PjxE336vKz30/PZKfLDBg1u+fXX+Q5f00d8tnPevAVm&#10;bddem0t6JC1doK/dvXvvI488opfOfbZHVtiyZau1a9d5f7bXAOOBBx5ydb1zIsX48RPT3fu6f44d&#10;O/7EE096p1+meW3atLHeQM/P+HHfcK9ERESk91yxwIeEs3mnT58ZOvT9SpUq+Tmg3DNaqn700ccR&#10;ERccvuZ+Wfeh3unx559n1K5dJ7VeuOaaa1wr/CQ+PsF7eHvPABs+fERqHaFJ0ksvvRzifsRXv379&#10;HJdGdNoXY8Z8r/GA+/6izv35n/90crjuvmgeY+ZwJrtb77vvfnP7QV+j6NoOHTpu3LjJ1XFJ1s2/&#10;5557TWflzZv3jz9W+Wy5vl1S0sVHhelRJqNOH1+nz8fS2/3JqcC6GzUx+uOPtM5M1SE0ffqM1LbF&#10;u6QxxYoVk+7r1auX9KOMN9Ok1Mb5zp27Cha8OIWrSJEi1umMGgaHh5/XPZPaGAsLCxs4cLAcL7K2&#10;WbNmm30iP4+MjPJIfN0H14l33x0gZ3jrhGBZ1fXXX9+r17MHDzqfc9apU2fTHVOnTndcGoBJL4e4&#10;47FRo1INWRPd6fjMmbPKlSsXksqolgHTrl372bN/0asK3bvfbVb+8cef6Mp1uE6bNt20qlmz5j7f&#10;V1v4ww8/upZ0riS1RyG65zh+GeI+Xl544UWuXQAAAGQWAjAAAAAETGcSnD177uuvR/3vf59+/vnw&#10;zz773KdPP/1s1KhvJ078ae7cudu27UhISHR/0rtMjKSTV44fPzFy5BeyElmV/OXo0ePyw3SHDXoV&#10;e+HCRR999LGfNosvv/xq3Lgfpk6dtmLFqlOnzpgPqH4Su0CbsXr1mss2w5ssL6+ShnmvVvanzWaX&#10;Ru7du2/MmO+feOLJxo0bV6hQoUiRIrfe2vDBBx/s37//ggUL4+MTHI607sOkJHt0dKysTXr5k0/+&#10;N3bsD2n/BO4aJM7P81u3bpdmP/jgQ40a3VamTJkSJUo0btzk0UcfHTJkyMqVq+x2eyrtcY6x+fMX&#10;DBv20fDhI2Srd+zYJfstI72v+2fdur8GDx7csWPHWrVqFSpUqGzZstIw2V0//zwzKcnmZ4BZx480&#10;SXaI7BlNIjM4JLT7dHdFRcVMmTL1mWd6dejQsW7duqGhFa+7rlDJkiWlE7t3v/udd/pPnTpdvqM5&#10;nM9Rs1vzHj8bLgtHRkaPHz/x8cefqFOnbrlyZQsWLBgWFta2bdvevZ+fPfuXmJhY1wp9ZKL6jXH+&#10;/N8++OBD3erNm7emNoR04ZUr/zC9tmrVGp9f3OSHO3bsfP/9D558suc999zTuXPnu+++e9SoUd4r&#10;1IeWbdiwUVZ43333N2zYSPZG8eIlmjZt9thjj73//vurV6/Vb47mXdxTncJl3MrZY/hw51Ezc+Ys&#10;PyNfWy7HzrBhzqNS3mvo0PcXLlzs+PuRV0mu3omeNGnyiy++JOO5S5euXbt2k57at+9AGo8pHUJ7&#10;9+5Py8E+evQYea/fflsoy+vYcDgfe5bs5xjUDT937vzXX38jGy6bP3r0dzrpzePAtNlsy5b9/u67&#10;A1q3bhUaGlq4cOFKlSq1bNnypZdemj59xoULka73cr4qOjrmu+/GSL/r+cd6EpaWyMpFTEyctjAm&#10;JmbevAU//PDjyJFffvvt6BkzZp04cUqHlvzZqlUrd2qYQ85FDst0PYdrJtaHHw6TPS/Nln8s/B/s&#10;2l8nTpycMGFiz5495UgpXry4nOvq1avfvXt36e716zfoQ8H0jLdhwyYZbCNGjJRfTZ/+s65c33ff&#10;vv2yr/TUOmPGTJ/vqx23c+du13AaIe2cM2eunyU3b94ia5O3kyWXLl2ekX+2AAAAkBEEYAAAAEgn&#10;my050A94CQlJesE0jR/kPN5C/m/Gm52il0XTXPKm2ua4OB/3HLtqzfAon6GL7FVzJVrWL/83IiLy&#10;7NlzsbEJ5t3i45N83jEvNUlJf3eBrCSgsEevj+uWJienyA6ULxfnzkXoNBRdYVxcop+pM9ZNljVk&#10;cJ9b2+PK9mJk50iTpAHua+X+GuOz44I1Hkz3aVTgbmHshQtR0kjZadJyjYL0TWXJtH8b0h7XURET&#10;EyubfOZMeGRktLyFrlAGtqww9eTPpl/N3B2RLD9J7b3SuLDsZxPqyHbJMNOt8x5gOlNH97rdniKD&#10;WfaG0PTCPYoSvDvO4+whb3DZ0F0j0tSGnOvlf7+prF/a4wjwvOSxf9JSepjoWSgtpyDTrakNUdkQ&#10;vRCgXR8RERUefk5GWmKiGXt/DzDrGcBjY82ANC9JvPSYdS1vj42N03mE9evX1+lZBQoUWLv2T8el&#10;3+itR5b/MWZGtW6pvE7WL0NCjhT5i+5eWZtrVMTrPrf2rPwqtXHi8Ss/HSdvmpiY6snQui2uJdN5&#10;TgAAAEAGEYABAAAgnUyadVl6eTodH9483iIo+ZNeT097m6/Qf7lvJk+kg/+QJiEhUfdVUpLdbk8R&#10;erNEnyFBQHss3bcf1OzQuz2XHRLWzgpWR+jV/0TXhW/5wmFtT6DjJ9134/TbfX/vGY1YTCP13dMX&#10;xOpqXRnPxXXKX1xzyBLTskLrcA1oYT9dbN7aPNDO/8KpjerUXuVx9khLZ3m8xHvN5h2tdx8NtDsC&#10;OnOa4Zq+9fvZah1LZn9qsuVzPHgfhpo+zp49p3//d2fNmr1585aoqGjras0p1Dx77MSJk2XLltMA&#10;rGzZskeOHPOYFxXQGPPoDuuo1jZ47DTryj32SRp3l8eSlw1T07gkAAAArigCMAAAAAAAkFb6pKuh&#10;Qz8wT7r64IMP5SfR0TEeSyYkJEVGRsuvvvzya/MUrhYtWvJ1HgAAAFcBARgAAAAAAEir2Nh4+T4+&#10;bdr0kJCQvHnzyZ8NGjTQ+0OaubOueWAJOlds48aNZcqUkcWuvfZa+fPTTz9zuB8ABgAAAFw5BGAA&#10;AAAAACCtEhKSUlIchw4dscZaDzzw4OHDRz2+1NtstsWLl1auHGamf4WFhZ04cdLj/ocAAADAlUAA&#10;BgAAAAAAAqB3QRwwYFBISEiePHk0AytWrNhTT/3344//N3HiT6NHfzdw4KAOHTpcc801rvQrd44c&#10;zgeAzZ37q4PpXwAAALgqCMAAAAAAAEAAdP5WQkLiY489HhISkiNHjmtdFeJVuXLlypkzpyseu37S&#10;pCmkXwAAALhqCMAAAAAAAEBgEhKSkpLs8pePP/6kRIkS3tGXqbx587Zpc+fmzXyLBwAAwFVFAAYA&#10;AAAAAAKm88Dku/mRI8cmT57y8ssv33FH49DQ0IIFrytVqlT9+vVbtmz5xhtvrF//l37B5ys8AAAA&#10;riYCMAAAAAAAkB4JCUmxsfE2W7J+i5cv6RERkWfPnjt3LiImJi7RFY+lpDhve8idDwEAAHCVEYAB&#10;AAAAAID0S0hIiotLkG/oSUl2uz1FvsrLn/J3oT/P9BYCAADgX4gADAAAAAAAAAAAANkKARgAAAAA&#10;AAAAAACyFQIwAAAAAAAAAAAAZCsEYAAAAAAAAAAAAMhWCMAAAAAAAAAAAACQrRCAAQAAAAAAAAAA&#10;IFshAAMAAAAAAAAAAEC2QgAGAAAAAAAAAACAbIUADAAAAAAAAAAAANkKARgAAAAAAAAAAACyFQIw&#10;AAAAAAAAAAAAZCsEYAAAAAAAAAAAAMhWCMAAAAAAAAAAAACQrRCAAQAAAAAAAAAAIFshAAMAAAAA&#10;AAAAAEC2QgAGAAAAAAAAAACAbIUADAAAAAAAAAAAANkKARgAAAAAAAAAAACyFQIwAAAAAAAAAAAA&#10;ZCsEYAAAAAAAAAAAAMhWCMAAAAAAAAAAAACQrRCAAQAAAAAAAAAAIFshAAMAAAAAAAAAAEC2QgAG&#10;AAAAAAAAAACAbIUADAAAAAAAAAAAANkKARgAAAAAAAAAAACyFQIwAAAAAAAAAAAAZCsEYAAAAAAA&#10;AAAAAMhWCMAAAAAAAAAAAACQrRCAAQAAAAAAAAAAIFshAAMAAAAAAAAAAEC2QgAGAAAAAAAAAACA&#10;bIUADAAAAAAAAAAAANkKARgAAAAAAAAAAACyFQIwAAAAAAAAAAAAZCsEYAAAAAAAAAAAAMhWCMAA&#10;AAAAAAAAAACQrRCAAQAAAAAAAAAAIFshAAMAAAAAAAAAAEC2QgAGAAAAAAAAAACAbIUADAAAAAAA&#10;AAAAANkKARgAAAAAAAAAAACyFQIwAAAAAAAAAAAAZCsEYAAAAAAAAAAAAMhWCMAAAAAAAAAAAACQ&#10;rRCAAQAAAAAAAAAAIFshAAMAAAAAAAAAAEC2QgAGAAAAAAAAAACAbIUADAAAAAAAAAAAANkKARgA&#10;AAAAAAAAAACyFQIwAAAAAAAAAAAAZCsEYAAAAAAAAAAAAMhWCMAAAAAAAAAAAACQrRCAAQAAAAAA&#10;AAAAIFshAAMAAAAAAAAAAEC2QgAGAAAAAAAAAACAbIUADAAAAAAAAAAAANkKARgAALi8uLjE6Og4&#10;4EpLSEjK9NEOAEC2J//gZvo/+gAAII1iYviynE4EYAAAwB/9rPDt1xNuubl986bdmzbuBlw5a9Zs&#10;4DMeAABXTkJCUkqK49ChY61b3tv49i6Z/k8/AADwo1mTu25v1Klr58ePHjuZnOwgBgsUARgAAPBH&#10;Pyt89OHXN9xQ98Ybbw8NbQRcOcuWreIzHgAAV44GYPv2Ha5atWn58rdm+j/9AADAj4oVbytTpkGD&#10;Bu0PHToq/4ITgAWKAAwAAPijnxU+/eRb+XCg/xwDV87vv6/hMx4AAFeOBmD79x+uXbt1WFjjTP+n&#10;HwAA+FGtWrMbb7z9jju6HD58jAAsHQjAAACAPwRguJoIwAAAuKIIwAAA+AchAMsgAjAAAOCPnwCs&#10;Ro0WQLr5zFMJwAAAuKL8BGDyT3OmfzwAAADWL8sEYBlEAAYAAPxJLQCrUqVJ+XK3lAPSKzS0EQEY&#10;AABXmZ8ArGLF28qWbZDpnxAAAPiXk3+RCcCChQAMAAD44x2AyT/HlSs3vrl+u3f7fzz0vRHvDRkO&#10;BGTI/33+4QdfPv/sWwRgAABcZT4DMNenuzsee7TPsGFfyT/Tmf5RAQCAfyf5V3jYh18+/ODzN954&#10;u0Y1BGAZRAAGAAD88Q7A5M/Q0EZtWt8fGxMnv0qRj2AUFUjpZ7y1azfKR7sqVZoQgAEAcNWkFoBV&#10;rHjbtKlz5F9huz05kz8oUBRFUdS/tfTL8oTxP1sDEQKwjCAAAwAA/vgKwJyXSFo0vyc8/Lz8ymaz&#10;2SkqkNKPj8uXrfZIvwjAAAC40lILwEJDG02c8LP8Kyz/Bmf2JwWKoiiK+peWflkePfon6z14CMAy&#10;ggAMAAD4k0oA1qhFi3sizl9wMAOMCrz0M96KFWsJwAAAuMr8BGCTfprpcM4As2fyBwWKoiiK+reW&#10;flkeM2YSM8CChQAMAAD4QwBGBb0IwAAAyCwEYBRFURSVZYsALOgIwAAAgD8EYFTQiwAMAIDMQgBG&#10;URRFUVm2CMCCjgAMAAD4QwBGBb38BGDLl6+WX8XFJcjHej8y/bgAAOAfigCMoiiKorJspRaA3X57&#10;l0OHjiYnp8THJ/JlOSAEYAAAwB8CMCro5ScAW7BgaUxM7Jkz4eHh51Nz7lxEbGx8ph8aAAD8ExGA&#10;URRFUVSWrdQDsM47duy+cCHq7Nlzfr4snz9/gcTEAwEYAADwhwCMCnr5CcDmzVsSFRV96tSZM2fC&#10;UyOf+AnAAABIHwIwiqIoisqy5ScA27Zt1/nzF06fPuvny/K5cxEkJh4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Dg/9l76/Aqrq7v/5/3un7Pez+3tQXibsTdPSGChBA0&#10;QHBSPLi7u0sLFCjSlmLFiwUPFjQEh+CuwSHAvN+ZlTOZ5AgHeiBJf2tdnys9nDOzZ+t0rfnO3pth&#10;SgsWwNjY2NjY2MqssQBmcFgAYxiGYRhGFyyAsRncWABjGIZhmNKCBTA2NjY2NrYyayyAGRwWwBiG&#10;YRiG0QULYGwGNxbAGIZhGKa0YAGMjY2NjY2tzBoLYAaHBTCGYRiGYXTBAhibwY0FMIZhGIYpLVgA&#10;Y2NjY2NjK7PGApjBYQGMYRiGYRhdsADGZnBjAYxhGIZhSgsWwNjY2NjY2MqssQBmcFgAYxiGYRhG&#10;FyyAsRncWABjGIZhmNKCBTA2NjY2NrYyayyAGRwWwBiGYRiG0QULYGwGNxbAGIZhGKa0YAGMjY2N&#10;jY2tzBoLYAaHBTCGYRiGYXTBAhibwY0FMIZhGIYpLVgAY2NjY2NjK7PGApjBYQGMYRiGYRhdsADG&#10;ZnBjAYxhGIZhSgsWwNjY2NjY2MqssQBmcFgAYxiGYRhGFyyAsRncWABjGIZhmNKCBTA2NjY2NrYy&#10;ayyAGRwWwBiGYRiG0QULYGwGNxbAGIZhGKa0YAGMjY2NjY2tzBoLYAaHBTCGYRiGYXTBAhibwY0F&#10;MIZhGIYpLVgAY2NjY2NjK7PGApjBYQGMYRiGYRhdsADGZnBjAYxhGIZhSgsWwNjY2NjY2MqssQBm&#10;cFgAYxiGYRhGFyyAsRncWABjGIZhmNKCBTA2NjY2NrYyayyAGRwWwBiGYRiG0QULYGwGNxbAGIZh&#10;GKa0YAGMjY2NjY2tzBoLYAaHBTCGYRiGYXTBAhibwY0FMIZhGIYpLVgAY2NjY2NjK7PGApjBYQGM&#10;YRiGYRhdsADGZnBjAYxhGIZhSgsWwNjY2NjY2MqssQBmcFgAYxiGYRhGFyyAsRncWABjGIZhmNKC&#10;BTA2NjY2NrYyayyAGRwWwBiGYRiG0QULYGwGNxbAGIZhGKa0YAGMjY2NjY2tzBoLYAaHBTCGYRiG&#10;YXTBAhibwY0FMIZhGIYpLVgAY2NjY2NjK7PGApjBYQGMYRiGYRhdsADGZnBjAYxhGIZhSgsWwNjY&#10;2NjY2MqssQBmcFgAYxiGYRhGFyyAsRncWABjGIZhmNKCBTA2NjY2fQxx7nvJ3qns/Tvxnxz/sn1R&#10;YwHM4LAAxjAMwzCMLsqpACaGJyr7jBwWi3Mkh4TNgMYCGMMwDMOUFuVUAFP6Zn/FSrscbEX2XmF/&#10;JRG9G//9O1Yv2PQz3d0SXQh9iTsS2xcyFsAMDgtgDMMwDMPoopwKYGxl2VgAYxiGYZjSopwKYOXF&#10;+MWpcmTcWOXavkQQKk35Kkr2xYuXV69eP3H81L6sw5mZe/buPZRz4vSlS1eeP38pH6M8/mtaiayy&#10;/Z2MBTCDwwIYwzAMwzC6KI8CWEFBQa+eIxqltm/RrEv9um0yt+0R9A9xpdL8MHNh/brft2zeFafP&#10;mb1EKL3Y5m9pLIAxDMMwTGlR7gQwchuWL1sHr6x50y5N0zI+g2ZNOsMz7NF92LOnz4Uv477KU4vg&#10;iBo88b+TUS3dvXO/TXqvBvXa1qv9fZeMwa9evRY+vV1w/PBhk1Prt0P76m79dm369Ow2bOjgiZMm&#10;zEY/P38+76V0RanR2MkvZ/bhwwd5rBmw+dAZKOJD5/xlyaq23/eOj00N8Kvm7BBubRFgXNHT0szP&#10;xSnS1yshIa5h754jNm7IfPLkqaAY+1/N6K74F2dPspVZYwHM4LAAxjAMwzCMLsqXAEZ5efPmbXhI&#10;rYrfuFmZ+f33n04LFywT9BbAqDgd2vX9z/86WpsH4PSuGYP0P51NH2MBjGEYhmFKi3IqgI0ZNR1e&#10;mYWJr5mR92eAEyt+4xoSVPPhw8fCF3Bf5QQXL1wBvsQl/jZGDXr58jUPlxjTSl6VvnUPDar5/PkL&#10;4dMrDUnVSmrx3b+dP94xjL3NTXyApZkfcLIPrVs7ffmy9a9fv/kihWT7kkb9ZMvmXZMnzjbUQKNu&#10;+ejRk4kTfgz2r2Fu4otOhWDQ3ibE2THctXKUu0uMm3OUs2OEo12olbk/+pKFqV9MVD3cNt+8eSN8&#10;xSFPKl1+/rNBA8afzDkrcKD6tzMWwAwOC2AMwzAMw+iifAlgZPBOqldNc7AN9XCNtbEMXPqr+DTn&#10;kwSwXj2GW1sEeLlXwen9+47R/3Q2fYwFMIZhGIYpLcqpADZl0lx4Ze4uMa6Vo1ycIh1sQz4JJ3vx&#10;mXVsdL1HX8B9pdTOnrnYumWP7/7jPHrENIFdR+1Gj++vXb0RFpzs7BgBjz0xrtGLF+Kacp8hgKU1&#10;6mhnHezuEo2OUdkhXFsHcLQLdbIPwwHoPG7O0fhsaeZnauTdsnm3/Pxnn3FptlIxaqY7t+8N7D/O&#10;pJJXs7QMgyRLozU7+3hifCOjCh52NsGS4hWNbmNt7m9h6mtm7I3LmVbywgf80846CAcAG8sAfN+6&#10;ZXeEJ8LX6kUYQZs37YyLbfDv/3U8Ij0e57vN38xYADM4LIAxDMMwDKOL8iiAvXnzFtGLrVWQq3OU&#10;panfr7/8IXyiANaj21DENgh7EBv37T1K/9PZ9DEWwBiGYRimtCinAtikibPh1Lk4RTrZh8FDCwlM&#10;+iRCg2v6eyfWq/P9kyf5gkHd13fvpCdXW/fY2wRbWwRYmflPmjBbYNdRu8kCWHBADUe7UHjscbEN&#10;nn+uANaoQXtUO3UMb4+40KCaGjtAgF9VL/cqrpWjcDm4986OEZKAEWlUwSOtcUfEDp9xdbavbDSm&#10;Ll286udTFZGahalfh7Z9DJXsimXr0YWszP3dnKPcnKPtrIPRT3w845OqNe2SMWj0yOkL5v02d84v&#10;kyfOyegwIDIsBeMdfQlHou+ZGXknVW965cp14Qsvm09ddOyYmaZGXnTDOXbkpMB3m7+dsQBmcFgA&#10;YxiGYRhGFyyAsQBmcGMBjGEYhmFKi3ItgLk5R1tbBDRKbQ9n4NN58OjRE4M/nn5XIFbXvLm/ffdf&#10;Vy/3KnAgJ47/QWDXUbt9CQHMzTnKysxv3NhZSOfu3fvqrX/t6s3ck2cP7DuyZcuuXj1HONmHOdiG&#10;kgxmUslr+tR5AjdZmTdqoP37jxhX8PRwjUWY1vb73gZJc83qTVbm/uiNLk6R6BUYxbFR9X5esCzv&#10;0lWNveLVq1cb1m+rGt8IZ+F4dD9TI+/kGs1fftZWdp9qzZpkWJr5u7vEIJ9HWQD7OxoLYAaHBTCG&#10;YRiGYXTBAhgLYAY3FsAYhmEYprQo7wKYlbl/86adSztTRUbVtWTxSuOKnh6uMXAdWQDTbV9GAItG&#10;95g182fhYzVPl9i4YXtlh3BHuzAXp0jkwcs97tatu5+RAbavadSyh7NPSPO0ov+6AEYJnso9i9Qc&#10;bEPcnKNof6/hQycrF8bE3/cK+yAZvn/x4mX3bsPMTXxoXU0zY+85s38RvvzYR6mpBixM/VgA+1sa&#10;C2AGhwUwhmEYhmF0wQKYPgIYfn1XzN5/XrXgLJz7Gel8UJnyG1Wu3pe1oIgFMIZhGIYpLf4GAliz&#10;tAzJ6fnwGaZMWcdPGk3j8QUFBfi7aOFyowoeNCtlgiSAoRr1SbO4D1n4eF2fatHo+2lzILWVUbr6&#10;+091O0ukXDyRjyf1pQQwM78Z0xcIqppXN1nAoEl7ixcuh7fv4hQJcO78eUsFnZ1fSuLDJ5VUKN5n&#10;9C3VB83tpS2pwkLp4fMrO5v+PU0thc9JRI/MU4K6UqPWOXToON0KZAHsk2u4uDWs387cxMe1cpST&#10;fbiTfdjyZeukNAXdpaO1T9ElunURw0Y35yh7m5AAv2oPHui1GdiHkkGfqi9pP08u4/ete1qZ+ZHo&#10;e+RwjqDf3Ubsv+9K3m0+espn3BsNcuSn3lU+KQ8aT/ns/vMljAUwg8MCGMMwDMMwumABTLcApiM0&#10;+qTnCBSW//V05NTUw8uy01LHAmRMAAAgAElEQVQsgDEMwzBMafF3EMCaZHwJr+ajT1c1fk/VtXjR&#10;CqMK7qIAZqrvDDBtvpkOn1B39pSJfTQREh40fq//RXX4qNLzfc0P5b/cDDASwPR5rI+/T58+r1G1&#10;qY1lgLtLjJmRd3qrHjoy8FEtpFTcbI2trPFRPrKv8Uj9VwTVmILqp895005bF9VR1fIMMElw+qsz&#10;wEjB+mPVRlkHxb1l5oyfhU9Rr/H37p37oUFJ9jbBrpWj0BV//fUP4WNKqo4aozlmuq/7feuelpIA&#10;hpwfO5or6NEE2vJTpiJEMt3KnJ5NU9YK9anGApjBYQGMYRiGYRhdsACmTQCTC/72bcHVKzeOHD6x&#10;c8e+Hduz9u8/cjLnzLNnz/XMrfQCc+HnB/cfHT2Ss3fPocxte/D36JGT8F9LXE5jGgUFBcgGkKKC&#10;wuNzT55Ffg4dOn79+q0vuiHzpxoLYAzDMAxTWrAARoYUXrx4Se4T8dE0kRP54OfPX9A3r16Ku/78&#10;vOB3aQaYuATiuLGz8M3r128kx0yD/ykrFKjqixcuHzxwVPIh9x3Yf/TcuUvyKTryo8yJLHjcv/8o&#10;a2/2rp37c3PPqRZwo4M/lDj4g2pht1u37h4/fmrHjqzdu/YfO3byqWrZN31mWtBnFOHy5WvZh47j&#10;0nBfd+1EKY6cOnXu5YtX2jNfygKYoJq3N2jAeOOKYqtZW/jXSWn98qWGDZyU/7xx/fbh7BP7sg5v&#10;z9wr+vz7jpw4furJk6fq1UKGynn9+nVBwTs9O5icDh2PLkT5VH4JqIByI964cfvIkZwd2/cePnwC&#10;bVEgjV9FKxcV4eaN29nZx5HzAweO4A6AiEm9vBrzU5iU8OH6tZtoa/QW1ADq4eTJM6+kXa90p6Mt&#10;87AHDx7l5p7dvesAhgDyBj9fW2r4BhWCD+hgJP/gb5v0XqhkJIuyfMaNC5mpWzvdWlpOEL2oZvVm&#10;SOeTJgMVvBUbaOzoGehI6Mz//adT/bptdBRBUM3wQhydk3MaQx4Fx8DB8DmcfRxNqchbydOppOhO&#10;6a16yItAHjp4XFDdbT5oCvfkbOBOlXPyzL59Yu9FC6Id5ctpLPKbN29KtJo2U7ZvQcFHWqHolvum&#10;pJwg5wH/vXnzzpHDOfvF3GZJY+2wONYe56sfLP8TXVH/m3mJnKOsKK8+p3wdYwHM4LAAxjAMwzCM&#10;LlgA0yiA0T/hXM6dvSSlZstA/+pO9mHmxj6ArpsQ17BLxqB9WdnCxwJC+nXvnkMd2vaNiqjjZB9u&#10;ZRFgauRlbR5Q2SE8OrJul86Djh0rfLmvRDboXAQD6S2716jWJC62wbSpP+EbxDMIjZwdw82MvB1s&#10;Q5C9tt/3QpyjOzNfzVgAYxiGYZjSggUwOc1flqyKjaqXktyyVs0WcKJo6TN1j5G+yc09hyOTqjet&#10;XatlbHS9OT8uwZfbM/fGRNWtk9I6IjQFHpezY4SjXWhIUBISBPhpyeIVJdKkz/lPnv74w6I6tVr5&#10;eiXYWQebm/gAW+sgb8+42rVa/TBrIdwhHZnZuCEzvkpqclJzZCb35Fl8s2rlxvDQWtYWAeYm8GBj&#10;4mNTp06e+0jy1TMz9+Jg5KdmjWY0X+TFi5c/L/g9rVHHsOBkF6coM2Nvc1NfZL5KTP3BgyZcvXpD&#10;46XJ5Pkrly5eGT5kEuokwLcaym4tua+4OjxhD9eYqgmN4UIfO3pS+FDS+SwLAhitgjhl0hxUO861&#10;tQpMjGv0WHq8rswDJXX79r3Jk+bWr9smJDDJ0S7MxjIQDrbk8we6OEXGxTSAz79n90HV5lAf5ERe&#10;vXrVqUN/BAWoJfxdt3armKYmTVR5uWFDJ6O9cArCmf37j9BPFy5cTkkWWxBfrluzBd+8LSjYvGln&#10;y+bdggOSEDKYGHmhMv19qqbWb7ti+fqCAnkdSDEzWzbtbN2ye3BgDSf7UDSTnXWQn3dineRWy5et&#10;V+xppTVLb16/WbliY+PUDkH+NextQxEloc+gHtxcoqslpg0fNvnmzdsaa57SpcwnJzVDJfyx6k9B&#10;muWzYf02RCvREXVE2djUDwk62IZGhNbq3GkgBT6ynEPJXr58vXrVtFrJ4lBFSWms+Xonok7Qt9F1&#10;hw2ZJOjdhSjNfVmH0XVRe7QM5prVm3U3kKZ0xMvl5p71dIvFTaBDu34o4Nu3BdqOfP36zR9//IlW&#10;i42u71o5Cg1hYeJjWkmM++jWkda40+JFK0hVlWuACjV50hwUE4XFTUOugbiYwqGNW5McMMpnFQ7V&#10;S1f79x1dNb4xurrYe4290YKo7eDApGZpGZv+3EGiu3wifcjctgeXwx0GvRFNrLH4dOLaNVvQjnVS&#10;WiXGNWzXprdGnUCucESs6Nu4heIGKCj+d0MHINCbPnVeg3ptQ4OTEVxTbjHc8AFthErr0K7v9sws&#10;EoaVbY10umYMqhrfCImjh6z+Y5Og81ZAP02cMJv+F1AtofGOHft0n/I1jQUwg8MCGMMwDMMwumAB&#10;TF0AowBm964DYSHJcMqtzP0d7cOcnSIQPsFTRzTiAg/VMhARtbWFf0bHAU+fPhe0vgYoINju3m2o&#10;LY439kEUhFgIKSAdCsbwjamRN8Kb4UMn07u0ynTo84P7D8OCapqb+H73Xxfk9uXLVwiEjCq4IwU3&#10;5yjK1b//4Th44AT96+GLGgtgDMMwDFNasAAmyIvg5T+rmtC40nfucLfg0fl4xV/OuyYUn3tBR8K5&#10;SkluKR0ZjL9xMfUfPngkSOunVfjG1cE2lB6jE/gnvFA4b3DMJo7/UVB7srxz577oyLpw8OBnwkmD&#10;v4e/5EPidCszf/wUE1V31879guoRc4naWLxoecVv3awtAuBwnsw5s2N7loWJr7VFINxIgETgx9rb&#10;hBw/fgoHL1++HgfjSAtTvwP7jz56+Di1Xlvjip6iBys+RhfdRTi9OAvHmBp5eblXWblio6Bdz3j9&#10;+s2YUTNwllQEf5xIvqtUlghyPpG4KBFZBvbqMTz/6TNB4cGWBQGM5qmMHT0D5XV3iUEKyTWa06y+&#10;EnmYP2+pn3ciNZajXZhcUnwgp93GMgA+P8rbvGmX27fvySnQOBo6eOK3/3FG98Df9Ja6VlkktePm&#10;jdu+XglIEBkLCUySp5fl5Jy2tQ7CVdD9Fv68HGVEiIFGtxQbUYwaPFxj0JEcbELQf0wqefXuOYJm&#10;tDx+lN+961BkHudSfIG2Fo+0DcGXuMrA/uN0VC/+nj17sV6ddPQoUk1cK0dScEHtbiMKn+LY0Rhw&#10;UVtT5lHJ6IfzfvoN33TrMgSRi5SgOHCQJvKP1NAZMBLRdSdPmiPXVWE2zlywMveztQ62twmWxxrK&#10;jlOQK6TcqkU3QW0tUN0dYOiQiagBN5doe+vgyLCUu3fv62ggnakVHDt68tlTret/UJpHDp+oWaM5&#10;So32xZ2ExjtJWWgRdCcUjcTF8NBaGNTyiYXxaddhaH3UGLU4gVNQAwCDF7GVoLiBk7A5c8YCFBBt&#10;hPrHVRRDVewDaAV0g5Ytul27drNEhV84n4fE0W3MjH38fBJpdRON8yM7tOuLe50o5pn6Iku4Iwlq&#10;PUFV4ZO++bezeL818v5zw3b5MEpnyeKVgX7VJH0OYy1UvjHSXUUaa2J8bWnqm9ao45Ur14WisSYm&#10;MmXS3P/+0wmFQmdIrd9OUCiIGpsDQWVQQA3kBJfDTY9mH5aRJxssgBkcFsAYhmEYhtEFC2AlBDD6&#10;cODAEVopHhEFYnvTSl6IfhEbhAYnO9qHGVf0RIyBMAb+eqVv3Tp16K/tQvfuPkit1xbBDIU9FIjS&#10;K4QItpEHSzNfepBR6Tu3Vs27PSpe5/QBPm58bAMcg4PHj501bsxMowoeyDyyZyFFNQghEFju339Y&#10;UHuMUirGAhjDMAzDlBYsgCmTPXH8tKv4UDgc3pe5iU/H9v0E1cqBZFQbcK7g7Hm6xZB+cPTISfp1&#10;5YoN//wfO+mdpwB6nC09xA80qeQJr+wf/5/t2NEz5GvR3/XrtjraidqDu0sMPDQcaWMZGBRQIyw4&#10;GeeaVPKytwkhL87BNmTpr6sFTXOS8L2tJVzNSH+fxD83bI8Kr4OLOtmHkUpBT8ObpWXQKWvXbIab&#10;6uYchTJuWL8tOak5riL5jX5wWXGwvU2w6Luai74rDrOzFp96b9m8SyjuP1Mu3r5927njQPiuuByO&#10;x5EmUiIBvtVQBJwuzicz8ZFew4pGiSp849qt65DiNV/6Ahj5w507DUSzerjGwGFu2jhDVcwiyWHi&#10;+B+NK3qI2zs5R9tYSA6/RYCfd0J4aC1xvzfRbxdfU3NzEX1+o+/cG9RrKy9aSMU8efKs5ORH4gBv&#10;jzh6aq8xh9TTlv2+ztzYx9ujCip22FBx2g0pB7m5ZyWJS5z089PcX9Nb9aj4rRt6iJmxD7JR2TEC&#10;OUGzOtqFoSpwxUrfuk+fOg8nNm7YAUXAkegYYm7tQy1MxXCDjkTG8OvPC34X1AY+ZTIn50yQf3Wk&#10;TBIpTR7y96kq1UCMqTQ1Bz+hzyAno0ZOU9aeXAmUeVzL3jpo4YJlXTsPRq9A37C28Ef/JyEWl0Ar&#10;ODtFSgJqGDrYLGk7LnnvsdOnz+NL5BwjSx5raBp8gyz96x/2TRp3FPQTwOgIBIx1a6dbmflJBfHq&#10;2GGAnp1HW4KClv296JusrGx352g0LqpdajgME3Ens/CQWqhPe+tguhWg+LSXGCLKnBOnBcU2XZ07&#10;Dvj3PxxI25ZrQGpWL4AhvGvnAUGxSxbOGzhgHJJF9aKNkDg+4yyM0+CAJEnt9qbXJTGEEXuePXNB&#10;eTlYsyadrc39UT9oEVLXit8QxMOeP3+JIjjZhyIdD7cYc2Nvmkqr7E6ycF4npbU4b9IxAqe8ePFC&#10;1V7ir1Mmz0V+7KyDaEYm+gM6ho9nAo70cq9CMbI41qROa/SdR02FYk25OnP6go9nHMYI8HSvcurU&#10;OW0NSl/++ecO9CWMNdyvBg0YL5SlxxosgBkcFsAYhmEYhtEFC2BKAYx+ffbsedX4RvTkAsFDclKL&#10;337548TxU5fzrt28cftU7rl1a7c0TctASCa9HBqJCGf1H4XLfSiv8vbNWxyGkMPDNdrJPgy+ftv0&#10;Xju277t44crtW3evXL6+e9eBDu36oiD41d012qiCe5v0XiXW/cffhw8exUbXw+UcbUMT4xp6uMUi&#10;rMI/qyWmtWjWpW5Ka4S41RPTDF/Rn2ssgDEMwzBMacECmGxU0h9mLoTXR7N5kPjq1Zvkn+jvzh1Z&#10;cNKkeSqiY7lgfpFaALdk5459OSdODxsyyczYB66jtUVAty6Djx7Jydp7aPeu/bScoPyIdvfug/DQ&#10;AM06CvSrPmP6/OPHT12/dvPmzTtnzlxYtHB5ZFhtSzN/ekpuYxWYuW2PoPYmFpxbUfZwCPf1SoiN&#10;qivJSIE+nvGNUts3adwpPjbVuKLnb5J4BluzehMORuk83WLDQ5IdbEPhvuLzgP5jV/+x6fixUydz&#10;zqxbuzWlZktpjkgEyVpwI2l7J4WYIV561oyfK33nThMykNT3rXoiEdTA1cvXb928e/bMxUMHjvXt&#10;PVqaXxJKM05QkIMHjwlFQmApC2AkKV2+fN3PO1F6pC6KdiOGTVG0uyRVrt9qUsnLRZqdg0w2atBu&#10;6a+rjx3Lzcu7evv23fPnLh07mjtuzCwvjyokSKDezE18lv2+Vig+C6dRagdrc3/0DVxl4c/LdOew&#10;edMuaH1pMlAIrWhHuT158iy+hEuPzFC27ayD/L0Tp07+CYfh14MHj86c8bOnexUHmxCXymKGIyNq&#10;p7fqbikJov6+VceNmbl1667ck2ezDx0fM2oGeqA0nSsKPScqvHaJ5R/pA6ooOCCJJCIk4lY5aujg&#10;iWjKK1eu37p19+LFy2tXb0a3Qe9CrtBzjCt6zJbWtZNXEZRVQCnzochYZFgK+q2ddTB6RacOA5b+&#10;tiY7+3hurrhvcZvWPdEznR3DqfOgLHmFMzLF1F68eLln90GMrJ8X/E4vGuLg1Hpt9u87DBA0nTl9&#10;Xv9uI0gLA7o7R9OSG0hw8aIVwl+4+0m6kYbvVZONHoo1KXUD1GR4SMqUyXMP7D9y9uxF1CRCSLTL&#10;ihXrE+Ia2lkFoS+hT5ob+7Ru2V1Q9JYL5/P27D5wYP/h+nW+R9lJJ1v083LaQHpfVvYTVSPSKRPG&#10;/2hUwYP0V7RRco3mq1ZuxE3m1s0716/fOnrkJPo8ugGtWYquGxleW57CSGuETpsyT4qIY9B1x46e&#10;Kah6o7Ia92UdlqcDikPA2KdPzxGCJtkeDUSqOa7VW3VM4ZP/rbtp9pjUIYPq1k5fsnjVsaMnL128&#10;giydP593/FjupAmzfbwSaKxhvJsaef2yZJVQdFcR/7Zo1tVS6q4YuaolFrUKYN+37omDcUV0RfSf&#10;v9L6BjcWwAwOC2AMwzAMw+iCBTClAEZ/163ZYiatl4JfWzTtQuu8y9UgfxjQf6y1eYC4sbZlQGq9&#10;tu9UW1LL6YwfO8ukkic8eOm9vJg/Vv6pMUurVmxEIogDcSTCj/nzlgrFBTkSwBAv0VoWADn/feka&#10;+YATx0/tlJY1LyONxQIYwzAMw5QW5V0Aszb3b5qWUVDw7t37d59k2hb0Q1LNmnS2kGZjwHsMC655&#10;X1oLq3D/pzv3IsNq21qJ01zMTXy6ZAwSijtU9ER42e9rK33nLs4KMvWbIq3epj5V4ubNO+EhtaRJ&#10;HqKH2bhhe3wjqKkOjx/nt2/bl0QdW8vA0KCa8HyE4j6kKICZ+tESYXAjbSwDGtRtc/XKDUoHrunq&#10;PzbBm6J/igKY6mAn+1CknNao44XzeYLaQ+qe3YdbmfuTmIEP27aK2pvSg711666/T1W4miSSaRSc&#10;CqW+nQdQGzRjw8zIe9SIqXJdfSkBzKxQAKMZMBpN6gXvpZwUfN+qh4Wpn2pBv9CDB44WZl7KAqKJ&#10;hCoNCxvL1Ldvn1FSC2noP6dOnUez2lkHuUsLzXWUFn6gq1DV/fbratQAXH3UWIP6bTUWs3CvrPN5&#10;JMSiLKmqyWSUFGlIpDSIeyNZBNZObkUtruwYO7ZnoUS0QiOaCf0WRUhv2UPZ0wqPzNzr7BhOkgOi&#10;nixp32JlfIEaaJTaXtpSLtraIjA6og6tqFki8+hsY8fMtLMOlnsjzY9Uip3KzEvdNTC+Suq+vdnK&#10;GqVkf5i1EHkmKQWVOXXKT4JCdCmsipwzyLCbFKZ1bNf3kzqMMp39+w5j1FPGcMVDCo3WgEYJjhk1&#10;A0EcqV9xMQ2uXS1ab5BMniPVudNAsXTO0fY2wUH+1W/cEDdXK7GUX7u2fVB2HIMjc3PPlsg2fd6y&#10;aSc6CcpFC0uOHT1DnpuovCLaFC1rY4neK06D66y6vxXO/ztxmpZnxIXSGnb4oOgegqpdJo7/EUWT&#10;qxE9ITaqHgoiXaNYlubP+83CxAcXQmrr120Vim4I79GZSR1EuegeW8LoovjfVkxkPdoyAEc2Tesk&#10;FA/S167dQrv6oY/VrN6sRJGVmcm7dMXPO4G29Euq3owk27IRKIvGApjBYQGMYRiGYRhdsACmLoD1&#10;6zPaSnwzV3zxMHPbXkGay0UPVmD4QN72/XsPvdzjEBIgD5Zm/ufPXaIUCtfxOHWeQgUEFUjnN9Uj&#10;J9UjmsKkKHJe/vs6etURHj/8/ufPii0ZUSiAWQdJaz6Iqa1cvkEovoRFmTIWwBiGYRimtCjXAhg9&#10;ZHd3iQkLTtafiNAUX6+EPr1GqicuCw/iKmQ2wW7SNB2anUDX7dC+n6heuIqT/qPC6zyQtv6SNwnD&#10;6fSod+HPy4wqeHi4im9HjR87S5CWCpRVN/o7YvgUY3HefyySgqdKspbS85MdP5zbuGEHaSpDLK4+&#10;U6EzlRDApMlJgTWqNsmXNouSXL+Sq7HJAhjNZBIPzn9GSUkqYpHv+uRxfnyVVEnti0FWp0+bL6im&#10;UFDGFsxbivqRfOCA2rVaUdmLF6EotVEjppmb+KJOcMr3rXsKRQLMl5oB9sOsRcLHfH78Cp+8TXpP&#10;uPqqaVu+LaXto5T9beeOfbSspYNtKLrQ3Tvi7lAFou6qctOl9qLX4BYtXCHlQayW5KSildkKVcOb&#10;d1BSe5sQWhbyhCQjlchk4YSbqTThRhQ2VPNX3pXQkOh1t0C/ajS5UI4d5My0l9QRmveDnlanVuvX&#10;0kw+lWL8Xu6WXTIGFsY7pn4zZ5TsYyuWrxf3xxJnIob6eMYfP3aqRFtTDdDBgwaMNzP2QXc1N/bJ&#10;6DigRFvLmXcWl3AM8/NOOHf2kiq1oj5Dp6CrIFfUbdq16S0ngl/pAfTBA0dJC0cx26b3QjfXpnDr&#10;6AP4+8fKDdIEoEhkCZVw8eIVwdCBrUpKfBMTVU8SeEQRdI00x5TuD4qg7z2NmsuXr6Fx0cQI61Bj&#10;e/ceElSjT67w9NY9pFBUbLjD2Sfk1JTSVNX4xlbS6oWoxr59RlNmFE1XdLdBTOrtEUf72znahhSu&#10;uyiNekS41RLS7KzFTde83KtcuVy0gKdymURzce3KCJSO7s/Iee7Js8pj6JTmzbpgmKA7hQQl3bp1&#10;V8qnWOT9+w7bS5fA3QBlp93IlGNN2b3/WPWnVeFYC6wSXf/ly8L7hry5QERoLdpfzck+NDv7uKA+&#10;1qRS445Ny5+am/hMnfyT+mGlayyAGRwWwBiGYRiG0QULYOoCWNeMQYgoEC8hONmzW1wPXfmMQ5nU&#10;zOkL+vUZ/dPcX1et3Pg0v3ADcDpsyqS5JpLbjQAmvZW4J7bGJRqk48UsNazfjt6MUy6uUkIAo1Cw&#10;YYN2ynd1heJPQ8qCsQDGMAzDMKVFeRfAaAYMLSSoJ452oaZGXm3Se2lMnxwwOFfS0nORNGGCFh5c&#10;uGCZhYkvXRSolsnS8Dh18cIVRhUKZ4BNHP+DoPA8yQd78iQ/LDjZ3iZEVKGsg5STq0oYPRTGtcQl&#10;4yTJqkp0/RJupCyAUW6XL1sviO6ovOxeMcdVFsDo4JUrNkgHl5wbQeUaPnQKDiaHs3/fMYJqUyVK&#10;amD/cUjHwy2mwjeus39crK0IdPDGjZkoL83VSGvYQfZOv4QAJi2IF9Cz+7D9+45sz8zauWNfCTas&#10;37Zk8aqRI6Y1adzJy72KhakfLTRHlSxvtiSXaOaMBagEb4/4b//jTPWgsaQ0Nef0qfPSzlXiyn5o&#10;rIcPHwlFCpCYZrcug+WV2WZMny8UD0xkmaR2LXEeDNLx9oi7fv2WsrpkDUlczs7Ub/y4H9SzRGki&#10;6FA29yqpuZUr18knLlm0UlZtaQ8kpbbROLWDHHr8MHOhthqgbnPt2s0A32qoTNpTChWiI/OjR04X&#10;VP1cPVe/L11LW2GJE+bqtkFYV6Iys7NP0BwpUQD7vrfuHqLRKJ2FPy+3NC1cAc/POxEBiKCzB6Is&#10;r1+/0YcSU9ZyTpyJCEtBm5qb+IaH1NJxIaqBurXTaYKXtBXfTkGt5mntPpoBppxvJ3/YnrkXXRG1&#10;jfAwMqz2A0lr1xgLv1PtcWhm7E2b4fXsPlxQvLI5dvRME5VQtGHdNqF4UHz92k1/n0S6IffqMTzA&#10;T+wD1hb+8376TU5cNXn0TnBgkoOt+Gt6yx6CSoDHhyWLV6K7+njGVfzWlaZ/vde+buHZsxd9vRPo&#10;ihGhKaRM0yXocgMHjKOylFjXVGkYtoiX5RVf5bdUtTX91zcWwAwOC2AMwzAMw+iCBTB1AWzUiGkU&#10;d8Fvrl+3TYl1afSpEDjidVNaU3SHCDwzc6+gfcEW8trn/LiEFmFH+NFJerNS+FD4RqRSAIOvP3HC&#10;bEEt0C1TxgIYwzAMw5QWfwMBzNEu1MrcX3/gcVX8xq11i+66L9Gty1BzcYUu0f2rVbNFzonTvuKW&#10;M8HifjwmPrNm/Cxo8ic/KoDRh8xte0n9gvdYu1YreDKCym8sYXS8uARfXEMbywDpKXbwrp37hcL5&#10;QEUCmPTsPtTbI+7+vSJfVL1cJICpHvQnPHr0+KMH0ySkLhmDSxzz9u3ba9du7MvKXrliw8MHj7Sk&#10;86Fw26qcM/LOag3qFSkZX0IAc3GKQMdAY1mb+2sEeUCzWpj4mhv70OZkqFicaG8b8vvStYJayxYU&#10;FNy6dedw9gmUNC/vqsa8yV76s2fPfTzjHe3Eh/KR4bXvSUtoKjUbOL3WFv60v1G1hLQSD1LpmCNH&#10;cmwlZx4137F9P2V9CsVngCGpo0eLyR7KdLKysi1UzY0O/PChhniNsr1h3Ta5w3frMkRQyB55edf8&#10;faqidVBXQf7VL0tTf9D7dIQqHdr1NZXmSorT12Zpnb4mZv6IhszLmcw9WdhtxFXsajR7plr3Qj7F&#10;UALYjz8sonGBVgsJTHr58pWgZRE8KkVOzul6tdN106Bum6RqTZdK2+8VFfCD8PhR/qlT59av3bpr&#10;p+ZF6WngU8fI6DhA2mpa7AkbN2QKnyKA0dAbOniiqZEXbkdoEZIb374t0Nh2dLy0j1c4TSeNiqiD&#10;/iyoFMrtmVmSlhZlZebXq8dwoXhQvGXLLuQBLRvgWw19MjqijvS2gXdGhwHyMZT59eu2UnBtbuK7&#10;9Lc1yjy/f/fu9u27hw+fWLF8fd6lj4y1x4/zYyLr0h5yoUE1b9ISkYrucWD/EWmrvAhppc2GT6Sp&#10;scq3QgWxj52lpR3R/1s17yYo5pCVEWMBzOCwAMYwDMMwjC5YAFMXwLZv26va7VncUjgiNGXKpDk7&#10;duyjHSNU6QiqZRs+0CoTlDL9vX37npd7FSe7MAQMCJhpDRNtOaTvjx09Kb3fKj4EqRLTgNacoZ8U&#10;SyCKW0Zv/nOn/uUtFWMBjGEYhmFKi3ItgEnrlYX6+VRt2KCd/jRu2CElueUEadKMlktIbxQ9fBwZ&#10;lmJjGUizZwL9qjvYhNBT5uZNO79TLdFWwj4qgBXulDPhR3MTcY0444qeA/uPEzTNgClR5PZt+9K0&#10;IZzy8/zfBTUBjNYBq5XUQttrT0pNi97calCvrW6Hc8f2LBLAxA2WpO2sdJjSxVUafbNjR5b0lDkC&#10;162T0vqVtBDfFxPARAWzLP4AACAASURBVGUUf1FM7UQBWkLQSlLFkqo13Z6ZJXzMbSZxQsc2cnl5&#10;Vz3dYuHVI+Ww4OQ7t+8JioX7BEkhq57YhPLpaBuyf99h5UXpw9BBE1XrH/qtl6baqBa+K9KQUEZc&#10;AvV2S9rT633xraEondyTZ5EOiW0JVRqS7ljCKOUtm3fJ26fRuoVUTHzY9OcOVBH9VLd2uu4qKly/&#10;ccpPUg8Xt5Lq3m2odJVCOU2Z+ZDApNvS8nclMi/X1dUrN5AIDra1DKyemJafXzRfyrAC2IJ5S+Vb&#10;CuKy+/c1C7qCInLRobIjMwD1+d1/XcaPm6Wjxig2VJ/kRFfGL61bdkc60qZc3mvXbBbU3mvUJoCp&#10;JkK9b5TaXlrdMcreJmTj+kwdmaFTHj16Eh1RF7Ekqh09mTZ7o57wNP8ZCU62VoFVExq/LSjc+lqe&#10;Eoqs2lgGpNRsiX+2bN5NFJVtQuJiGuB2KiiWIRnQT5yYhf6PcpHKpeNGpGOsXbp4JSxEnEorSrMB&#10;NWgbPGVfwn01Oam5PIlwlzRtt8TdGP8voK3CkNtflqwSyur/9VgAMyAsgDEMwzAMowsWwJQC2AfV&#10;EiUN67ejA+DHI1owqeRlZeYfHVGne9ehGzduv3v3gXLdG+Wl6fPuXQdoo2C47+Ehtdat3bpn98Ed&#10;2zUs2ALwfdbe7JXLN1BoDRAW3ioMHZUCWLCzoxj5q7YWKHPtIhsLYAzDMAxTWpRrAUx8ZGnu3zQt&#10;Q5qM8v6TTLfLSqXe/OdOO6sgWvDQ3iaYViAM8K165YrWd5X0nAHWsV0/00petAlQ14zBh7NPZG7b&#10;q9HxA9szs/bvO9KtyxAbS1GfMDf2Ic3sQ/ElEEkDaNe2j+6qU07q6txpoO6D92UdtpA3WNKkLkiz&#10;RgpoQon8ZcHbgidP8m/funvsWO7KFRvGjpnZvGnnIP8a8qSf2rVaqWbYfKkZYDTVrNJ37kYVPNSB&#10;r25p5mttIT4Wjwit1aJpl/Xrt1GWdGgD4s5Db94qc4Vv8vNFTzX35Nl1a7dMmTy3bXrviNAU2bEP&#10;Cap5+3YxgYd6CD1zp5XZhgycIBRfIO7Zs+exUaIzj14XHVH3yeN8oUj1KRLApFUNA6smpJWY16Js&#10;wdzcs/JKFQ0btNPRaTO37SGdAG3duVMxAeyHWQvRn8Wt7ywC6qakH9h/dHumju6698D+IxPG/+hg&#10;G+paORKtkFq/LT0sVgpgNKkrqXqzZ0+fa2xr+uYOvSZoH4aOkRjX8HGxqjCkACateioKYLgWUjt7&#10;5qLGXMnHZ2Vlo7tqQ4rCxEU10dunTim5p5Q8wUt5d8WXL168vH/vYd6lqwj35s39tVeP4TWrNyOx&#10;EEmh067+Q9wwTE8BjLoKOmd4aC10RVQ4QLL7srK1hZlypBkX00DqDDTtbLugkNu7dhYX/5eWDI0+&#10;eiRHUHRd5NbWMhA9bdBAcQnNaVPnGVf0xF0OSR0/liuoVsh89epVTFQ91BKyjbu3srnlz0gTIbwy&#10;gH3/7j2iwrt37ouT59ZvRa2iuaPCa6NyaKzJcxPlqqaM/TT3F9rfC2VRzlqjKz5//qJGtabIM9o9&#10;0K/6Ay0zWUvXWAAzOCyAMQzDMAyji/IogCEmr1G1CeJDN0kAW7J4pfCJM6KKNoU28xsgPXFQClqC&#10;tEFxTFRdUyPvyg7i+gkulcXZYPD1LUx8cYqvV3zrFt1n/7DowoU85VmCKgxYu2Yzbc8rPmGxD0ds&#10;qW3BFhkkTo9jKEg7c+aCoPLyZQEMv3q4xtJ8sjLYLrKxAMYwDMMwpUV5F8CszP2bNcn4En4OpTli&#10;2BRcQpoEFk6u17ZtuwUte7UKHxPA5AUAmjfpDN+S5pbZ24RYmfl91PdzsAmhWU3SaoSDVJcrEsBo&#10;f6Z+fUYLOh/cywIYDh7Qb4zugw/sO/JRAeyDalezjeszJ0+a273b0Eap7WOj6rk4RVkp1hsk3/Xr&#10;CGA04Qnu95JFK+bN/XX+T7+VYNHC5SuWrV+7ZsuhQ8efP3+hLI62xOWSvnr5esf2rBnTF/TuOaJp&#10;WkZClVRPt1h47/LUH3HjLu0CGCVy7twl2icM+URdPVKtTFhixhXaWrkdl6AmgIlLaCYXVaZ6C8oC&#10;GBJs3rSzxqLRRbdt1SCAUSKjRk4zM/YmJYZWHP1IdzXzo0hEDIgsAmpWb0bL6FF3lTOvvq1XiQrH&#10;37t37n8dASxrb7Y0VS7SyT68smP4/n1HBC0BI3159OhJ5EcbiP4c7Qo3OZsyea56UnJ50UA/L1g2&#10;ZPDENum9kpOaB/pVQ9UpZ5I52IraFWrs0wUw8e+VK9dRgcgMRZqoxo/eagAqnFQ3o+/cVyxfTxel&#10;BP/cuB0XKpyKumCZIC2FKkhzDb3cY3EWirxl8y58k5m5194mCDnH8XPn/CKo5rkeOHCUtHDcW2ZM&#10;my+o/V9GHmuvX7/ZuWPfrJkL+/Qe1axJZ1Ssp1sV5V3FSsqqixPGWrC6AEYfLl284uediH6Lig0P&#10;SX6gmttHv+7de0ja3E6UonXcPEvXWAAzOCyAMQzDMAyji/IogMFfT0luVRjRmfrRojGfJIDJcQX+&#10;Dhs6qcTp7wt3/b3VJWOQs1OEuYkPrgUnG5eDM00rq5gaeZkaiRvwNk7tkJWVLRTfnnfxohUIX+m9&#10;PJxoYxmE4OSj4Co20kt2ttZB2YeOC2oCGOIBb4+4R2W1XWRjAYxhGIZhSou/gwCWliE9LtW4qY1W&#10;0+NC4jHnz13y806ELwePzt4mJDS4pnK3V3XTRwB79ep13ZTWpKtVdgiX1hPT1/HDwUYVPGQlo7gA&#10;FmNm5D1yxDRB54N7lQAWY2bsM1iaqPHZAhgdc/Hi5TGjZkSEpiCTyBs8XtE7tQpCddnbBNtYBliZ&#10;++GfEWEpJPjRtmdfVAATM2zqN2f2L9qqQt00Lt4oG/1069adH2YujI9NRX8wruhpUsnL2sIfGaap&#10;WmgdEi0iw1JI3NIogMnWolkXMb6QXrDbXrgBcOHExB5dh5oZe6MUdtZBR6RJNtoEMFyuYf12b98W&#10;qFeXugCmTSrWIYDR8X16jUSA41o5kgr1Kd01CN0sMrw2rYBHFyrKvJl/wwbtCwo0ZF746gLYpYtX&#10;qIDopair+fOWCjrvfvjpxYuXGnn9+k3HDv1p4y5tAhiO2bhxe9O0TqgK1K1xBQ9JJA5AjVENoxtb&#10;mPj4eiUE+lWjuPLzBLBzZy/ZSxIavTepT9vJzedgG/qffzotmF9YFYUx7/Vb/j5VkRqar70035Rq&#10;6felaxDw4kL+Pon0/iVulWh6FAdlSW/ZQ5DWZcHfiePFBWCl7QMiTp06V6L16Sp37tyfO3tJ1fjG&#10;yINJJU+Tip60fSMGGrC1QggsCmC4IYtrokjdUl0Akz+3/b6Xah81vzWrNyuL07vnCFofEjW/Y3uW&#10;7kYvLWMBzOCwAMYwDMMwjC7KowCGLKU16iAHw7Nmat60XJsh9Etr1AlONp0+acJs9dPlMOz06fOT&#10;J86pldTczzsBzjSce0Qs0vrm4k4D8OARmdhZBS/8ebmgeM1z4c/LCrcBsAv18YxPiGsYXyVVT+Ji&#10;U3F8zonTghYBrMy2i2wsgDEMwzBMafF3EMC+zAwwutDIEdOszQNoq1eaykDbI/0VAezly1e1a7WS&#10;t6qKCE3R3/dLjG8UEZZCK3ILagKYqZH3qE8RwGh20ecJYHRA5tY98F2NK3rQEpFO9uGoInMTb2kj&#10;pbjwkORWLbpNnzZ//77D8PSQztcTwMz8pk+dJ0jTU95ptff6RASFC/flnIkMr21c0dPWKtDFSZQT&#10;cAlUOAru6RYbHJjUKLX9pAk/Zm7bk3fpqq93Asoi7nGlSQCjTrJi+XpECmgI1FjXzoPl7+/dfVAo&#10;MJj7101pTRv9ylWhQQBr8MUEMJUg17P7MAsTcSMxJ7swNJP+3RVHRkfWbZLWiYQr9Rlg2jIvfEUB&#10;jFJ7+vR5japNUQOI2syMvdNb9Sz86RNvLVQONGjh8iHFBTBZAu/Yvr+pkRfyjCGD7mRrGWRayZsm&#10;L6L1q1dtMmjAuKW/rbl27WZGR9LSYj5PADt75oKddRAJYEgcg0v/MLNqQuMg/+orV2wQVOos5R9X&#10;RNdFzvFrvrT8piBtGUACcLO0zvLVW0kbmGGMRIXXoZgUna2xtCcZRkfNGs2p9WWj7n3m9AVEuEbf&#10;uctbMOJ4NArSwU0VPbBh/bbjx/2wZfMuHCktFhqE4aZDANu8aWehAGbi275dX7khHj16jNuvpKgF&#10;VUtI09YVS91YADM4LIAxDMMwDKOL8iiAwTI6DrBQ7eA9ZNBE4VMEsDev31SJqQ/HGjEDYpiF0lIP&#10;Gk+Xy44PF85f/mXJqi4Zg+Cjw6XGifgrbf0d6WgnhnD7pHlg5GevWrnRzipI3NTBxAcRhVC48sMn&#10;F5POYQGMYRiGYRg9YQFMx1W2bN5lK+0BRvsVSbNDIuBS/r50raDFG9RHAHv37n1ao4604ZCDbSgt&#10;F/ZJixOUyOfXF8DoOfWpU+eQjq2VqBk42YVZmPhER9YdOnjiT3N+2bgh89jRXFqHgJLKyTlTtGrf&#10;V5kBNmP6Am1Vob9RHuCLRoXXtpSElsoO6AO+Qf41+vYe9eOsRWvXbD506Pi9e0XzAp89e+7jGa9D&#10;ACuUdu7eDw1Opnly4SHJ96UUBLE1V9GLd7iK+gJxX1UAw8Wkyw0bMsnM2BttLb5KOOPTXiUsniV9&#10;My98RQFMroE+vUeaGnkhKbSdn1fCtas3heINp78hBtQogFFq/fqMNvrOHZUgrQgagNiwdYvu06fO&#10;W/rbmt27DuZdukZKIZ2CtkDRPFw/UwDLy7uKhsO9C70xwK/ai88aWSUqavaPi3FFendz5/Z9gtjn&#10;X0SEpeAmYG7sM37sLEE12Wvu7F9UC0uG7dl9EN9cuHAZ+ZFWdPQs8V4p5erxk/z4Kg1xd0LtOTuK&#10;grqfd2KfXiN/mLkQxT908Nid2/eEIgXrCe45CHu1CWBydBwdUQfhvBgde8bR5tmwdWu3WJr5kjBG&#10;2f6Lt4svZCyAGRwWwBiGYRiG0UW5E8AozBgxbIqpkRS2qfba1ce7lVc78XCNhVctvvZr4rtl806h&#10;uKeuXDJFXk5Btvynz3bt2j9uzMz42FRa55BeH27erIugWgl9e+ZemiiGA2oltXjx/OORyQfVHhL0&#10;+qrySxbAGIZhGIbRExbANF1CTO3evfthwTXpBSbQKLWDarXqEB/P+AsXLgua/EndApiceLvv+5ip&#10;XNOfpN1x9KxnnK70NktFAJOPb5aWIc5hco1xsA2Bfzt39hJ6vK40HEzu7q6d+2njn/IlgJGbPWjA&#10;OOOKnh6uMSiCk13o6JHTSdsrUVI6+HLeNTpSmwAm56p3r5GSTBKDEOOPVX/ST+mteqBW0dPQfy7n&#10;XRVKLhD3VQUwKtH0afOp+PipZ/dhgt61qtZdy6gARknt3LHP3iZYCtYi0QQYVvqXtIRpFMCoMnfv&#10;OkDLn+IqNpYBqfXbokLUU0AZ6Qk7ieWfJYCJtXT71t2QwCR0RXFPL5dounHpM7Kksfm+xNKg9Pni&#10;hcs0mxP3kJEjpuKb/fsOi0PDXlxlEQUUVEHuyZwzkkAeY1zR44dZiwTxZrXaXJpNiMG+d+8hQbGf&#10;ImV79MhpJlJnk5aHDRoyeIKsDSuNKuHK5RtUOgdbzQKYoOrew4dOlkRccSDQhgiwzh0HSmt7iguW&#10;nj59Qf3cMmIsgBkcFsAYhmEYhtFFuRPAyOVd+utqk4oecL4R18VE1nua/0zQI6vke2zckGlvE6J6&#10;5BF29uwlQZNz/Pr1m1evXivO/SCtFCHIF3qS/xRRmbi0hbO4L3dURJ38/MIlI27evCPtThxK685f&#10;1PJIRWkat69gAYxhGIZhmE+CBTBtl8joOIA2cMWFmjURF/VqIy38hW/MTXwbN+wg75CktI8KYPTc&#10;dtyYmWbGSCrW1Mire9chgrTcnO5cafT9SkUAU83oOu1gW+gh48O6dVsF1a5RhWsLquqHjl+/dqu9&#10;TbBrZVEAS0kuHwIY5e3WzTsBvtVoHziEErNmLhRUzVGipPT3xInT9EhdFMACk27f0iqA7d932MYy&#10;gKSLDtLKbHl5V9EraM23dGlZCI1Z+ooCmPjThvXbSGKxNvevWaOZnvKJpu5aRgUwMozNWknN0SLI&#10;HvpqWEjytWs3BTXBSbdRrrpkqC2BqFpPsluXwaTEoKM2Sm0vL3GJrkTdSbHcpZhUrZotVAKY5ycJ&#10;YJTO27dvU+u1RVWjZdG+NHtV911dlnK1GU6vk9IaVYRk69VOxzcYFLhRoJnERRGlQJvy8Pjxk8T4&#10;hjgShW0hvf2Z3qoHPttZB8VXSaXYWTl2njzJDw2qKd0oxH5IVSePNRptytY/ffq8j2e8JDaHBooC&#10;2DVBbcjTP48cPiEtAilKm62adxOkKZh+3om0lim9ICuU1ZCZBTCDwwIYwzAMwzC6KHcCGPkPh7NP&#10;uIhrL4RT1L3893WCHg906ICe3YdJs8eiETMkxDWEXy4ogrrr125OnjSnX59RdWu31vZGpPQGnxja&#10;nT5V6KOLC2v4JJ4/d4kOwK9J1ZraWokxJ5zyxYtWakxHVSJpzZncswhi+/YeNWHcD4sXLaeX7Ogn&#10;FsAYhmEYhtETFsBKGD35XfrbGmmJQnGagqdbLFw4fHn+fJ63Z7yDbQg5bLQWXIknxXrMABM//Llx&#10;u511kItTJBy2qPDa8GcE7d4anTJ54pzWLbuPGDYZZT96OEdQTdEQvroARkX+/bc1qAQ38b2uwKTq&#10;TUvs5aM0el4Pl1V+7l+rZgt5KbayLYCJ5x46eAx1hc4gLiLnW1WpwZQwav1ff1kliSiROB6FunXz&#10;jqAmgNHpqISaNZojw3DaESPgnyuWr6fFBi1MfVf/8aegNgC/sgBGiSBmoUUdxVlEzlFHj+QI2iuW&#10;ugcK0qxJ5yGDJtBeTcoslU0BjBToZb+vQ4enDf/QEK1bdZcup+9CiHKE2KlDf0tafl8lgFG1vHnz&#10;Ji42VV5af/XqTYKWeyylc+PG7dCgmrhLSJOoPFet3CjoLYDJKffvM9qkkpeHW6yZkXeXjEGC9rYr&#10;XITwcX7XzoPRB8aOnjHnxyXIg6BoIKqoGdPmm1T0RCdHXd28ead71yG4+eBW0Ca9l5wUHYmkTI28&#10;0IIoyKWLV6Ij6pBy1qfXSEHtxnhYkqmAo504InBb0JZbKhpupOKNWtxpOyTQr1repavaj3+PaB0D&#10;k2bCPXjwaP3arcgGKW0L5i3V1hBlwVgAMzgsgDEMwzAMo4tyJ4CRwYtAZE4bCyPkgP99OU98QQzx&#10;g8YMy6u1HDt6UtzVwD4MwZ6ZkVf/vmMElXNMnsmxo7nmxj7GFTxMK3n5+1bV+I6noKqW27fvhUsb&#10;7TrYhgYHJl2VfHqKYSZPmkMPBcSwP6bBE2k/YY2xFl29U4d+3/y7MuKc//0fu+QazZVxIAtgDMMw&#10;DMPoyd9BAEvLkJ46f/g8K564+M/ck2e93KuIy/pJQhctUUgTNRYvWkHrd8HLqmwfdujQcaH489Z3&#10;BYUSSKXvJAHMzG9c8a1lPhRuXfM4TNz/SZzooNDSNFQ1fXkq9yyuaFLREw4nfL8Vy9cLipW3S0UA&#10;Q57lWUFN0zK0v7klfg/PNi42lfQVG8uApGpNnz17LpQTAezPDZmkhtpbB0eGpdDcNXWTcitKko0b&#10;dpAkmSg4/P4+VW9cv6UxG9RVpk2dZyH1KFTLtq27u3YWZw7Z24REhKU8fPhY0CBrfVUBTE62UWp7&#10;pIBQBd1Vh4hC2XvyOD8qvHbFb11x8P/8H+vBA8cLiu5qWAEMwZosgH2frmHO3Kdak8YZ1CKulSOR&#10;w3Zt+tyUJEzSm7VFjvJSgW8LChDW0RRAFycxhalTfpIr+cWLl37eibRkKDJM22JprEmKEH9esAyl&#10;QzooIG4py5etE9QEsHZtetNIRJ/PLn5HKnyQvnU3AkNUOG1neESSzzXO8aKUFy5Y9u1/nHHdb/5V&#10;ubJDmKoDywv+S3eG/UcoNVvLwB9nLapRtQkKZVLJa75CSaK/ixauQN9GC/p6xffqMQJlAcjwzh37&#10;1bO6ZfMuaV+ACNwb0YXu3r0vaOkbdHyb1r1UYy0EFXv+fJ7G+qScLFm8kib1mlTyxIUG9hfXNUUR&#10;Anyr6n4FodSNBTCDwwIYwzAMwzC6KI8CGLkQc2YvoddUxdVLLAIS4xtdulS0qj6F3/JzEPp79uzF&#10;+CqI1QNwSmUHMWY4oumFx7op6Qgq4Ewj3p6p2hf6nbxMg/SZQrsdO7IQ0LqIC74HJsY1ohiDUrtw&#10;4bKXRxVHuzB61EKB4ofC1TDey+mQ+75+3VZahsXDLRZJ/bGq8OXBD7wEIsMwDMMwn8LfQABr3rSz&#10;QVImZ+n16zf167ahnZkszfwaN+xAz7lkL7Fl8274Hr/i0jWqNYWjIigcLfLuli9bJwtgffuMEqSn&#10;xkVTKKQiTJzwo0klL6TjYCtOMjt29KR0WDEHkir/zZu3rVp0szL3Q4I4uFpimrxfbCkKYIsXLkc6&#10;0mJx4kJ/JGjJa7hR/mXBYGC/seJeO86i7GFrJa5+9vjxE6GcCGDwUdEfSPXE33PSEg4FbwuUJaVG&#10;w/ezf1xMahlKiuM93ato3JdILt3lvGto/cqO4jps6a26V0tobGsViK7Vt89ojWd9fQGM/m5Yv42U&#10;BtI8ViwjCfa93F3lFsf3I0dMoxGEaMXHM55kCbmtDSuAoYCS/BOF+K5+3e+Vot2nWuF0t/OX/HwS&#10;pUlaolRjZuwdFpy8cUMmhqEyb8rIkQw3im1bd9dObomyoyejgO6uMUbfuU+Q5oBSJb969To6sk7h&#10;En+mfjOlLvpW1ZeU3Qnfnzlzwc87AUMeSaEFkdSSxSsFtXty504D5eUWt2fuFRRRoap936ckt0T9&#10;SDtg+dVNaf3i+QtB7W5D967z5/JCg5LopoShNKDfWKF4P6SU37x5k5jQGAegiqIj6tLowOcDB44K&#10;qlsEHXnhfB5ah7a7psNwxwgPqYWWFRS6Gl1if1Y2zQBDkVFLp3LPUcWWqB86eOGCZSgOImtpn4JQ&#10;hNLoDIL2UXP1yg1/36oIopEybuxJ1ZoiXrYw8e3Rbdhn95mvYyyAGRwWwBiGYRiG0UV5FMAoS/n5&#10;zxBsW5mJCx24OCHi8osMqz1/3lJaK7yE3bh+a9qUn/y8E20sA6SdkKNMKnmpO8fknCyY/7uZkTd5&#10;9vDXEZmUqAT6J8KJ6lXTpH2Ao02NvJWvA9PfwQPHmxp5IR0kgvhz5PAp8qLwynQyt+5BPInIgR5G&#10;1Kze7E3x5zIsgDEMwzAMoyflXAATn3qn1mt7/drNz+Da1RsP7j9UTxl+nbSmVqiHW+zJk/REteiB&#10;+9kzFz3dYuH1wRMzM/YeNmSyoHiMS9W1cUMmqQ521kGxUfWuXhEn/SsEMPHDlSs3Av2q2VkF0SqC&#10;YcHJ+7IOC2qO36tXr7tkDLIw9aHHx/BIFy9cIRT3IUtFADucfQL+Ks3nsDL3nzZ1nqDpQfnzZy/6&#10;9RmNApIgBCccPmqkYm5H2RfArl694S2+phaK+kdJac1zKXvFDkbTT5k0xwHhAEaQfZizo/gcHx+0&#10;zUqRLb1VD1QvqlE6KwJVhIrdv/+IxrNKawbYy5evaie3oqRoAhPNRhLU0ps+dT6uheLjSOOKnv0l&#10;BUUlWRleALtw4bIomUh17uEam5WVrTE1PY3S3LvnkIdrDMYmdW+MYlq3Ez3qZM4ZCtCUtXfi+Ol5&#10;c39t0rgjDrM290cLAmeHcHNjn6RqTU+fPi8obhHt2/ZV3RyCEY2WmF8lZ373rgO4J+AYEoTQLqjM&#10;OT8uFhT35EJ1uf84cxMfWly0c6eBFK3LFUAlWrtmi2Xh0o7i7KvmTTrfunVHULvbXLxwOaFKQ4qX&#10;He3C3CpHXbx4RVDrh/RPjGvqtyTRofNUia4va/PywW/fvq0qyrpBdAdAQRDwdskYKGi6XTy4/0ia&#10;IRdKM+SoH6obDv5x1iJxGq4DjbXClA8fPqGeW2We27bpQ3lG6aTGFTshLdFZ1v5PpzQWwAwOC2AM&#10;wzAMw+iiPApggsqLOHI4x8crgRZChPePUNykkpenW5WEuIYtmnXp2X14p/b9m6Z1qhJT39s9ztTI&#10;m97OA3DT69f5npYlVBawMLB//gKxDT0dgPMNNxrx4cKfl+/ZfejixcsIk/ZlHR41Ypq7sxiW0NvE&#10;CA8eKapLfsDRpHGGpIFFw483N/GNjao3Z/aSo0dPXrp4Nffk2e2ZezM6DED8gAgcQY64loVDxEHp&#10;PTtlgMoCGMMwDMMwelKuBTBpjr64w6uPZ/yn4uediHO7dh4sKPY6ytp7yEF6n4lWJqTFD5VrhVFt&#10;/DT3V3E+kzhBRHzs++fG7ULRql/iwQcPHpUXHLO3CYH7V6dWq6TqzaZOFhdDk2duwbWDUydt8CP6&#10;dfbWwe3b9t30546zZy5cvHjl8KETCxcuj46sayU+Uo90cxbVr/RWPWmZbqUG8JUFMDoe2YB7TI/y&#10;aVZHrx7Dsw8dv3njdv7TZzeu3zp2NHf61HnREXWszPzxK/ml9MDa073KFdW8qLIsgAkqZaJb1yHS&#10;dL1oek0tvWWPvXsOXrt2EyW9desuvP0F85dWr5qGlqL5JbTpLy31VmJbJqVRn1m7erO05l6kpH6J&#10;amKtpOa00KJ6DXx9AUxO+cKFvNDAmpZm/ug8aCkrc7/U+u1WLF+PIAU3EDT36j821a7VChdCLaGu&#10;cN2EKg2Vq9gZWgAT/965fS80uKaDTYikaoiDt0bVJshG965DlSNFf6MhjOKEBiebGXvT7CvKrVEF&#10;D3wOCqhRq2aLLhmDOrTrX7d2ekRoCopjXNETjejsGEmdBN0PmZk4/seXL6gdi+p508YdtKqhuCqJ&#10;ZWBMZN1lv689fz7v0cPHDx8+wgfcTzDWHO3C7KyDcAD6Er2OidE9ZtQMZbtQgujnlDFcF6cE+lVv&#10;WL9dtcS0Hduzyh4XEwAAIABJREFUBMXKk+PGzEQfxi2LmtjXK3740MlZWdkXL1zGDWdfVvaY0TPQ&#10;slIfEMtrZuS1YP7vgqauS9/s3LGPbsJS9sSu3qlD/xLHUxsNHzYZES41OkllKLKg9j8XaqkB/caa&#10;VPJENeJIjOUWTbvs3J519cqN/PynaOvc3HOLFi5H/aM5cFcB3h7xdKdFspnb9qonq8zz9m17cTui&#10;PFP9x8emvtIy1sqOsQBmcFgAYxiGYRhGF+VUABNUGTt6JCc6si4C/spwIZyjpf29QuH7wodGKAIn&#10;Hh9sLAsVJtrs2szIu2GD9tqWIFcFcmcC/avR8uuytGZtGYAIBKG+mLiJLz1MsTDxCQtJzpXWc1B/&#10;1w/uKQIeRFDSW2zR8OkRdyFQCQ6ogdgP6dMTEOmdOH9Pt9htW3cLatEpEoErT++1+XknPn6kdafu&#10;MmIsgDEMwzBMaVFOBbApk+bCf3N3iZFm9otTZz4VZ8cI+H7t2vYRVGV8/Di/alwje+tgyenyT2vU&#10;UVpJrNjVC7f5eVvQuGEHeGW0VVhkWO370kwyeTr+0/xnsVH1pDefomkuhZ11sHEFj5bNupYoSOa2&#10;PfAVLaS1BCXxw8/KzM/HMz7Iv4ajfaipkTfSFxUmh3B8bt2i+6Pi+0JRIkt/XY3a8HKPgys7ZtR0&#10;obiTWeKKa9dskQ6uYmXmP2TQREG3ALb/qI1FoKdbFZzSoW3fEr/u2X3Q2SHCzjpIKmakuPKbfWhk&#10;WEr1xLTI8Nr0ja1VkLmJL1xZeK0ZHQegTii1vXsPCcUFsLDgZDSKg21oYlyjF58rgKHVUNV0iVkz&#10;fxb+sgBWuJDD+TwUAS3u5hxFc1PQT0KDkqslNkZk4eEaI5U0kKSmlSs2jBk1A+GGl0ccsrF4UdGM&#10;PY2JP3r0JDK8ji3NN5IqTblrlFoZxVMQSni4xuJaOAtdsUC7AHYq9xy1oJ1VUItmXTXWKF0oM3OP&#10;vQ2qTlxfvWvnQYImJePsmYvxsQ3QFSkewZEIbVD84IAkNLepsTfyQz0ZxUc7npeWi/xQtMydvpkX&#10;FAKYr1cCTTOqlpj2RCGAyae0btnd1MgL2aCdt9ABEEBFh9d5pGkTNX2MCn457xp6LO4VaBGag+Xh&#10;EoN/In10YzFyNPPDB5qkRfciOhiDIr11T9VspA/qGejUvr9JRVEQwsBBnZMclRDXML5KwwDfqjaW&#10;AfiGulO/PqO3bdmNikKN4UJNGxeTMEmry9qbbWMRIAl14iueJAv991+VSb6Sl0PE3wnjfkCGkRpt&#10;cY02QpqBftWkVU8CzaVwVRLjg6wtAqdNmaet9mTpMTyklpO9ONUPlY/7Cf0vQ9ltqGttWL8NYwfH&#10;kLTm651I6x+q9VhpocKrN5CspbSoI0qEE1EVIYFJ1RLScFP1dI/F3RJVRLMMceubNGE2CoWxhuLM&#10;++k3QcvAoWs9efJU2uCgcOoqanj0yOnCX75LfGljAczgsADGMAzDMIwuyq8AJqi86vv3Hg7oP1Z8&#10;983Uj8Jy0orwDa1rL718KoYccKxDg2rOnb2kxFKEaslK4eWp88nVm1uYiLEQIhnyqukJC2IJXAUJ&#10;IsZAHHXjxm2NqcnzwODHS49CxKSQGWRPAh9C4e5TxlLrt1WpaCXXjrh//2GQf/VK37qZVvJysAn5&#10;7NjvqxkLYAzDMAxTWpRTAWzMqOn//acT/C4zI+/PA+cihRbNugiq58jt2vT59z8crMz8jSt4OjtF&#10;nFJztFQZEH2qnBOnXRwjjCt4WJn5/ft/HZs16ayaji9PtNoMJ9DcxIeeODvYhsCvCw6o8epV0YwQ&#10;OvLkyTONU9uTrwgXFGfB5XOS3D+chS+lOVhRkybOUZ8VJO+Fg7LYWAT863/saR9ZHTPAVixfj4Ot&#10;zQP+/X8devUYIegUwPbuOSQd7P/NPys3S8tQHkBn7dieFehXDcVE6Zzsw12cRAULRaZ3y2jxg25d&#10;htBCajOnL/jX/7VHPpFmt65DBMXcuyuXr7k7R6PmK37jFhKY9Fzao+gzBLBaSS2++7czGhGXgEet&#10;rSo+NVlBUpLiYhqgpGgOJ/tQlJQ8cyqpNO0polWLbiR7rF2z5Zt/VUY2vv1X5fp1vtdRFkp8QL+x&#10;0s5hkbTN2PlzedpOoe534vhpBDLmxj64SnKN5jpmgKGjoirEnPzbuV7tdB0zwDb9ueO7/7rgSLR1&#10;eqseglrV0T9v3brbJWOQ1LfRvv5id7Uv7K40Lczc1BcBSM/uw9RfH9Q/8/I3t2/fs7MKRlCDjhEe&#10;nFwi3qQsHT+WG+Rfw9TI21oUS4IQiNlLGtW5s5fUS6GnyWL2/n1HOncaSCt5oPXR4rS/l/jWo3MU&#10;6WFoOxq8Hi4xnTsNOnTwmLII6oXCTaBrl8HUc3A6zWS1sw7CN9L7jn7SdtENl/62Bgffu/vA36dq&#10;pW/dcdfC2CnUFIsvXThowDiTSl44F9lDOshVxW/dSoxu+vDHqk3REXXEDJv40rxMOdIUb0FSJBsV&#10;XptmteoYgFSruGdiROMeSHdU2h6vuG5aKCXiDmb0nTuORG9s3rSLjmoXJJ21WkJjaaz54n5CKxbK&#10;dxX8xa0Gt1yq5+2Zeyv81wU96rv/ONes3oym/Wk06udjx8w0M/ah6WgodU7OGYEFsP//wQIYwzAM&#10;wzC6KNcCmCC5E5TDvLxr06fOa92ye9X4xggqaKkKOOXODuEBvtXgc7dr23fF8nXyOhu6y0VeyosX&#10;L39fuqZFsy4Ij7094uBSiy8MOkYE+ldLqt5s0MDx+/cdFoq/sVjC5I0Qbt6488OsRS2bd4uOqIuk&#10;bMRlGyOjIuoghO7RfRgcfXLuSzjrhS8dP30+dPDEju37ZXQc0LP7cNUTBENU35cxFsAYhmEYprQo&#10;dwIYzSZZt3ZL2+97d+k8qHOngZ9H186DkMJcaZFDQVrerV2b3l0yBnXtPPj71j01rtAlG3lry5et&#10;x5E4Hknhw0nFg9TChQeOnuzTc2S92unVEtKqRNeHf9iqRben+c8EtSf4+OeuXQf69xubktwyJDBJ&#10;XM7LIhAOavXEtOZNukybMo8WDFT3SKk29u45iLJ07zoE2Vi1cqOgUzs5dOgYDu7WZUib1j2XLl2j&#10;++Dz5y7Rwfg7Z/ZitWPEzF+/dmv6tPlNGneCx0s6n4drbHREnRbNus6YvqBwqUNJYrx08Qqqq7O4&#10;dlzfwQPH0+pwlAjcuX59RnfqMKBDu37Dh07W/fKZNsPxUybNbd+2T7cug5HhTX/ukKvoLxpl8tGj&#10;J/N/+q1V827SxBdx2XPXylERYSkNG7QbN3bWqdzzcp4fPXo8oP/YTu37S974sNu37morDqV88MBR&#10;S9VSky2bd1U/TFlGQZowh5pEd0WnRZGpo2qcT3Pt2k2pBQe3a9NnxrT5OkqXc+J0+7Z9qermzxNn&#10;0qhXnRxJobePGjkttX47VIW4+5R5gJd7lfgqqY1TO6D5cnJOC4qlPj8j8/I3Tx7n9+g2DAMWHWPE&#10;sCnqyih9vnrlxsjhU5GfGlWbYKzFx6ZiKKl2X/vMDiAXVpA6+bKla7t3G1qrZssAv2qIHCWZKsDP&#10;OzEuNhUdYOiQSZs27bh794E83Urb3UNevDRz2x5EaghFafsue5vgQP/qiBl79xyxedPOV69eC6pb&#10;0IL5S9Nb9cAAb5Pea/OmHYImbXLNGvGWiOwlxDWiGpg8cU7x6xaelZ//dOlva9AzcaS/TyJJhmHB&#10;yTgXY+f3pWtxgKr4uipHEJfN3E29CyN65IipGidu0j/Hjp6B5u7edSiib0Sy6kVQpCwejxh88aIV&#10;uKGJYw1xurRxV3hIcsMG7ceMmnH8+Ck55SdP8gcPGN+xfX+6saOl1POgzDNugLT+IeL0Rg3aUycv&#10;+08wBBbADAoLYAzDMAzD6KK8C2CC2rMDOM2IxhHyIfI8eOBYzokzeZeu5kvPJsj0jJrkZHH8gweP&#10;zp+7dOxY7v59h0+cOJ2Xd+3p0+car64tKdWl39+9c//smYuHDh5DnHnr1l3Z05JimLJe1XoaC2AM&#10;wzAMU1qUOwHsq5luh01/d+7Nm7ePH+ffvXv/4cPHOtbBI3v58tXVKzfgPR48dOzixStPnjwtMYGj&#10;rJmcq4KCd1cuXz965OT+/UdO5Z67ffuu7KkWeb9lsQT6mlwK/L15487xY6cO7D+Sk3PmxvVbCv/8&#10;w6f659QlFi1cbmkmbsxmbuKzcsUGoQyPO2Usg75988ZtNPfBg0cRsCACUi7M/tV6rLITIoij6IAm&#10;lv11U8pgsFcvXyGyEyPHg8eys49fvHD5/v1HyllH6rKfxgzLaeY/eYoKRKx3OPsE7sPPVDGj8FnT&#10;kl69ev3wwWPcbRBAaSuO/Bn3JeQfpTh6JOf6tZuvXr4uymGphpnFxtrNOyeOn8JdBXV+/fpNuVmL&#10;YmG9c0pjaulva2wsA10ri4srzte+ZGKZMhbADA4LYAzDMAzD6OJvIIDJViKeUf/1M6IOHWm+e6fr&#10;cvonpTvbqmsVmf5XLC1jAYxhGIZhSotyKoDBeXhnCFM+r9f4vf550DiFReMMGI0mZUCzPKYxcfVj&#10;9Mz5lzhYo5ersfg6fFQdP+lvykb5Eu+KyZuWKY3arkQF6O4bynPxt2H9ttIcoJDwkFoP7j8SPhZS&#10;6d+IX+JI6WCtjW7Y7iro3TG+9Cp2OpQtfUqtf4LqsZ4+vVo9dP2MOFdj99Zhukd0iZT1GQ7FT9Eg&#10;J2usan3GmiyqtWzezdzER9yKzCvh9u17Qnl4fMECmMFhAYxhGIZhGF38nQQwQeUKF39+8V4fhUm3&#10;IQGkY5AEKT4xVMbKprEAxjAMwzClRTkVwMqR0awgPZ8sq/zS94WeX7ly/RQedXnL+ieaoUpKkmf2&#10;oeOVHcJdnCItTX0H9R8nlPkdiWRTdlepKkq5zeXI7stlpUTkqLrU519LUYEGqEH5bqNPOnSkoS79&#10;hax4B/tLMTX+njl9wdkxwrVylJmxT5+eI4Vy8uyCBTCDwwIYwzAMwzC6+JsJYGxlwVgAYxiGYZjS&#10;ggUwNravb6SaUNzUu+dIM2MfN+doR7vQnBNFO8mxsbH9RfugMhKbhw6eZG6CsRblaBeStTdbUInQ&#10;ZdxYADM4LIAxDMMwDKMLFsDYDG4sgDEMwzBMacECGBvb17Q3b94WFBSOKQyueT/96mgX6lo5ytzE&#10;p0WzLvQ9x1NsbH/dXr9+Lf//6/37D78sXuXsGCFOtTTzS63ftnTz9knGApjBYQGMYRiGYRhdsADG&#10;ZnBjAYxhGIZhSgsWwNjYvo7RUNq4ITMyrHb3rkM7tOsbHVHX2iKgskO4tARiRPah4wJP/2Jj+8tG&#10;g2jH9qzI8NpdMwZ3aNcvNqoexpqjXaizY4SDbcjePdlC+RlrLIAZHBbAGIZhGIbRBQtgbAY3FsAY&#10;hmEYprRgAYyN7esYDaXduw5YW/hbmftbmfnbWgW5Vo5yc44yrug5bco8ofw8kWdjK8tG4yjnxGlT&#10;Iy8biwBLMz9by0AXp0h3l2iMtVEjpgnlaqyxAGZwWABjGIZhGEYXLICxGdxYAGMYhmGY0oIFMDa2&#10;r2Pk8ebmnnV2jLCzDnJzjq7sEG5jGWhq5D1k8MT35WEvIja2cmE01i5fvoYhZmcd7OYcVdkhQhpr&#10;Xr17jih3/1NjAczgsADGMAzDMIwuWABjM7ixAMYwDMMwpQULYGxsX8coSkLE1KFd3yD/GrZWge4u&#10;MbWSWqxYtg7O8AfJSjuPbGx/B6Oh9PTp884Zg0KDatpZB7m7RFdNSFuyeOU7aQe+8jXWWAAzOCyA&#10;MQzDMAyjCxbA2AxuLIAxDMMwTGnBAhgb21c2hEs3b97Ozj5+5vSFVy9fCRxAsbF9MUMgeTj7xOlT&#10;5589ey6Uq5UPZWMBzOCwAMYwDMMwjC5YAGMzuLEAxjAMwzClBQtgbGyla+XxiTwbW9k3/K9N+WTi&#10;w4cP5XSssQBmcFgAYxiGYRhGFyyAsRncWABjGIZhmNKCBTA2tq9s9CAeI+v9u/ccOrGxfTmTxtqH&#10;d5KV37HGApjBYQGMYRiGYRhdsADGZnBjAYxhGIZhSgsWwNjY2NjY2MqssQBmcFgAYxiGYRhGFyyA&#10;sRncWABjGIZhmNKCBTA2NjY2NrYyayyAGRwWwBiGYRiG0QULYGwGNxbAGIZhGKa0YAGMjY2NjY2t&#10;zBoLYAaHBTCGYRiGYXTBAhibwY0FMIZhmP/H3n3AN1H/fxwv/EFx+1OUPQpl79kBZW9EWQICIiCo&#10;OHEiiKIyVFAZoojKUKbsLQhlj9JC9wL3BgQVaNPQlf/n7gsxJunRQmjS5PV5PB99lJJeLnffS753&#10;736/B7gLARhFURRFeWwRgLkcARgAADBCAEa5vAjAAABwFwIwiqIoivLYIgBzOQIwAABghACMcnkR&#10;gAEA4C4EYBRFURTlsUUA5nIEYAAAwAgBGOXyIgADAMBdCMAoiqIoymOLAMzlCMAAAIARAjDK5UUA&#10;BgCAuxCAURRFUZTHFgGYyxGAAQAAIwRglMuLAAwAAHchAKMoiqIojy0CMJcjAAMAAEYIwCiXFwEY&#10;AADuQgBGURRFUR5bBGAuRwAGAACMEIBRLi8CMAAA3IUAjKIoiqI8tgjAXI4ADAAAGCEAo1xeBGAA&#10;ALgLARhFURRFeWwRgLkcARgAADBCAEa5vAjAAABwFwIwiqIoivLYIgBzOQIwAABghACMcnkRgAEA&#10;4C4EYBRFURTlsUUA5nIEYAAAwAgBGOXyIgADAMBdCMAoiqIoymOLAMzlCMAAAIARAjDK5UUABgCA&#10;uxCAURRFUZTHFgGYyxGAAQAAIwRglMuLAAwAAHchAKMoiqIojy0CMJcjAAMAAEYIwCiXFwEYAADu&#10;QgBGURRFUR5bBGAuRwAGAACMEIBRLi8CMAAA3IUAjKIoiqI8tgjAXI4ADAAAGCEAo1xeBGAAALgL&#10;ARhFURRFeWwRgLkcARgAADBCAEa5vAjAAABwFwIwiqIoivLYIgBzOQIwAABghACMcnkRgAEA4C4E&#10;YBRFURTlsUUA5nIEYAAAwAgBGOXyIgADAMBdCMAoiqIoymOLAMzlCMAAAIARAjDK5UUABgCAuxCA&#10;URRFUZTHFgGYyxGAAQAAIwRglMuLAAwAAHchAKMoiqIojy0CMJcjAAMAAEYIwCiXFwEYAADuQgBG&#10;URRFUR5bBGAuRwAGAACMEIBRLi8CMAAA3IUAjKIoiqI8tgjAXI4ADAAAGCEAo1xeBGAAALgLARhF&#10;URRFeWwRgLkcARgAADBCAEa5vAjAAABwFwIwiqIoivLYIgBzOQIwAABghACMcnkRgAEA4C4EYBRF&#10;URTlsUUA5nIEYAAAwAgBGOXyIgADAMBdCMAoiqIoymOLAMzlCMAAAIARAjDK5UUABgCAuxCAURRF&#10;UZTHFgGYyxGAAQAAIwRglMuLAAwAAHchAKMoiqIojy0CMJcjAAMAAEYIwCiXFwEYAADuQgBGURRF&#10;UR5bBGAuRwAGAACMEIBRLi8CMAAA3IUAjKIoiqI8tgjAXI4ADAAAGCEAo1xeBGAAALgLARhFURRF&#10;eWwRgLkcARgAADBCAEa5vAjAAABwFwIwiqIoivLYIgBzOQIwAABghACMcnkRgAEA4C4EYBRFURTl&#10;sUUA5nIEYAAAwAgBGOXyIgADAMBdCMAoiqIoymOLAMzlCMAAAIARAjDK5UUABgCAuxCAURRFUZTH&#10;FgGYyxGAAQAAIwYB2F96ACaf1zkUlZ9SV9b27T1cvVooARgAAAXJIABbpgdgmZmZ7u4pUBRFUZSP&#10;ljpZnj9vufUKDAHYVSIAAwAARpwFYK0rVQps17bf2bPnLYwAo/Jfqo938MARu/SLAAwAgGsttwCs&#10;cuXAL7/cYGEEGEVRFEW5r9TJ8uefr2QEmKsQgAEAACOOAZjqfoWE3Ld3z6GY2MSjR+OiouKBvDty&#10;JC4x8djCBV8yAgwAgAKWWwDm7x80bepHKSnfHjkS6/auAgAAvkk+hZOSjk96c0bFis0JwFyCAAwA&#10;ABhxDMCsqlZtAVyxgAD7G4ARgAEAcK05DcAU+Wh2e/cAAABUszlZJgC7SgRgAADAiEEAJp/LwBVz&#10;TL8IwAAAuNYMAjB6dwAAeAK7j2YCsKtBAAYAAIwYBGCAyxGAAQBwTRkHYAAAwKMQgF0lAjAAAGCE&#10;AAwFiQAMAIBrigAMAIBChADsKhGAAQAAI9YArFy5JvJBXK1ay6thcJ3l6hcOL0AABgDANWUNwOrU&#10;aVe1aojbP/oBAICB6tVDK1cOCgq6hwDsyhCAAQAAI6qv8P67n5Qt27i6dnf0FlematUQ+fUGDTo7&#10;Tm8tn/LSq5PlX/HC4TW++iqMAAwAgGtHBWDffvtT7dptq1QJdvtHPwAAMFCtWstKlQIDA7snJCQT&#10;gF0BAjAAAGDEbM7Iysr55tj3W7fu3rFj//bt+wxs2bJz/fptjtau/WrTph2rVm1q3Dj4+utvveWW&#10;kjfffKci35cocdttt9399tvT5dfXrdvqdAnwEd988/3p03+dPJlrh54ADACAq5SZmfXPP6lhYQe+&#10;/nqvcddu27Y9GzZ87fbuAQAAvmzduq1btuz89dff5VzY4EyZAMwpAjAAAHB52dk5efnszsjIPH8+&#10;1c7Zs+dMpvTUVNPgwYP9/PyKFCni51DTp0/Pyso6d+6846/Dp5w+/Zdxh54ADACAq5eRkZW3yzI5&#10;qalpbu8eAADg486dO3/Z9IsAzCkCMAAAcHlmc4Z87F7W33+fPXHilK3ffz9x6tSZ06f/7tu3r5+f&#10;X9GiRf38iijyvQrDZs6clZmZ/fvvJ+1+Fz7IeD4HAjAAAFwlL1271FSTfDS7vXsAAAAue6ZMAJZb&#10;h4cADAAAuMbZs+dt+14nT/55+vRf0gPr37+/n5/f//3f/1mHfOnRl/bl3XffM5sz8tiZA04RgAEA&#10;UFBMJnNe/t4cAAB4AgIwRwRgAADAZWwDsJMn//zzzzPykyFDHnJMv/ShYH6TJ08xmzP++ONkXsb9&#10;wMPJTpRdWQBZJgEYAAAFgwAMAIBChADMEQEYAABwGWsAplKQc+dShw0bnlv6NWXKWxkZWYz98g4n&#10;T/75zz/npO+Wmmr6888zslv/+OPkNYo2CcAAACgYBGBA4cKfFQI+jgDMEQEYAABwGRWA6eddZ86d&#10;S3344Yft0q9Lkx/6TZjwBjMfeg3Z47LrDxw4NG7cK199tfWXX377559zJpM5LS399Om/XD4sjAAM&#10;AICCQQAGFCLSJz9z5m/9T9DcvzIA3IIAzBEBGAAAcJmzZ8+rqCM11TRq1OMq/VKJlyo19mvcuFdM&#10;JjMzH3oN2emyx8PCdsnOvf76EpUqVe7Tp8/06TPCwnb+9NMvGRlZ0mc7dy5VepUumSaRAAwAgIJB&#10;AAYUFmo+hvj4hHvvvffbb79XHW+3rxWAAkYA5ogADAAAuIycdMmJlslkfvLJJx1nPlT/HDt2nNmc&#10;oZ+PcUrmJdRfm/7448/169e3xpxSxYsXr1GjRq9evaZOnbZ//8GffvolLS09Kyvn/Pm0U3psdmXT&#10;JBKAAQBQMAjAgMJCOtVykqXOwuSEKz39gvzE7WsFoIARgDkiAAMAAC5z9uz58+fTnnrqaceZD1Uo&#10;8uKLL5lMZv4a0fuoU+4+ffrKXi5WrJjsbsfBfzVq1Bg4cOC0ae+Ghe2Sx0trkb6cumdYvoaFEYAB&#10;AFAwCMCAQkHNx7B167YSJUpIx/vmm2/et2//+fMmJpwHfA0BmCMCMAAA4AJmc8aFCxk5OZYXX3wp&#10;t5kPn356dFpa+smTfxKAeZ/ffz+RkZH1+utv2I4AU8P+pKw/UXXjjTdWq1Zt8OAHP/ro49279/72&#10;2x+Zmdkmk/ncuVTpr8uJujBoJARgAAAUDAIwoFCQ4/T06b9CQ1upORjka48e9549e57TLsDXEIA5&#10;IgADAABXy2zOUF2K8eNftc0/bGc+fPrpZ0i/vNiJE6fOnUvdsuUru6zLtlRjsHtAiRIl6tSpO2DA&#10;gA8+mB0REfnrr79Lc8rKylZn7CdOnHScJpEADACAgkEABni+338/If3nGTNmqhOxIlpp/e1PP/1U&#10;ztHkf92+hgAKDAGYIwIwAABwtdLTzfK5PHnyFLv0yzoR4qOPPpaWlq4uoMhXeB/Zs9Jp/P77H++6&#10;6y6VdeUWg9mOC7QbKVi8ePEGDRqOGDHyo48+Pnw48u+/z6qgS02TqKZw+VP/+1aTyez2Zg8AgNeT&#10;D1z52HV7NwNAbk6e/PPs2fMJCUlly5a1dsLV14CAAOmcS4+aUzDAd8hZOYmJHQIwAABwVcxmrTPx&#10;9tvvWP/k0C79GjXq8czM7NRU0/nzaWlp6fBi0jfr3r27n8Md4Awqt2kSb7755jp16jzyyGOLFi2O&#10;ioqR9qP6h1lZOfIsJpNZvuoTb7r/EAAAwFvJR63bexcADJw7lyo95BEjRtj1wNX3zz33nPyvPMbt&#10;6wmgYMiZMqfJdgjAAADAFZJ+lfSu5BN56tRpdumXdebDxx4bJQ9Qj8/IyIIXU93KN9+cKPu9WLFi&#10;eQzAnOZhdgPIbr311mbNmj366GNLly7/7rsf1IhDqZwcaVpZbj8QAADwYm7vYADIjep+h4XtLFbs&#10;//z+OweD+v666647fDhCXUF1+9oCKABu7zZ4IAIwAABwhVT6NX36THWK5Tj2a/jwhzMztR4Yf4Lk&#10;C9LS0qU9rFu3wbE9XHGpaRJtf3LDDTeGhLR49tlnlyxZGhsbTwAGAAAAHyRnWGqajcDAQD+Hieit&#10;P+nUqXNWVs4FzsgA+CoCMAAAcCXUKJzZsz9UJ1e2Z1wqsRgy5KGsrGz9kXxe+wTVrTx+/Ju7777b&#10;6Un4FZfjNInqm/fee1+ekfuBAQAAwNfYTcXhtBct3Wf5+umnn8kj09LoMwPwRQRgAAAg39RYn9mz&#10;P/LLZezXwIGDMjOzMjL4S0PfonqWQUFBfvm5DVh+w7DixYvLN+PHj6c3CAAAAB+ket0pKcdLlizp&#10;99/JD+09oDnaAAAgAElEQVR6zvK1QoWKv/76W06OhVMzAD6IAAwAAOSP+mPDefPmq780dEy/+vcf&#10;YDZfyMzM5hTL16i28fjjT1y7AEzdXWzcuFcs2t+xprv9JQMAAAAFTF3PHTDggcv2ui/dmPkxrqMC&#10;8E0EYAAAIB9U12Hhws/lVKpIkSKOMx/27t1HHpOZmcXHtA9SAdjy5SuuUQCmljl+/Ksq/SJhBQAA&#10;gK9RXe4NGzb65e3Ou+qsLSwszMLk4QB8DwEYAADIKzXz4dKly9QoHNtzLfWT7t3vSU1Ny8pi7JeP&#10;Uj3LuLgElVRd9mw87yWLUm3slVfGc+oOAAAA3yTnWZmZ2WfPnm/YsKFf3m67qx7TokXLCxcy1BLc&#10;/ioAoMAQgAEAgDxRf2m4bNnyEiVK+Dmb+bBbt+7nzp2XT28+oH2WnE5nZeVI77FBg7yekOexVPr1&#10;2muvW5j5EAAAAL5KnZRNmPB6vjrb6pHTp0/nL8kA+BoCMAAAcHkmk9ZjWLVq9XXXXWd3rqXSr44d&#10;O509ey4rK4dPZx+nzskHDBhgTa2uvlQbe+ONiRZmPgQAAICvUpdxY2PjbrvtNr/8TLegHlmyZMnv&#10;vvueC6oAfAoBGAAAuAw18+H69RtuuukmP2czH7ZsGXrq1J+M/cKFS63lvffe93PFCDDrzIcTJmhj&#10;v/h7VQAAAPgsdRn3vvt6+uX/hrvq8Q8+OIQLqgB8CgEYAAAwogb0bN685eabb7aLNNT3wcEhp06d&#10;4nMZiupc7t9/ML/n5E6raFFtIRMnTrIw8yEAAAB8mDovW7p0ud/FP0nM99121R8ybty4iT8sA+A7&#10;CMAAAECu1FnWzp27br31Vr///pmhSr+aNm36++8ncnI4g8JF1tuAlS1b1i8/E7M4np+r9jZ58mQL&#10;Mx8CAADAh0lPODvbcurU6erVq19xH1udwTVq1Pj8+dSMjCx61wB8AQEYAABwTs1lt3//wbvvvtvv&#10;v2O/1Kx0jRo1+vnnn/lEhqOsrOzu3bv75X9uFtsATE+/plj4A1UAAAD4NnVq9tJLY66mg239XTW/&#10;An1sAL6AAAwAADhhMqmJ7PaXLHmXn7OZD+vXb/Dzz79w4gRHauDg5MlTrFnpldV7771vYeZDAAAA&#10;+DZ1anbwYHiJEiX8rmKKBevv3nrrrQkJiVxZBeALCMAAAIA9FWAcOXJUzWJn+zeG6vvq1Wt89933&#10;pF9wSrWf9es3qnPs/J6iq4S1atWqp0+fZnZNAAAA+DizWbv22qlTJ7+rG/5le0LXp09frqwC8AUE&#10;YAAA4D/U9BpRUVHly5f3++/YL2v6lZJynPQLuZEeWk6O5bvvfihdurRdE8pXBtayZeiZM3/R0gAA&#10;AOCz1NnZ/PkLrqxfbdDZXrFiJT1tAF6PAAwAAPxLTa8RExNXrpx9+qW+DwgI+OabbzlTgjHVxWze&#10;vLnflf6Zqvqt1q3bnD79V3Z2Dr0+AAAA+Jr0dO2q608//VyhQgW/q5v80LbUmV2tWrXPnPkrKyvH&#10;bM5w+ysFgGuEAAwAAFykZq5LSkr29/f3czbzoZx3xccnWLgtEy5HtaUnnnjKL88BWJFLZf2Jun9Y&#10;hw4dz51LJQMDAACAr1Gd6sceG5X3TnUeSy1t7Nhx/GkjAO9GAAYAADRqbo2UlJRq1ao7Tb8qVaoU&#10;FxfPCRLyQp2rL126LC/n6ir0uv7662+66Sa///5lq8rAunbtdu7ceekY0vYAAADgI1SPeteuXao7&#10;7arhX7Y98BtvvPHo0SgusQLwYgRgAADg4syHx44d9/ev4uds5sOyZcvGxpJ+Ia9UFzMxMen66683&#10;Pl23/tfnn3+xYcOmokXtT+/VCX/Xrl1TU1MzM7OZoQUAAABeTzq9GRlZZvOF4OAQP9fd/cu2VDe7&#10;c+fOWVnZ6hnd/qoBwOUIwAAA8HXqTwt//PGn2rVr+/13vI460SpVqvThwxEWZj5Ensn5c1ZWjnQj&#10;GzVqZHDGbp3z8MMPP1Ldvy++WOT4J65qHFivXr0uXJDFZqenc3IOAAAAb6bO0WbN+sDP1ZMfOmZg&#10;ixYt4i8dAXgrAjAAAHyaOrP64Ycf6tat6zT9uvvuu8PDD3NGhPxSTWvw4AetCZZdSQMrUkT7+skn&#10;n6p+ncmkzcM5b958x/uBqZbZp0/f9HRzZmYWnUAAAAB4K3W59vjxb+666y4/V09+aNchl69VqlT5&#10;448T2dkWBoEB8D4EYAAA+C7VD/jpp1/q1Knj52zmw5IlS5J+4cqou8q9//50P2cjwNRp/P/93//N&#10;n7/AYjO4ULXJTz/9zPFUX2Vg/fr1z8zMyshgkhYAAAB4J9UlHjx4sN+1HP5l28d+6qmnudAKwCsR&#10;gAEA4KPUfb/++OOPxo0b+zkb+/W//92xe/ceCzMf4oqoXuaBAwcdT9pVslWsWLEFCxY6NjA1dGz2&#10;7Nn6I4s6jgMbOnSo9BIzM7PIwAAAAOBlVGd48+Ytftdy7Jddz7x48eL79x/gWisA70MABgCAL5LT&#10;qpwcyx9/nGjWrLnT9Ov2228PC9tpYewXrpT1NmClS5e2PXtXDaxYsWJffJHrzQbUaf+MGTP9Ls6U&#10;aJ+BDR/+cHZ2zoULGfQGAQAA4DWkC52RkZWWZjK+k65rS3WwW7VqZTZfUOvg9u0AAK5CAAYAgM+R&#10;D9CcHMvJk382a9bM7rRKJQ033XTTpfSLj1pcFenN9erVy3perRrbDTfcsGLFSuN4VXVSp017z/HM&#10;Xy1qxIhH5AEXLmRwig4AAADvoP4ObMqUKQWWftl2sOfMmcNfQALwMgRgAAD4FvXZf+bMX6Ghrfz0&#10;gTjW0x51inXLLbds3rzZwsyHuGrqBH7y5CmqpakGduONNy5btvyyp9Zmc4b69bfffsfvv+PA5BvV&#10;bp944kl5APcDAwAAgBdQZ2oJCYm33Xa7X4HMf2h3JlimTNkff/yJK64AvAkBGAAAPsRkupCdnXPm&#10;zF8tW4Y6Tb9uuOGGjRs3kX7BJVSCtXHjZj/9vgLytU6durGx8Tk5lrxEVmbzxa7qG2+86af/Xart&#10;VQDVep95ZrTqE5KBAQAAoPCS3qyQnm3//gOkl3v99dcXy085pmXqj8byXvKM8lujRo3Se9d0rQF4&#10;CQIwAAB8hXxuZmfn/PPPudat2+hxgv3Mh3LOs27dBguzXsBF1GSb33//Y/ny5aWB1a5d+88/z+Sr&#10;C2e9EPDqqxP8HOaBUf989tnn5AH6I93/kgEAAIAroP50bO7cT/z+e4fmgq9Vq9Zw0RWA1yAAAwDA&#10;J6go4uzZc506dfb779ivS+lXiRUrVlkY+wWXUn3Nhg0b+vtX+eOPE9II89vA9GRLW8iYMS/7OcyF&#10;qK4OvPzyyxbtfmDMhQgAAIDCKjMze9SoUSEhLTp06NiuXft8+d//7rCe2amvd999d/v2HfK1kI4d&#10;OwYHB7/44kuyJm7fGgDgEgRgAAB4P/nEzMzMSk1N69q1m99//6KwiF7FihVbunSphbFfcDU1fmvW&#10;rNnffPPtFTcw6ziw55573i6+tbbncePG651DMxkYAAAACqmcnJx8XTvVH6/9ivozR9UxVl/79et3&#10;6QH5K/kVt28HAHAVAjAAALycfFxmZeWYTOndu3f3++8kcupvA4sVK7506TI+WHHtZGdrZ9FXE03J&#10;72ZkZEkrfeaZ0U5DXPlmwoTXLdpciBeYCxEAAACFkclkTktLz7vUVJN8ld9q27atXQDWs2dP6ULn&#10;a2kKfxMJwJsQgAEA4M1U+pWent6nTx+nMx/K2dG8efMtzHyIa0na4dV321R+Ju158ODBjlGuOs+f&#10;OHGS5eL9wBgHBgAAAC+nOr0ZGVnt2rWzC8B69eotPWe3ryEAuBcBGAAAXks+KDMytJOifv36Ow6a&#10;UfnBnDkf85GKwkJv0lnp6en9+w9wDHRVpjtt2rsWba7FdDIwAAAAeDcCMAAwRgAGAIB3Sk/PyMrK&#10;zszMVFGB3XAZVXPmzLXow2XcvrZAHqmGLR3Q++/v57RhyzdTp07TGzYdRQAAAHgzAjAAMEYABgCA&#10;F5KPyMzM7IyMzMGDH8xtoMzMmbMs2kAZ84ULBGAoTNTQxtTUtJ49e+Y2tHHWrA9UX5F8FwAAAN6K&#10;AAwAjBGAAQDgbfTPx4zs7JwRI0Ya3yqJeACFlDRd6SeeP3++e/fuzm5uJ+286Pz5C/SIl5vbAQAA&#10;wDsRgAGAMQIwAAC8ipwCZWZmyWfo8OHDc5sgbvLkyRYmiEMhJ/3ArKxskym9W7fujk1dnfnPn7+Q&#10;HiMAAAC8FQEYABgjAAMAwHvo5z/aB/NTTz3tOCxGJQTjx79q0Wc+ZOwXCjs11ec//5xt166941yI&#10;UsWKFV+yZKnl4lSf7l9hAAAAwIUIwADAGAEYAABeQk5+zGbtc33MmJfVgBg1DsZ25kP5L3nAhUtn&#10;SkBhZzJdyMmxnDnzV5s2bZ3Nheh3ww03rFixQpp9WhpzIQIAAMCrEIABgDECMAAAvIE685EPx5de&#10;GmM3HZz1ny++OMaizXyYYTa7f4UBV9HvB5bzzz9nQ0NDnc6FeN11161atZquIwAAALwMARgAGCMA&#10;AwCg0NMzLe3z+NVXJ6gTHuvYL+v5zzPPjNbTrwuM/YL3MZnM2dk5J0+eCglpYTcOTOVhN91004YN&#10;Gy3MhQgAAAAvQgAGAMYIwAAAKNzknEd9nE+aNEkf8vKfmQ9VEjBq1OPyADkvIv2Ct0pPN0sjP3Hi&#10;ZLNmzfXTfvsM7Oabb9myZYuFuRABAADgLQjAAMAYARgAAIWYdezXxImTcpv58IknnrRo9/3KIP2C&#10;d5OeYU6O5eTJU02aNHM6F+KNN964des2C+PAAAAA4BUIwADAGAEYAACFmPogf/fd99TlftuZD9XY&#10;r+HDH87KytZHiZF+wfuZTOacHMvPP//SqFEj68m/bR58++23h4XttDAODAAAAIUfARgAGCMAAwCg&#10;UJJTHZNJm/NtxoyZaoCL48yHQ4YMzcrKzsxk5kP4EHVc/PTTL3Xr1nWagd1xx5179+4jAwMAAEBh&#10;RwAGAMYIwAAAKJTUR7hKv+xmPlQnPA8+OESd8JB+wdeoo+PHH3+uVauW07kQb7/99n379lu0uRDp&#10;TAIAAKCwIgADAGMEYAAAFD4mU7p8Ds6Z87Hd2C/r2U7//gPMZu1Tks9K+CY1Duz48W8cMzD1falS&#10;pcLDD1u4HxgAAAAKLQIwADBGAAYAQGFinfnws8/mqZt+Od73q3fv3vLxnJWVzX2/4MusGVjVqlWd&#10;zoVYqlSpiIhIC3MhAgAAoHAiAAMAYwRgAAAUJuqT+7PP5lknc7Mb+9WnT1+z+YKcAjHzIWAyacdL&#10;Ssoxf39/p3MhlipVKioqxsI4MAAAABRCBGAAYIwADACAQkONaFm0aFGxYsWKFCliezVfneTcc0+P&#10;1NS0zMxsPiIBJS1Nmy80Li6+cmV/u3Fg6vtKlSrHxJCBAQAAoPAhAAMAYwRgAAAUDir9Wr78y+LF&#10;i9kN/1IzH3bq1Pn8+bTs7Bw+HwFb6tiJjo4pW7ac07kQK1SomJiYbGEuRAAAABQqBGAAYIwADACA&#10;QkBdwV+zZu31119vl36p05u2bdv9/fc/cobDzIeAI3UERURElipV2m4uRPV9QEC1b775zsI4MAAA&#10;ABQeBGAAYIwADAAAT3cp/VpTokQJu2v3auxX+/bt//rrb/nY5No9kBs1F+KhQ4fLlClrdxypawQ1&#10;atQ4duw4GRgAAAAKCwIwADBGAAYAgEdTV+03btyk0i/HmQ9btGipp1/MfAhchsqSDx48dOeddzq9&#10;H1j16jW+++57C3MhAgAAoDAgAAMAYwRgAAB4LnW9fuvWr2+++RanMx8GBgb98cfJnBw+E4E8UcfU&#10;rl27VAbmOBdivXr1f/31V4s2DoxjCgAAAB6NAAwAjBGAAQDgodSV+q++2nbrrbc5Ha0SFBR88uSf&#10;OTnM2AbkgxpVGRa264477nA6p2jDhg1//PFHupoAAADwcARgAGCMAAwAAE+krtHv3LnrlltucXq/&#10;ooYNG/322+8WxqkA+WcztvJmp8dXo0aNfv/9Dwv3AwMAAIAHIwADAGMEYAAAeBx1dX7//gMlS5Z0&#10;OvOhPkLlJz4KgSumjrKNGzfddNNNTudCDAoKPnHiJEcZAAAAPBYBGAAYIwADAMCzqOvye/fuU/co&#10;cpz5sF69ej/++LOFsSnA1VHjLFevXlOiRAmncyGSgQEAAMCTEYABgDECMAAAPIi6Ih8eflilX45X&#10;5GvWrPnDD9ydCHAN1RVesWJl8eLFnY4Da9GixZkzf2Vn55A3AwAAwNMQgAGAMQIwAAA8hRr7FRl5&#10;pFy58k6vxVevXj0pKZlPQMCF1HG3aNEilYE5zjjavn2Hv//+h+MOAAAAnoYADACMEYABAOARLqVf&#10;R8uUKet05sOqVaumpByzaDMfprt9bQFvokZezp+/UB1rthmYGnnZsWPHf/45m52dQ+cTAAAAnoMA&#10;DACMEYABAOB+6vp7bGx82bLl7MZ+qbOXsmXLxsbGWrjvF3BtqD7xggUL5egrUqSI4zHYvXt3eUxW&#10;Vjb9TwAAAHgIAjAAMEYABgCAm6mxX4mJSdWqVXM682GZMmUOH44g/QKuKXUkzp79kRoE5jgXYr9+&#10;A0ym9KysHHWhAQAAAHAvAjAAMEYABgCAO6lr7snJKf7+VexmPlTpV6lSpcLDD8tj0tKY+RC4ttTx&#10;+MEHsx0zMDUXYr9+/c3mC5mZWWRgAAAAcDsCMAAwRgAGAIDbmEzazIc//PBjzZo1nd7366677jp4&#10;8JCFsV9AQVGd45kzZ6kQ2nEuxAEDHsjUKouOKAAAANyLAAwAjBGAAQDgHuoz+Oeff2ncuIld+qXG&#10;ndx+++1hYTtJv4AClp6ujQN7552puc2FOGzY8Kys7IwMxoEBAADAnQjAAMAYARgAAG6gPoB/+eXX&#10;hg0bWWdXs5358NZbbwsL22Vh5kOgwJnNGWouxClT3tKvIBR1zMBGjBiZnZ2TkZFJBgYAAAB3IQAD&#10;AGMEYAAAFDR1bf3EiRNNmzZ1OvPhrbfeum3bdgtjvwD3MZsv6BnY2yqWdszARo4cKQ+4oPen3b62&#10;AAAA8EEEYABgjAAMAIACpT56T548FRIS4nTmwxtvvHHjxk2kX4DbqaP1lVdetQ7NtMvAnn56tJ6B&#10;ZTAODAAAAAWPAAwAjBGAAQBQcOSTKyfH8tdff7dq1dou/VKX16+77rq1a9dZmPkQ8ABmc4bqK48Z&#10;M9YuAytSpIg6fp9//gV5gNl8gQwMAAAABYwADACMEYABAFBATCZzTo7lzJm/Wrdu4zT9uuGGG9as&#10;WWth7BfgMczmi3Mhjh07Th22jnMhPvvsc3oGlkHXFAAAAAWJAAwAjBGAAQBQENLTM+Rz7dy58x07&#10;dnI68+H//V+xpUuXk34BHshs1vq7o0c/a3fwWv85btw4PQOjawoAAICCQwAGAMYIwAAAuObkAys7&#10;Oyc1Na1r125yKlKsWDG79Et+snjxEgszHwIeyWzW7vKVk2N58sknHQNsNYLz9dffsFycC9H9KwwA&#10;AABfQAAGAMYIwAAAuLZMJnN2ds7586kq/bKb+bBIkSLW9IuxX4DH0mMtrdf7zDOjHedCVBnYq6++&#10;pjqo3A8MAAAABYAADACMEYABAHANyQlJZmaWyWS+776ejpOnqQvon3zyKekX4Pn0cWCZ2dk5I0aM&#10;dDycVQb21ltv631UDmcAAABccwRgAGCMAAwAgGslPT0jKytbPin79u3rOPOhqo8/nkv6BRQWqvMp&#10;x/XQocNymwtx6tR3LdwPDAAAANceARgAGCMAAwDgmpAPqczMrPR08/3393O8UK7Gfs2d+wnpF1C4&#10;qKsMcuQOGzbcLti2jgObOnWaOrSZCxEAAADXDgEYABgjAAMAwPXkPCQjQxsmMnjwYP0SeXHHS+Qz&#10;ZsyUz7K0tHQukQOFiwqtzeYLAwcOcryxnzrAZ82aTbwNAACAa4oADACMEYABAOBi6r5f8ilmMEna&#10;tGnvWhggAhRaaoinfNO37/2OGZg+xLPInDlzLdwPDAAAANcMARgAGCMAAwDAldRnU3Z2zkMPDc0t&#10;/Xr33fe5LA4UdirqvnAho1+//s5u8qcd7LNnf2TRB3q6fW0BAADgfQjAAMAYARgAAC6jn35on4uP&#10;PPKYuiCu7vVlO/Phm29OsjD2C/AKciBnZmanpqbde+99TseBydcFCxZamAsRAAAA1wABGAAYIwAD&#10;AMA11H2/5OPpiSeetEu/rGO/Xn/9DfX5RfoFeAc5nLOyss+ePd+lS1enGZi8FSxatJiOKwAAAFyO&#10;AAwAjBGAAQDgAnLiYTZrn6mPPTbKceZD9c8JEybIA+RhpF+AN0lPz8jOzjl/PlVlYHZzIaqvX3yh&#10;ZWDMhQgAAAAXIgADAGMEYAAAXC2zWTvxkA+mF154MbeZD196aYz65OLDC/A+JpNZ+q1//fV3+/Yd&#10;7CJw9X2JEiW+/HKFhbkQAQAA4DoEYABgjAAMAICrok455FNpzJiX1cmG48yHzz33vIWxX4BX0zOw&#10;nD//PBMS0sJxLkT5ev31169du07PwOjBAgAAwAUIwADAGAEYAABXTs430tPN8pE0duwr1svc1lIz&#10;oT3zzDPygAuXTk4AeCvVsf7jjxPNmwc6ToUqX2+88caNGzdbmAsRAAAArkAABgDGCMAAALhC1pkP&#10;X3/9DXWaYRuAqbOOUaNG5eRYLlzI4DML8AVpaenynvDbb783adLELhRX7wm33HLL5s1fWZgLEQAA&#10;AFeNAAwAjBGAAQBwJeRMQ6VfEydOspv50HrKMXLkI9nZcsohj+QDC/AVJpM5J8fy00+/1KtX32kG&#10;duutt+7YsZMMDAAAAFeJAAwAjBGAAQCQb3KaYTJp4zymTHlLn9ysqG36pWY+HDRocGZmVmZmdno6&#10;Mx8CvsVk0nrY33//Q926da3vCbb3A7vzzjsPHDhgYS5EAAAAXAUCMAAwRgAGAEC+mc3ax+d7772n&#10;LmfbjvBQ3/fr1z8jQ85DMhnhAfgmNRfid9/9ULNmTbtxYCoPK1Wq9KFD4XRoAQAAcMUIwADAGAEY&#10;AAD5ICcY6rNz5sxZ6qK27dgvdY27d+8+aWmmjIxMPqcAX2YymeW9IiXlWJUqVa1XImznQixTpsyR&#10;I0ctzIUIAACAK0IABgDGCMAAAMgrs/niqI6PPvpYn/mwiOPMhz179jKZ0rOzc/iQAqAysOTklICA&#10;ALsMTOXlFSpUOHo0ysJciAAAAMg/AjAAMEYABgBAXqlPzYULP5czCqczH3bp0iUtzZSZmcV4DgBK&#10;aqpJ3jcSEpIqVqzkdC7E8uUrxMUl0LMFAABAfhGAAYAxAjAAAPJEfWQuWrSkePHidmO/1AlGp06d&#10;5XMxMzObjycAttTI0ZiY2HLlyjmdC9Hfv0piYrKFuRABAACQHwRgAGCMAAwAgMtT16+XLl1WvHhx&#10;Nfmh3RiO9u07nD17ls8mAE6puRCPHo0qW9Y+A1NjwgICApKTUyzMhQgAAIA8IwADAGMEYAAAXIb6&#10;sFy1avV1111XpEiR/1651r4PDW3199//ZGVlc+UaQG7UXIiRkUfvuutuu7kQVbJerVr1b7/93qKN&#10;A6OLCwAAgMsjAAMAYwRgAAAYUeM2NmzYdMMNN9hds1bnFUFBwSdPnsrOzmHuMgDG1FjS/fsP3Hnn&#10;nU7fT+rUqfPLL79YmAsRAAAAeUAABgDGCMAAAMiVulq9ceOmm266yenMh0FBIadO/clHEoA8Upn6&#10;wYOHSpYs6TQDq1ev/g8//GDR5kIkAwMAAIARAjAAMEYABgCAc+o69c6du26++Wa7e/ao7xs3bnLi&#10;xMns7BxmPgSQd2ouxD179t566212ybqaC7FevXq//fY7fV0AAAAYIwADAGMEYAAAOKHGfu3bt++O&#10;O+5wOkqjYcNGP//8S04OM5UByDf1DrN9+w6Vgdm+w6jRpc2bB546dYruLgAAAAwQgAGAMQIwAADs&#10;qU/Hffv2q/v0FCtWrOilUtem69Wrr8ZnkH4BuDJqjOmOHWFqjKljyt6sWbM//jhByg4AAIDcEIAB&#10;gDECsAIlH0iZmdkAAE8mb9fyERMWtlNdlbadnUxdoa5Vq/ZPP/2sPobcvra4Gm7vGMDHqXFgW7Zs&#10;veGGG3K5y2Dw6dNnpEdc6Dq9AAAAKAAEYABgjACs4Min0blzqb/88tuvv/4OAPBUv/3224lvvvlu&#10;9OjRffv2HTJkyCCbGjhw4NChQyMiIk+f/uunn35296riqvz22x/qdBFwI5WBrVu3rkSJEk7nQmzd&#10;uvXff/9d6Pq9AAAAKAAEYABgjACsgMgHknzqnDhx6uDBgxEREYcpiqIoz67ExMRvvvnmuLOKjo4O&#10;Dz/k7hWkrqrCw8MjIyOlIyHnim7vJMDHqbkQ163bcP311zudC7FVqzZ///1PdnaOyVRour4AAAAo&#10;AARgAGCMAKyAqADs1Kk/IyIio6KijlIURVGeXZGRkbllJxEREe5eO+pq68iRI9HR0QRg8BCpqSbp&#10;2S5f/mXx4sWdzoXYqVPn8+fTsrNzClHvFwAAANcaARgAGCMAKyAqADt58s/Dhw+r624URVEURbmr&#10;IiO1v0chAIPnUHMhLlmyLLcMrFu3e1JT03JyyMAAAABwEQEYABgjACsgBGAURVEU5TlFAAYPpOZC&#10;XLRoSZFLZTcXYpcuXdPSTNJoC1EfGAAAANcOARgAGCMAKyAEYBRFURTlOUUABg8k3UU1DuzTTz9T&#10;ly2sGZh8o8aB9e7dW7q/WVnZ6ekZbl9hAAAAuBcBGAAYIwArIARgFEVRFOU5RQAGj6UysDlzPla5&#10;l+NciP379zebL0jHshD1hAEAAHAtEIABgDECsAJCAEZRFEVRnlMEYPBkqoOuMrCiRYs6zoV4//39&#10;MjOzMjIyC1FnGAAAAC5HAAYAxgjACggBGEVRFEV5ThGAwZNJv1HdD2z69Ol248CscyEOGfJQZmaW&#10;YCidoxkAACAASURBVC5EAAAAn0UABgDGCMAKCAEYRVEURXlOEYDB413MwKZNe9dxHJjKwIYNG56d&#10;nSNtWF34AAAAgK8hAAMAYwRgBYQAjKIoiqI8pwjA4Pmk9yikx/vmm5NU6GWbgRUtWlS+jhjxSE6O&#10;djOwQtQrBgAAgKsQgAGAMQKwAkIARlEURVGeUwRgKBSscyGOHz8+t7kQn3jiSXlAZibjwAAAAHwO&#10;ARgAGCMAKyAEYBRFURTlOUUAhsJC+pDp6VoG9tJLY6wDv+wysNGjn5UHqBFjbl9hAAAAFBgCMAAw&#10;RgBWQAjAKKrQVWRk5OHDESIiItLd60JRlIuLAAyFiHQjMzIypev7wgsv2s2FKN+oSGzs2HF639hM&#10;BgYAAOA7CMAAwBgBWAHxjgAsMvKIygOUK1iC7a9HRvpoqCAvPMKm3L06lPOS5hkVdTQpKTE5OSk+&#10;Pt7uf2XH2TZmY7ZVqJu9NREkFDQu213v7nWhci0CMBQu6ekXx4E9/fQzuY0De/XVCfKAC5eugwAA&#10;AMDrEYABgDECsALiBQFYZGRkTEz0t98d/+bbY5pvUqKi8vdC5PHHv0m5+OvfHouNjSnUYcCVlbxk&#10;eeEpKUlKUlJiIW0PrippAh7YDPT0K+rw4Yjly1Yt+mLZ6lXr7Vr7sePJ1pZ8ed8cO3485djxFNnj&#10;iYkJMTFay/fAV21cWtONi1HvAPI1MSnhWj/dNV3+VZZaPceDV34cHR1lfaOTduLbx7dHFwEYCh19&#10;hkOt4z5q1OPW6xrWDEz9c+LESaqHTAYGAADgCwjAAMAYAVgBKewBmIptNqzfPOiBUcMeeuahB58a&#10;MfzZPbv3RkVF5fHXo6Ojd+/aM+rRl4YMfkotYeWKtb6WgUVERMbHx33yyef9739UtsOAfo8+N/q1&#10;8EPh0iR8aTP8W/o4wqOyTdy9IvYVERGRmJgw/pUpZUs1Kl2ywSvjJickxqvRPLKzZLWffWb8g4Oe&#10;kJY8dMjTl/XIiOefemLsc6Nffe3Vt+fPW7x3zz79JR+9smGUbin9HSB22dKV8g4wfNjogQNGvfP2&#10;zOjoqCPXpN1GyvukvGPExcV64PuDPgzO+eqpvxL4+usdj4x8Qd7ipIWMfmZ8IdrLvlYEYCiMpD+Z&#10;mZmVk5Pz2GOjHOdCVN+/9dbb0klOS2MuRAAAAO9HAAYAxgjACkhhD8AiIiISEuK/+HzZXXfUq1yh&#10;efkyjQP8Q77etiMmJjovV6hVfrZ169d1a7UpX7pxpfLNypdp8tGH82SZPjVFWMThiOTkpAmvvVO6&#10;ZIMqFYPK3NWwdcte+/cfiIqK8sAL/QVQiYkJERGRY1+etHrV+ri4OA/ZCNIm4+PjVq9eX79Oe9lN&#10;3boMlBWzHrbyTXh4eFDz7mXubigtuWK5ppdVqVwzOWr8KwZWrRxcvWrLkMB7Xhk7+cCBQ4mJ8R7y&#10;ki9b6h1gxvtz7r6jXpVKgSX/V3fokKdirkGArTZ1cnJiWNjuF55/fdeuPdHR0a59iqupS6uXtG3b&#10;jnFjJ+8M2yWrZ90I0pjj4mLXrtlYs3pohbJNytzVQNpJePhhn024PbwIwFBISaMV0kcePvzh3OZC&#10;fPfd96SfrI8YIwMDAADwZgRgAGCMAKyAFP4ALDIhIX7J4hVVKwfVq922VvXQRvU7bP86zPbir0Gp&#10;AGzbth1BzbrL79at1aZW9VafzP1cD8B86MJwREREUlLi5InvBVQOrle7XYB/SNdOAw/4ZAAmx0Bc&#10;XOznC5d16fRA6bsaLF28wkPSUH1HHJWG3eu+YVUqaZHV3LkL9aDu4rqpAKx92741AlpIS65Ts3WN&#10;gJbVqrQwUL1qC3mMtHl5fG15k63SonKF5m1Ce8+ft1hedaHY9eod4MMPPgvwD25Yr728Dzz26Itq&#10;LkcXPosKJKRmTP84sFk32Wi79QDMQzaRPpJV1u7otKkfNG7YSezc+Z8ATI2TW79+c7MmXVXD6NCu&#10;X3jhfM/3hSIAQ+GVnp6hhoI9+OAQNQ7MNgNTkdiMGTOlq2wymd2+tgAAALh2CMAAwBgBWAHxjgBs&#10;8eIvK1doXrtG6+pVW9Sv004LwPIzAmzbtu3NGneR361VvVX1qi3nzl3oiwFYcuKkN9/1rxhYp2ab&#10;KpWCOncY4IMBmLpP0riXJ+mDooLk67KlqzykMajJD998413/Cs1lBw3o94g+Uee/D1ABWNvWfQIq&#10;B0tLrhHQskHd9s2bdJW2nZvGDTrWq9OuZrXQSuWby6/IESRk+fL98uWr4+JiPeGFG5caATZrxtxy&#10;pRvLSy57d6OHh412bQCmBlfJth065OmK5ZpWqRjYqH5HfQRYlCccHLIOsnqHDh4a2P8xbVRf+eYt&#10;g+/VR4BF2QZgsjfXrd1Ur3Y7aTzysNCQ+9QIMPeuPOW0CMBQqKWnawFYVlb2oEGDc5sL8YMPPrRo&#10;cyGmMw4MAADAWxGAAYAxArACQgBGAHaEAMym5Cjo3XN4lYqB0pCkUS1bstITGkNkRGRsXOzGjVsa&#10;1u9QI6BlzYDQpUtWxsfH2Q5Nsw3A6tRsLSs/ZdL70dHRBw4cOnQo3KkdO3auXr1h/vzFT4waU7Na&#10;aIB/iD4arK387n09HlJvCB6+//VoJ27BvMXtW/e5p+vgdq37jHt5kmvHZqk7Be7cuTsksId6l2hQ&#10;t/3uiwGY+7eOWr3t23c2bdxF2oYICephNwWifg+wmC1btvW6d2iXjgM6trv/wYFP6O/57l13ynkR&#10;gKGw07vBGWbzhfvv72e9zKGqaNGi6p9z535auDrMAAAAyBcCMAAwRgBWQAjACMCOEIDZlBwFD/R/&#10;VG0HDwrAIiPj4+OGP/SMrJh/xeaDHhgVGxtrt2scA7C335ppvPJRUUdjYqJlyYmJ8Yu+WN60Ueeq&#10;+ugxOZSq+Yd8/vkyPWMrBA1A3r727z+gHDoU7tqFq4Rp1649bVr1DvAPVkPrdnlYABa2Y1eLoHur&#10;VQkRlwIw+9WTf1q30oEDB921wtRliwAMXkBvwJkmU3rv3n3sMjA1Dqxo0aILFiyw6OPA3L62AAAA&#10;cDkCMAAwRgBWQAjAriAAk9+S/42IiDh8OEJVpF75XXn5DX1RETaLyutyIi/Vf9dKFnRxKflak7wH&#10;YI7P+59n/7fysvGdL+0KXkikTV3N86qf9L//EWsApgZaydFhsGRre/jP63ddMqK10rjYVSvX16nR&#10;pma1UGmo8+Yttr37l6orCMCOXHrVsqjjx1M+mfu5tH95CjmUKpVv9ujI5/MS/jk9HK74ldouKo9t&#10;T6ujR6Iu1WXfxxwOusussPy/LHbnzt2tQ3v9G4Dt3C1PlZeVzFd7tl23PK9ehKzeju07gwPvsQZg&#10;YWG7nK5elE0Zr4nj+uRr5xoe3bYHi/sTRA8sAjB4B2nDWVnZ0iHu2bOX4/3A1OWPhQs/l25zaqrJ&#10;7WsLAAAA1yIAAwBjBGAFhAAsvwGYutwcFxcrj0lKSkxMSpBvYuNi5dnsAonLPrV6dn05CbKohMT4&#10;uPg49RSX/fWjl8q6tKioo4mJ2nLi4+NkDfO1MnkPwOye98ilS+TR0do20VcgQV5ITEzMZVdAluHw&#10;KrQ1UWOStA2SIMuJ1lfvMrvyqE1d9sUaPFh+Ii+5f79/A7BlS1fJi4rU7wLldGn6yzyq70dZ54RE&#10;aRKJCbL+8vh87QKDUnf/evyxl2R9qlUJad/2/vDwcMfVubIATJVqjbLMHt0elL0vr122gHwvLyTS&#10;8NfVy5eHyU6XXZakDgft5mT5joRlUfISLh0R2t6Xo9hujkeDnawnLpeZsFGtVXR0tHb86issG1Zr&#10;ZrExKpXJ7RelPe/evbd1y38DMPmnapx2a+N4YMrXf19RdHRuz6KSIeuAPH1jyurFJ8THycFlHKnK&#10;6oWF7fo3AAvssXPnbvmh4+pZt1Jedo48pzy1vj4JalvFay8hT+8tjkf3kUu7+NKbZ4K8Ov2d80r+&#10;esC7iwAMXkONA0tNTevWrbvjXIhqOsTFi5cWrp4zAAAA8oIADACMEYAVEAKwvAdgkdrdhmJTUpJl&#10;W2396us1q9cvW7pyxZdr1q7Z+PXXO+Lj444dT4mJicnLIA/Z1CkpSYmJCTt27FyzZuOXy9fIolav&#10;Wr9ly7aYmOhjx1IuM7uaNt7lqCI7TR6pjweKXL1q3fLlqzdu3BIeHq4vJDoPm1CrvAdgNs97VF25&#10;lm0lz3Xw4CFZ+ZUr1ixftlpe0e7de44dS05IiJOXm+uLOGq7KO2KfGKiLCp5z559GzZslhciX3fv&#10;3hsXF5ecnGR8VyfrosRlX2xuDz6qb1XZ8gP6Pepf4WIAtnzpqqSkBHkVjktWUYqssPzK9u1h69Zu&#10;Wr5slVi9ev3mzVvlAcePH1OJ5tWUaqJbt3zdqH7HWtVDK5Rt+tr4t2VDOYYQVxOAHbl0M60Xnpsg&#10;T1G3VpuqlYNatei5b99+eeFOt7xKa2TXSyPZsnmbtF5pw18uX71m9cawsF2y0ZKTE49cSoAuW3Jk&#10;yeEjD5YtKYuSzSjH1/59+49rx9TFXW/b9hyXYHtEOHt12lfZGtKWDhw4KDto1cq1ssIrV6xdt3bj&#10;zp27ZW2TjyU7n/Pz6BHZBXv27LUdAbZn997Y2GjVZnJZjaOyieRtQd4T1q/T2sa6dZv27d0vDcZu&#10;+srISC0/ljcEWQd5lvXrN6/SN6aQbzas33zw4EHZOHKMq4POfu301du5c5ftCLBdu3Ybr57BkaIC&#10;KdlWskqyrTZu2LJy5Tq1rWTd5CeyMloyahhc2R7dRy6NYjyu7+KtW7fLO5X2jrd6/ddfh6nc9Eie&#10;m4ovFAEYvIm05MzM7LNnz3Xq1NkxA5OvJUqUWLlylXSeTSaz29cWAAAArkIABgDGCMAKCAFYXgIw&#10;fWRSZFx83Navvn7huQldOg5o3rhLzWqh8qQB/sG1arQKbNatd8/hE159Z9euPbFxsQYjJGQ7x8RE&#10;y6aePn1O//sfCQnsIU9atXKwf4XmNQNaNmnY+d57hrzx+rSDBw7qM+/ZL0eWrL3eRcu7dRnY675h&#10;XTsPXLZ05bFjyYsWLe/S8QFZef+KgQ3rtu/cof/4cVN27dqtpxd52YyXCcDka0xMzPbtYff3Hdnz&#10;3qGdOw54d+oHsbHaSI6lS1Y++sgLHdv3a9Kos2yNyhWb16rROjTkvpEjnlu1cl18fKyTQOHoUXlp&#10;Ix9+rkf3B+UlPPPUK/JDeb2Lvvhy+NDRbVr1blCvvWyT+nXat27Zq1/fkTNnfBx+KFxWwHGDqFTy&#10;qSfHyXJkxWTrrVixNrc7V6kHv/TCG/Jg2XrdugySlqPv64jo6OhXX3mrS6cH5OeyFy41hhadOgyQ&#10;n9zX4yG7JcuvyI7eu3f/5Invy/8GN+9ep2Zr2XpVKgZKw2jcoNM9XQePfuaV9es2xemjA6/42r62&#10;a5ISpNVVlHebaqEN63VYJ8t09gKvMgCTbZuckiS/Uq5Uo7q12gb4hwQ17/71th0xzg4lebBsij27&#10;974ydkqPbg82adhJWq9/xeZVKwfJdpNWPWjAqI8/WhATGyMb1nGv2bw6bclxcTGbNn4lr1H2S3Dz&#10;e2pW05qxLEdawpgX35RnSU5O/Oqr7Q/0f1T2grT81159W9+qF1umfL9w4VL53d49h8kelP/V49J/&#10;n0V7ZOSRuPjYlSvWPvbIi+3b9m3coKPsXDWirnbN1i1D7n2g/2PvTp19SG9m6vhVQbX8RH6le9dB&#10;PboPkfeWGgEXp4i8p9uD0t6kAQ/o92iYfsMt2VBbt26X1iI6deg/4/05cmBu2rT1/j4ja9fQwlTZ&#10;qm1Cez/95LjNm7bqR9a/W1J23LR3Phg44DF5QL1abeVZ5A2hcvnm8k292u06tOv3yIjn5RiXtzXb&#10;wZ36Hj88bOgz3bsOljWpW1v7RSHf3NNtsFo9eZM5ePCQvLXL6n311ddyNMk2lMfLgaa/5ztpBtH6&#10;CNcvv1z98LDR7dveX79u++pVLm4rWRn5iayMHNrStI44G65qe3TL7pDdKj+RB2/evPXZ0ePloGvW&#10;pKusZKXyzWpUCw1s1n3QA49/9tkX8j7sNN7zzSIAg5eRxpydnXP+fFrHjp2czoVYvHhxlYFxPzAA&#10;AACvQQAGAMYIwAoIAVgeR4DFxcVOevO9hvU7+lcIrFo5WB4ptMvN1VrWrtGqZrWWsgL+FQODmnWb&#10;NXNuQmK80wnLVJixbt2mnvcOrVo5SLsEHCC/3rpmtVB1Yb1W9VBZiCyqfdu+CxYsSdQHRtiWllIk&#10;J83+4NOypRoF+IeUKll/8Rdfbli/WV61/FatGq1kabIoWcPyZZrMn7c4j/lHXgIw2QKbN2+VFyv/&#10;e9cd9V564XVZk1fHvSXPqC6O6+vfql7ttvK1mn9I5fLNZFFjx0yKjra/25B+ifxw69BeFcs1LXNX&#10;w549HoqOinrx+ddlzStXCJTXJU8hL6FalRYq0gvwD24T2nvJ4hXJyYl2L0dLBBPju3cZVObuhvIr&#10;sibznd0f698HJ8T36ztSHizPUq5Uo48+nCfLVKnk8KHPlCvdSJqB2heKvC55diH7a8H8JWrJ+ri3&#10;hIULloa2uK9KxaAqFQNrBGivXe1H2SDyvbwELfOo2ealF96QLaBGueW39EFm2t2nQgJ7yIrJMrt1&#10;Huh8lNJVB2BquNJTT4yVnaJGgIWG3Ldv3wGnI8ASE+M/nP1Zy+B75Vn0zO/S4RDQUn2jNQn/kIEP&#10;jNq2bYfT8Wrq1cVERx+Ninpu9Ktq0kV5gWobartADyArl28uz/LF58vCduyqX6d9pfLNpeUPe+gZ&#10;FVta9+nM6XNln8rOKl2ywbCho20HYqosQb4+/eS4WnpblV1vPX61NKumeqJm8pLbt+n75fLVCfoK&#10;q2lFDx441Kl9/wplm9g1DGkS8nRVKgU2rNdh61dfR0dHx8bGrl+/WW8qwXfeXueNCVO1Rt6yV8Wy&#10;TeW55AWq+7fdfWf91197R94H1FPIN5988nm71n2r6g1GvQupjSDfqLZUtVKwCsMGDhgVtmOnmmFS&#10;7fFDhw7JbpJdZrt68o1qtLJJ69dtt3//AX1uydi1azfWqaVFceXLNG4RfG94uP17vhbzx2m55qhH&#10;X6xts62sb1By+MtPKpZrJi3kudGvSXuLi7Mf82pzdDcrfVeDPr2GJyclfjDr06aNusirkLVSb3Ty&#10;RqHeseWHcqQ/POzZg4cOXWbkq88UARi8j8mk3Q/szJm/Wrdu7TgOrEiRIjfeeOP69RssjAMDAADw&#10;FgRgAGCMAKyAEIBdNgBTV9hff+0dlVfVqaEN9ClXunHVysEN6naoW6tNxXJNy5dpog28qNW2mr82&#10;BdncOQscMxh1J6fly1Y3bdRZHw7SRp6uQtmm8uv1ardtVL+j/GL50o2rVWmhxw/BNaq2mPrOB/LU&#10;ti9EFpKcnDhnznx5gBqm8+knn/fo/qCskrz8KpUC5RtZQoB/cId29x84cDC3sMRhM14+AIuNjd2y&#10;ZVvjhp3kARXLNZvw2jsvvzRRXri8Cnm68mUaVyzbtGrloLJ3N9KiuEtX/OUFjnnxTbsIRF0il6fQ&#10;RrpUDBo4YNSYl96UR9au0Uq75l4lpEVQj1YtesqulMVWl20uG6RSUIM67ed/tshuw6oG0Ou+YWqD&#10;yPMuXLA09wBMe/DgQY/L0urVbidbb+7HC5KSVAAWM3jg4/+7pVaFMk2sF/3lq7yocqUaibJ3N/zs&#10;00VJSQnh4eGykC8+XyYbvKoWNbXRsrTSjdUQnwZ126vmIT+U/SgLqahtgTfUlHGX3RF2pfLODz+c&#10;V7lCYF09unjh+dcTcsmTriYAkyeSA2Hv3n2BTbtJ+5GX5l8h8N7uQ2Id4g016eWUSdNlX0uL1dp8&#10;lRba4VApqGG9DvX1ly+7slY1rQHIISO7ctWqdY57RF3ilx8Oe+jpSuWa1aoeKo+X7SnbX569cYNO&#10;cjzK4aCyHHntL7/0ZkhQD9me8phHR75gfV1qn86e9ak0Wmkw8uzyv3YzkUZHR40Y/lwFva0KWSut&#10;XVVtISss/5Q2LMegarHy600adl6vj7GTbRIVdVQOotYte5W8vY7sR/mVSwlTqKybKHNXA/l+y5av&#10;Y2KiZQNu3LBFjmXZJrIF3p4y44nHx1Qo20SliVqOW1mbPrFRg44b1m+Oi4uVViebZdrUD+RNQ16j&#10;PLtszwr6ysiBIA/Tml+5prIEeQrZobJZ5PtunQcdOhSuUkkVgDVv3EWtnm0AJi9QGm3pkg1knS8F&#10;YDHr122WNx8tn67Son2b++0CMPVGJ49pGXKfbCJ5utr6e53aI2p9ZFvJdlaxnLxGaSE7d+7Sx7z+&#10;u7XV0d2pQ/+aAaGVyzd/eNiz09+f46+FxC1lZeQlyHaTTSFtRtZZ1lZeuL60JoMeGCVNIs8HhzcX&#10;ARi8kslklu7zmTN/hYa2shsHpuZCvOmmmzZt2kwGBgAA4B0IwADAGAFYASEAMw7A1EXhZUtXBviH&#10;aGMy9AEQfXoOf2/ah198vmzt2o0rV6z99JPPn3v2tSYNO6nMo0qlwODAe/bs2Ws7miEyQrsFzqaN&#10;XzVq0NG/YpDKrmpWC3105AufzF24atW69es3L12y4tXxbwU1v8e/YqA8QNakcvnmH87+zDbwUAHY&#10;Rx/NU3PEia6dB8qKVauijf9o27pP5w4Dgpp1K3NXw+efm5CSkmQw+9x/N2NeA7CG9TuoC9ltW/WR&#10;DS7PK78i6zB+3OSPPpz3+cKls2Z+0qfX8KqVg9V4kRoBWmagz4X476x96hJ5x3b9quqRQMP6HdWg&#10;EHnegQNGLfpiediOXXv37Fu3dpNskMYNOqkIRB4sz7hkyQp9UdYNojWAnj2GqghQlnbZAGzQA6Ok&#10;taiX+fEcFYBFyCp9uXz1zBkfywbv3HGAeq6qlYNeGTt57scLP5j1yexZn8paqbFcu3fvCQnqUUXb&#10;VtpjZLO/8fq0+fMXy8tcs2aDrMAbr0+V7VNVjwq00UKVgy+tdv4yMG3gXXzcs0+Pr1CmiTQJWe0l&#10;i1fklmk5BmBvTZ4he+3QIdnYEcbi4mKlfY4Y/qz/pfCyUvnmU9+e5RA3aiHu++9+VLFcsxoBoVpr&#10;rxgY2LTbuLGTZdfL/lq7ZqNsh8cfG6PHolo8Jm1YHrBt2w67u7hpg9tiYh4a8lTZUo3qaFmLNmau&#10;XZu+b781Q91raunilS+Pmdi8aTfVlqQNyGNksfK6HhnxvF0AJjtIhcqVyjeT/7UGYPqYy8R33ppZ&#10;vkwT2SYqIho65GnZm4sXfanfmmv1nI/mjRzxnHr30LOrJr17DrcmMbKEBfMXz/7g03enzVbpoLzw&#10;erXbTps6Wxq8PK80oQMHDh7RB4lu2LBZnqWWtrYhXTo9IA+TZcqatwy5V/7ZMvjeCmWb9un1sKyw&#10;7BJpD/LGIg8Qeowa3KpFz7FjJn7yyefLl63asH7zsqWr5n226Omnxsr/yruBtl9qtSlXuvHkie8n&#10;JiVYB8B99ukXsnpT35nVpFFntbSmjTrLP9XqzflovuxfdfyuW7dJjiZ9hKjWaG0DMH2OU20KxxZB&#10;PSqVa6bSa1mlnvcOff/dD1foe+TLL9e88/YseSEB2hBYbe/LVpVjX59i8d9hgtajWw2Saxl8X6P6&#10;HWWDSNMKbdHzhecnyFEmrUW228PDRuuj/VroY91aVSzXdPr7c6wvzZeLAAzeSlp1To7l9OkzwcEh&#10;egZW3G4uxBtuuOGrr7ZKRzo11eT2tQUAAMDVIAADAGMEYAWEAMw4AFMPGD50dKXyzerVbmsdgpOU&#10;lCji4uLi4+Pkm5SU5HVrNzXVFtJSzUY4ZdJ0+bnd3Xq6dx0s/1WvdrsqlYKCA+9ZumRlYmJCcnKi&#10;LCQuLlb7PiVp96499/cZIU9Xt5Y2IqRZky7bt4dZ78NkG4DpUy9qk6pVrRwc1KzbwgWL1VX7AwcO&#10;yrOvWb3eOlVaHjZjPgIwdS1e1q161ZCG9Tq8NXmG/G9ikrby2qZITpLnHffyJJVbyKuoULbJC89N&#10;sI3xbAMwdautWjVa+VcMGjtmor49E6KjtXsdyUZJ0e6i9FVIYI8q2pittrJZet47VM2pqF6ZCwKw&#10;5Iu7Sf7r+PEUMWjg49Y0RXbrTz9/L9v82LFk/XZWh5OTkyZPel/fj21lCX16Dg/Xfqi1B20/xsfK&#10;9+LgwUOyVlUqBtWv07ZKxcDBA5/Iba0MSjaUrHOn9v0D/LWksHGDjlu3bs9tt9oHYOWbv//eh9//&#10;8E1CgrZJHcn6KNL21q3d+OCgJ+VX1LR7sjHbtuotL8F2BKGaI3H1qvXSgPXxjtrYx359Ru7auVu9&#10;fFmOkG9kmUuWrNAyQn1UVsVyzQb0ezQuNtZmUVqQNu+zRVUqBdbWxjbJ3g98+qlxqh3GJ1w8HJKS&#10;k3bv3tP//kdUs6wZEKrm5ctjAGYdI9WpQ/+qlYPkiapVaTF9+sdaQ01OVC9cflcdv3M+ml+zujbm&#10;Tz/uWiz64suLOevRI/LI7747Lktr06q3GsUlzV5eyrffHpdWkZKSpO+mCGsApubDlIUI+ee0qR9c&#10;3EORkTOmfzx/3mK1B2XbypFubUj3dB0sR66sjDQwWSu1bvK97KlVq9YFNu0W4B8iS5NH9u013Ha/&#10;ywNk9WTXtwjqIUdlNf+QlsH3SkOV1ZN1u7R6WgBvHIDJ631w0BPlyzRW+1eOymnvaPf5k1VS65Oo&#10;v+/Jar8xYZqKrmXNK5Rp8tSTY+XodgzA9BS5lR4ZtqhZrdVzo1/bt2+//i6XqF6mfJ01c65635b9&#10;K5uib+8RdkGpbxYBGLxYWlq6dKJPAAGA/n+ePBUUFGQ3F6L6/uabb9mxI8zCODAAAIBCjgAMAIwR&#10;gBUQAjDjACwqKurggYPBzbvrIzlCQkPu27NbG9qljanRb+EjX+Sb8PDDySlJUyZPv/vOev6VAkv+&#10;r06Pbg9at6c2kV1K0sQ336tYtqmKtWQl16zeoCbfi4hQS9KWI//S1vzIkft6PKSujFcs1/TF519P&#10;vhQ141RtAAAgAElEQVTS2AVg6j5GTRp2Wrt2Y1JSQqS2HO0CdEJCguOdtww3Y74DsFrape0QWZPj&#10;x1PUyqvSh5scSUiMHzzoCevS7rt3qJ5GXHw6uwCsTs3Wlco3e/yxMWq+x4ubQ9+2apq4ZUtXquE7&#10;alTWZ58tsss/XBKAqZWXx1gTFzXiyjqISq1VfHzc4IGP6/PUaaO7ZN1kmdIA1H681B60aRK//HKN&#10;bCJ5ZOm7Gsp+37FjZ74u7uuDcmI2b95ar1ZbeSK1U/bvO5CXe4Cp6RkfHv7srBlz3506+71pH9qR&#10;H0qDHD9uimz2rp0G1qvTzr+CtgFr62Paqldp8cXny21H2unrcyQmJnrA/Y9eCoMDpZHLA2QlrYfD&#10;pWZ8WNr2+vWb1cSe2oGpLXCZ7X6Jijp63z0P6YMdtSBtxPBnExLiVJJkPRwiDkeo6Pe+e4ao/asm&#10;ycxjACYLkJcgh4ZqObKEfn1Gql0QcelprI1WDp9HRrxQ8n91q1QKvPO22o+PGmNdW3k5snXDwna1&#10;atlTjQRtULd92I5d8l/h4RFqkKW6SZ4KwNTkmerY/OjDeSkpSfqG0V51fHy8rJuWlsXHrVu3yXqv&#10;L7F61Xo1Msxm3fSNGX445VjyzBkfq7e4alVaNG/SVc1uqrakvgJHv94WFtz8Hi0AqxISEnjP9u1h&#10;8kOtWV5aPYMATEWbixcttw7Gkm01eeL7yclJkRGRduuj37cscdzLkyqXb66OuLq12q7XJ3W03pnM&#10;9uiWFlW5YnN5/LFjyfJstm8U4tjx5LEvT9J2rhZPhshL0PP+vCb33loEYPBuJpNZusq//fZH06ZN&#10;nWZg//vfHfKWSwYGAABQqBGAAYAxArACQgBmFIBFancP2rt3X4O67bWrxpWCOrbvHx4efkS78H34&#10;v9mAtpytW7f36zPy0ZEvvDxm4oezP7VGR1oycSi8S6cHVKwiXydNfC8lJdnp/IQXbxW2fLV+WTxU&#10;Xe+2XhS2C8Dq1GxdsWzT18a/nXIsWb9M/+9C8nUFOb8BmH4bsKYPPfhUUlJChMOr0F5CQsLCBUu1&#10;nVKzdYB/SIuge/XhRBcb2H/HiGgPCA68Z+/e/U7zIf0lJz37zHj9dkraILCHh422hhMuDMCs69a/&#10;378B2LIlK/+fvfeOinrb1kTvfeP1Pz2677kn7L2VnKOg5ByVHIwYMWDOigETilkwJxQVURATooCA&#10;IIJkKWIVFcGzzzl9bhj9/ug3+r3Rfe+7o8+4o9+31oSyKKAE9YC61xzfKMuq32+FOedaVK2v5pw6&#10;4YAD1yyYt3awzllI+ctKmL6trX24ztHUxvV7ly/bsmfX0bNZ15oam7k+x2EUTOT8uetUaQyGTl66&#10;xUAtMV0CjGqYYYJmxl6jAZok4DIH22DoFgrEf2e4zLp5M29Y8TmWjPH58zJtlSkXx7CykgqFcuSC&#10;ZBJJBzz8wL6TRHGhWaid2CxaLMXFpUQU2Vr5+3rF1dXV48XhqR0pB+nz4lKsBftxRoDRvU+fPrcw&#10;obe8U1Zul8t7sXiJZhrSi0rxoODJvNkpW7ccOHjw1P37j7TeyLI1SqX19Y0hgXMpFA8bAv47JMfp&#10;UAKMcbrGXjA9T+g3JPEjMUkY2IVz14kdnPLD9KR5a3Qj5HRlYG+pqqFdCMAWx7NxDhlebe1bLKIB&#10;Asw34W1dvd7wDBJgTFGLktZT4Ck0mTR/raxXNqKbcW6G3RUTtVTLX25YP1CVjQj4D6ubh6zNCkti&#10;/snv1WtKJpXVvK51cQobKGBmF1RWWvEJyUK/MxEEmMB3D/qU/8///F9nzJjxN3/zN//hP3zIhUj1&#10;wH71q181Njb9b5ELUUBAQEBAQEDgm4UgwAQEBAQMQxBgEwRBgI0hAqzNn+cWQ/tW5r7Hj53v69Oo&#10;VUqFQs4HMOT0XyaToUGWvU2t0o5QG4ZCidHQV1Njc3dX90DIzCgSFbHE2tyXzvRvZt/lQ+oYSoCF&#10;8DpbIY8fFesF64xfjeOrAeZkH2xt4Xfxwo0RqSbSamVFNWxBudTcp0e28NboAt0jcl5uyitt7zE0&#10;pcvh6Y4Ns3vy+DlmCgXilpDAuYNlhyaUAOsaJKWWL9tqwtk4tLBq+TaZTEpp4jDBoTRYt1TaA1Xw&#10;XHaq8eZ2a2/v6OvX7NmVYWbsyXLNGXmk7jjcP5Tp1JXhBBimgBv1MA1wDHV2CNEC15tzPgxOvmzJ&#10;5pcvK4crkDgSOL+WI1mRvBUT1wZ+6QmLDJNK4fbaRJ2eblE1r2uhDYmkHSso/eBpC1Mfqrm1eWMa&#10;RUOOOC9qavGiDWS18UaAlZZUENNGRenu5j7of99H+Q9ppLoKxI2UxZHzfwOvfwIBRiXNzmZdU/EK&#10;cyMZqws+XFpSfud2/sEDp7CERyTA8AoVqGtsaAoLZpZF41hWVVU12rSon0mAEdfS0NDk75NgYzmw&#10;y93KucfX48hbCo/wU54/e92KR27x0Ng5DSw0Vkp8v87qZoRl6o50lWpkopRyw4aHLCAu3Mrcp7i4&#10;dLQqd78c+W4IMHzAEBAYDf/yL/8fPjD/6U//xcXFldcD+z//j0EhPuzHH3989+7d/+ZxYJM+WgEB&#10;AYFvHZP+qUBAQOAXiH8TBJiAgICAQQgCbILwb4IA+1gNMJlMuiJ5q+lUD6ruY2sVsGzJpuzruS9f&#10;VqKX/n6NQiGns2bdLHDa015iDi6ez7Yw8XbmzMGSRRvxigGgwb5+zfatB82MWcpES1MfVkOLD0mX&#10;ACPqItAvsb6+cbS0eGNW4/gIMOgBAyspKR+xHhVXmqymptbXK45XAGI1k5qbW0YkwChZ37OiEsNh&#10;H2gzPHQBBkbZFx8UPBlkBCeWAGtn4WjHMs6yFIic6rCx9I+OWHI26+rz4jKJRPL+fR+ul0qlXYNx&#10;eNrcceM1ClTU/75v04Y0kynu0xxZ/bmMw5nofXjInXbkugQYYG7iNeV306f+MEMLo5/cjKe443Wi&#10;YymcK2LmwuSlmw8dOFVcXMoZu97ho6UYqWVLNsMbXZzCjKe4ZWVe/eOf/kClqkYErNDT083TBnJu&#10;w8znYWERMbVU/grDgJLx7sUL2TxSajS6hekc3WHkVIdv7DXA0FFr67vwkPkswSP2ah68uHlDWm7u&#10;g+qqGoVS3tenwRTIz3UT/enFd46XACNmuujpi95R4rq6Bvg2qVwu1/CyedpMg12cdycqjmoE/vyH&#10;93W1b6l3XlcvrKL8lTZP4GcSYHAnWLYg/zH5jDXbUmY3NbUY2FI6eWhsfX0D1jVtm2jzxYuXZNzh&#10;BBh2S6h6xNVNSS8T41dgMdKKw1agHCWs8Jcj3wcBhsHjs5KAgAHASfCZ+c9//gcXFxdt7BfJ3/7t&#10;3/I4sL/HJzRc85e//Pukj1ZAQEDgm8Y3/aFCQEDgG4UgwAQEBAQMQxBgEwRBgBkmwIi+evDgCb3r&#10;7BDqYBuEvkyNWFDO3NkpGYezSksr2ts7FOzEX0ERG51Dc8ehhS2b9mnjV5Yv2/KsqOTRw6LHj56N&#10;iIeFT0tLylN3HuYEGDvxX7Rg/UgEGMumGDVr8Ygs1DjVOD4CDFrS47T0tCqTSd/W1Qf6zdbWTNIl&#10;DLRH5HjX1iogwDexrq5eNrrJKO5q6aKNnORgMUNXLuf09amp8tREEmB0MN3U2Bzgm2Bj6TfNEf7A&#10;Yn3gD+g6ctai1B2HYb7W1ncwCizFZ9rxaaf5xDmtWrGN535ko808c0WtVo3W2rAaYL4b1++5lXP/&#10;2tXb16/dAa5euZV5+vKR9MxFSespMg9zxOPipPU1r2v/8Iff9/Ksd6NboTMseD4nKliQ0JHDmaUl&#10;LzHZ0dwYePL4+eyElQPchon3mdOXFQpW6KuxsTk8lAX9ULbA4uJSA0QRc0618m7uAxaf5BBiOWYC&#10;bPBe1amTFylwjbYIPMfK8pgRuWTRxqzMq9XVNbhWpVYRf6O3frs+iQDDAsE1PCjKUNJLvIXu2tpY&#10;TkZyGMy0R9rTLmlvaWl9/br2Xt7D0ycvbly/d1Z4kqPdQPJJTKSsrFK76j+TAEPXWEpXLt8yNRrY&#10;bebPWa0cJWBL19nQZlx0MhkXKr07UJlvBAKs6GOc1oJ5az6suEdDVtwvU74DAgwj/5//81///Od/&#10;+Id/+EcBAQP405/+y3/7b/83tsFt27ZtHip4JSUlJSMj4+ef//CP//hPkz5UAQEBgW8X//RP//yv&#10;//pv3+7nCgEBgW8UggATEBAQMAxBgE0Qvg8C7PHj4kECjBXIqXlda4BN0ZXOgdpdNR5uUdpQhtw7&#10;BbrRSMS+HM04azzF3drCl2eNC+XRYIHmJl6sFpRtcHTkkl2pR/LuFvIIIZVu7zTCFclb+QiDtSWU&#10;PorBOJJg3BgXkzwiAYa35iSs+vzz4vESYLZWAX7ecbys18gEmFQqffu2Icj/IwSYrZU/+oqNWvru&#10;3Ts6Uh9leEyHmzcyEpGFH/3klnXmChVRm2ACjBpRKOUF+U/s4ADGXvAZnlEwFE9wvZmxJ6YcHDBn&#10;04a0a1duNzQ0ajTq0co7fVSgsUUL1vFIKZZo7srlnNGm1jWUAGM1qEy8L1+6+Q//8Ec4TH+/hoDn&#10;ShZjKL9zO9/NNYKURvXMMs9cUSpHTqTJDdoDCwb6JVoPhJfBOT/uw9yNg7VunH7wDLqGz9TWvqW0&#10;olTR6nX1G8P0Jye5iygHJsY8dgKsa3CNr01JnfrjDPRIxoJ+4MMwFlpzcWRM9sEDp548LsY0GQXV&#10;M8QVP4EAQ+M+nrGtre9GXCA6LbNgL7VahXufPy+7ePFG2t7jKSu3J8Qu9/WKg9KwKUHhvGCbNw/a&#10;+2sRYLA+lhUF2K1bs2ssWwq0tHzZVi2vf/lSznACjHbU0pJyw/GdSfPXGlhxv0D59gmw//WXv/w7&#10;PqRJJG08srFdQMAA8AEAm9j79+/VarVmqOBFhULR1tY26YMUEBAQ+HbR3i7Bt/z/8T/+5X/9r3+f&#10;7E8IAgICvywIAkxAQEDAMAQBNkH49gkwdjj+7FmplgBzcQqrevVa9wTcgNCxdUVFFVWrIs7p/r2H&#10;w49re6Q9Z7OuBfgmsAxyxl4DucicQikmDP81NfLAk6CAOfv2HmttbZUr5IMxKOyAfu7sFC0BZmsV&#10;YGPh91FYc9ha+ZtM9QgLnk/H2Twd3BACbNmSzZNBgPkH+c9ua2vr6RnBZ8ZFgKHHebNTBnsZbXhM&#10;hzt3pFMEGBSSfvAMUUHkABNJgJG64DYFBU9iopaycMCpHrCUvXWgs2PoNMdQXunN39zY08rCz9cr&#10;bk3KzleVryk6cOwWoVpKEkl7Qtxy7dRybxeMlkquaxgBhoGdOXUZVmtrg7I7CFqBip4Xl3m6RVvx&#10;OnNoHE/On7vOUiwOa59yWmIWXu4xmBpjNWwD4fNjc2Nf7sYBWDg7t6djZclkUjiSm2uENpSQJdyT&#10;jkoUYTzQdnFxGbwIy+cTCLDuHqbJ/WnH4b1GP7nhSrglZoG9guWxtAniMXysqNvMsKSszCtUDEy3&#10;hXERYI58Q+AMk8TApkprCka5euX2nMRVrs4zLc28MX6oiyIjAWtzX7xiMtXdxZnVbyNO8YsSYAME&#10;/4H9J7GsKAJs25YDH91SKMpz3Zpd2ppwJ46d1yPAKBUnNr2XZZVyubxTEGBjlm+fAPvLX/7y7//9&#10;v/+/tI8JEfJR4R9vdP5E6YjwIiFChAj5TMG3BHyy5QTYt/q5QkBA4BuFIMAEBAQEDEMQYBOEb58A&#10;61Qo5CUl5dr4LWeH0NJRalONdntZaYW9TZCD3UDE1ePHxXL5CCE7KrWqsbH5wvnrixduoHNkMyNP&#10;qmI1jTEfYbjd2sLXZKrHzNCkV4MkHB3QJ8StIIoOd7m5zvL2iPFyjx4LcOX0aTNnx68k6wwnwJYv&#10;nRwCLPDLEGABmELSvLWGfY90uG3LgYEIsCnuR49kUTLASSHAaI54HY93buevX7vbzycB7mdm7IUb&#10;KVUmI1fsWZE2M2NPV+fw3NwCONXYcyHSkV9bmyQ+Jlk7NfRlwNbdwwgwHtQ18vWUV/B5cSmVcaL2&#10;YdZbt+6xW4aWGaMgqvLyV55uUTAZFYvymBE1Rh8GfDxjoIR9e49DCTKZtKqqBivIzjqQIsBqa9/C&#10;YQzE/2GRPisqwZWfQIANKLOnB+sX/Z44di4xfgUc0tbSH+sX04GuaP1yFtAH6xcLnIK3dBmmcRBg&#10;dowAmxm6gEKsRrMv9PCmpi4+NtnUyAOTomyQ1ua+GBU8E/+FC4UFz8N0zmZde1hYpE0a+cUJMKVK&#10;sX/fCVMtAbb14BgJsLUpqR8IsOMXRowAc7ITBNi45XshwP6fX3gtNyFChAgRIuRrEPqsKAgwAQGB&#10;iYcgwAQEBAQMQxBgE4RvnQDTEjMUUEIhXPn3HykUhs5btUKn5w8HS4jx6IqwysrqEQPI2ts7eqQ9&#10;Go2qt1fW2Nh8K+f+9q0HI2YutDL35TnKvHC7Ez9MNzPyjIpYjOuhUmJoFi/cwA7onVj00vlz2SqV&#10;8t07iTYu56PQHiMOT4H4jRNgLAJsdsJKOjc3nAJx3ZpdWgLs0oUbff0jp0C8d++hYQJswdw1n0+A&#10;dXF/wKOa146CKgofPN2fdgIjcbIPNjP2BDA7IlesLfzgVy9fVnIObEyWIk1AIRQ7yFMg+mHWY0+B&#10;aJgAg0gk7RqN+uL5bHMTbx6pw7IserpH19TU6o2TDPqmps7XO47yFrrPiCwpeQn3kEjax+7GnVxk&#10;MmntmwG2htM5YeUvX8lGZ6wHUiA+eArFfkIKRO0UMACsXNgLc6mpqbt8KQdXwo0tTLzNKJcpYy6Z&#10;vYx/cluTslOhHNhDvjgBRuwmHmOjl5lMdWdZGR1DLTgHtnDB+p3b008ev3Ar515ZWSXmjjG/f99P&#10;lv0rEGBsJcIN0KPxlHGnQNRyyXg8m3lVEGBfSgQBJkSIECFChAj5UiIIMAEBgcmCIMAEBAQEDEMQ&#10;YBOE74AAk8qkb+vqiWtxsg+xtvA7l3WNwoM+ejudnp/NvDqYQTHAzTWiublFt3IPj+JiTdGLjHLp&#10;YOfXCqVcpVK2tLQWFb3IOJI1f+5qB54XjrgES3Ofy5dYxSaJpB1drF2dOkiAuacfPK1SKcZ4Moje&#10;iOYZ/O/3RYBZ+kNjs8KSmpqatX2NODylSjFfh7i6dfPeYATYIAFmyggwDOxu7gOVejQCjLUTy/MW&#10;fjIBRv7AT6i7ieDkw+6GfmAazOvly8qzWddWJG91c5llNRgQZmbsuW3LAUYDjDkRIi5kNcCS1lOQ&#10;DYYEA+mNVlfGS4BxhTBeZOXybWZGntAe3bVowTqYb+hImMO3trwL8p9DrIaDbdCDgicG2LhhHbEa&#10;BJgRney3tr6LjlgC/TvZs6jNu7kFBmpE8ahH9c0bd7Vcy7gIMAoT7OLrV8d2PRg8Om1oaCwoeLJv&#10;7/GYyKWY2kAgqW2gs2NIcXEpjeqLE2A8/E519MhZVt3NcaB63MIF6148f4nr+/pUxKqSFRjv3tNd&#10;U1Pr75MwSBl+6Rpg/ZoL57KNp7gTAbZg7hrlxzYoIvBiopZam/vCKJhIzo08QYB9KREEmBAhQoQI&#10;ESLkS4kgwAQEBCYLggATEBAQMAxBgE0Qvn0CbODJvDmrzU28XJzCTI08tm05QFTER2/nwSXydWt2&#10;09m6tblvXEwy8VuD7bPj9b5+tUwmG6Q6tF0PnIwrORMG3Lmd7+YaYWcdMM0x1GSqx4b1e/r7NW1t&#10;ErRw/Nh5C1N2wmtp5rNwwbqxqLqnp0cmk6JZNKJg2fYGBvw9EWBUSs3FOayyogrtj0gOEfvS1NSM&#10;1igCxnVa+LNnJUROaIO6LClMysLv9q37o9GfjCJqk4QFz7dip/Yhn0CAYYC9vTJmEV7jTfdG+i8U&#10;greUKoVGo64oryIagHjZyFmLKChwjEYh4mfdml3wJTi2ubFX2p5jfX3q9vYvRoCxeKxeWV1dvZ93&#10;vC0vi4Whmhl7njx+AY6n2xGuxLywyqAZKsN26uTF0YhGnbu64AmwLCwCpQ0mBWX0z9rVqaZGnmxe&#10;Jl77953gC3bkpnC9QqHYn3acBUtxhmZcBJhGrULjGIbe+qX/4krcrlYroYeTJy7Y8xBSZ8dQ4ynu&#10;57KuUZThlyXAcAcltwwNnsf9MNTCxGvDuj1yhRwahhm1ZW90lp6MLT2XWX+FGmADIaoPCp5QgB0c&#10;NShgTnNzq4GIzC6+O8FtKH8m7sIyf/H8JV+SggD7AiIIMCFChAgRIkTIlxJBgAkICEwWBAEmICAg&#10;YBiCAJsgfOsEWBfnCfr6Ndu2HjQ18nR2DLWx9Pf1iq9/29jbK/toGZuenp6WltYA3wSepC7U1Mhj&#10;65b9ckWv9mRZJpMWPnh66OCpTRv2xsckZ1/P1Yt6odRqgETS/sc//nzwwCker8OO9RctWIf22fG9&#10;Uv6wsIhClOysA2a4RtTW1o+YZVHbplwuv3A+e/myLfvTTpw8ceFBwRM6zv7OCDBrTtVAV9ev3Rk9&#10;byHjS+7fe2hrxUpVYWyRsxZ1dWvfZfzHogXrOf8RBh+4dvVOX59mOJuiLReHwdhbB1JT4yLA+Lx6&#10;KspfHT92buf29MS4FYcOnh5ebooFO7V3tLVJ+vs1hYVFFOcEu7tPj2xq4sGFY7MVc+w+zYH9J4nZ&#10;NZnqvnXzgffv+0Zjdj+BAKNe1GrlVUYg+VBxLzvrQDfXiFeVr3Ur4WFSKpVi7+4Mbc2nhQvWf7TS&#10;Ht7dvvXg+rW70w+ePnPqUlXlazgGz7mnOnP6MlHCaCoxfkVPd89ojXR3daMPGN16cF5jJMCIasq5&#10;kbd/34k1KTsT41c+Ly7TCzUjY0kkjHB6/75/2ZLNg47ksXfPUQXv5csSYNqSZmjEwZYRWi7O4aWl&#10;FXKFHOYbrs4BgurBEytzn8E0raFlpRVfigAjr35b3+jrFYdhk6/m3x+1kF7XYCXCK5dvEbmLNR7o&#10;l/j2bb1UJiW6WhBgnymCABMiRIgQIUKEfCkRBJiAgMBkQRBgAgICAoYhCLAJwndAgNGBct7dQm36&#10;QXMTr80b0zQaFR3FjnIXix76+ef3x4+eo/JRjvbBlqY+N7PztPFD7e0d/f2a7dsO/uZXTjaW/j/9&#10;bvqalNS+Po1EMsKhHi5WKuQXL9zgx/Qs5d2SxRt7e3t5VFBPU1NzcOAcesvC1HvvnmP9LLhkhLFh&#10;XDKZtKmpxcs92mSqBy7+9d85Hjpwis6jv0sCDGpfvHCDmoUTjRwBBvsuT97KqBenMDMjz727M7Sn&#10;88R/pKzYrs0wCV2NGAHGUr31qbMyr6AdZm674NEIsCWLNlgOcjOFhUUKpXyQa2FUxN3cgt/9ehoU&#10;ZWrkGRI4lxE0XSMrQdYrq6ioRl8OtkF21gHeHjEtXKVjNwqmCY+CY5NHLVuyWZeU0pNPI8C6Bo2b&#10;vHSzKU+ECODeZYs3KXQSNrJVppQX5D/WpkAECh88hapHdGOubc2d2/msvJaJN1qGaZ48fk5BQpyw&#10;qXefEQlHwrqzswrIzX3Q/x4rSzKsnY737/suns+2Mveh1T12AozslRi/Avai9Xv61CW+fkceMMaW&#10;uuMw1ZkzmeJ+cP9JcjPy54aGxtCgeVoCrK6ugfvzBx2OmQBjZr1/7yHawYygAV+vuKqqGl2+Su96&#10;KBmT0tYphDM8f142lADreVtX7++bMECA+cTX1b4dMwE2sIXCu4i8h6etW7uLL6KR1yMecf38uWsG&#10;g249k5dsppjIvxIB1j1URmvnuxFBgAkRIkSIECFCvpQIAkxAQGCyIAgwAQEBAcMQBNgE4TsgwLr4&#10;8WhHR2fUrMVWFr5abmN36pHe3l6VSqkN0tKio71D1ivDW9eu3XF2CLWzDqAkdbPCktoHD4Uhnfxc&#10;+EHBU14eKdTeJtB9RmRZWQVubGtr56W5OnQjfn7++f3mjfsGErsZe23fdqifx+t08Fx26YdOs5I/&#10;6M4m0Mku+GFhkUajkkionc7BdtrpQH/Lpn10oI+5eLhFVVe/ofPu748AIzbFxtLvwvnsvj41KYTP&#10;tLODaxXzvXM739py4ErohIXLDPJApK5DB09ZUApES7+QwLl0sj+oW7IOozfevKnz9oy1sw6kUKcR&#10;CTBMeXnyVlI+Hu/mPkD7GAY1JZOxSCDMnXgIdHf1yi3tsAf9gZkJt+D17Ou5ZHT0FR+3nOiBMRqF&#10;ct+VlpbjdlIRpsbVKB2RKfkcAgz6rK6u8ZgRRRntqCoVFbEj5VCHUM7c2Sk8CyKb0czQpJaWVtwr&#10;aWun2njkotAGRt7U1BIesgAmdnUOx+PC+euI/OOMCyOB0vYcwzKZ5hiGd/2848vLX6kHV8TAOu3o&#10;hPUfPyrWptobNwGmUkAJGKqLUzjUEjlzUWvrO6x9rb3IWNQXhhQfk4zZUWLGK5dvUcJJYiMwHewP&#10;lIQTF3DKSkrtdI2TAMOAsfzJrIRHD5/BP+EznVoZCE1r7+/X3LyRZ2vJqn+x+mTYPeyDHz8u1i4B&#10;Gl5jYzMtNyjKyz36dfUbDI+2KSq9hvU7IgGmHVL+vUdESBNfeyM7F7uWnmPTkPB61pkr1ua+5CpU&#10;eI8KgA1f3SIC7BNEEGBChAgRIkSIkC8lggATEBCYLAgCTEBAQMAwBAE2Qfg+CDA6T79x4665iRed&#10;yTrYBlma+SQv23Iv7yE+9KvUSqVSgWuUKgWeyGTSstKKDev22FoFaE/8zYw9L1/M0Uv8RSqJilis&#10;ZYYiZi6sqqpRq1VqtVKhVPT2yhQKVgNMo2Fsh4tTGA/sCLK28CvIf6yNipBKe2pr6709Y6jqj42l&#10;v5d79P37j3AX7pXLe2W8HbSJ5/vSjluYemNIuNJ4ivvO7enakKbvkgCjY32Y7ML5bMwUCoFW0R3m&#10;1d/fV1RU4u0eA0uxHJVTPfbsylCpPsyX+A+WYdJsIIMfnmzeuE+pUFBTZPe+Pg1V5LIy98HgiUsY&#10;ToBRUSg4BiX6Q1NrV6di2GgEoPR9aHbblgMmU9xxgZ1VAKZ2N7cQhlNzH8PI5XK5kvWoho8FByN1&#10;Pa0AACAASURBVMxBd1QTLuNIllKlGNeJMNF4PPMeK9Blax3w4sVLvSR+Qy/+FAKsayARoirz9GVt&#10;eBxLJeodB6vJZNJBrpGtsps38yxMfRxsGRcF/cxJWFlX+1bTp+Zzh7CSWvDq5ubW2QkrLXjaTywH&#10;SzPvvLsPoKBBOo2d7zc3twT4JRKdZm3u5+MVe+f2fQWzF0GJay5euAENkxfBak72weNJgcgYxJqa&#10;WjdXxp+xCnym3suWbIJjYxGxdaeQ04Axd1jt8KEzbDewD7a18nOfHllTU0dzJ9qyrU1C9BjxrBmH&#10;M9ECq/emVGAVYF5jrgHGdoP6+gYfz1iK7WOreNlWclT0iFvgaWiNPOrC+RsuTuF21oFatgy4f+/R&#10;8FyO4SHzeb5NlpPwzOnLmJTO8Bg/NxoBRuxmd1f33MQUbIPMsVkhw7A7twtg2YENSsYcG8/R7NUr&#10;tyhVJgZvauSxZeM+ttENDubLEmBEzh0/ej4xbsXSRZvmz1mzaUNai87W9F2KIMCECBEiRIgQIV9K&#10;BAEmICAwWRAEmICAgIBhCAJsgvB9EGBdgxEY27ceNPrJjR+Uh9BZub1NYGjQvPlz12xcvzd1R/r6&#10;tbsXL9wwKyxpusssCxNGMjmxA+tgox/dNm1MG17TiJKD5eTkmZt4UbM2lv5urhHbthzIv/+4vPxV&#10;bW09HgsfPF21Yhv6osAg4ynuKSu361aH0uZptLUK4PXGwij526oV2+/lPXxd/aau9m1FedXtW/fn&#10;JKykg2Nek8wzLHheQ31jzyB19F0SYLjAhgXWBEM5MNDTJ89r37ytrX1b9LRkx7ZDrs4ztRxS5MxF&#10;7961aUP0qC9qLTpyCbFWPFjKPyF2+bmsa8+KSkpKyp8+Lt6z6wisZm3ua2cVEBO1dDQCjDiefXuP&#10;m0xxpwAd7j9zly3ZNCdxVX7+Y04n9LyqfO0+PdLawpfCB9HUksUbb+XklZZWYNjQ0rNnpWl7js1w&#10;mWVr6U855WDH5qaW0dLcjSaURxE6MTPyRDvw2Avns5XKL0+AaVuYM3sVcWCUSnTjhjSKodSOB2tk&#10;z+4MrDJHuyBMH0rwco9O23vs2bOSN2/qamrqoPBTpy4F+CbwglKsHeOf3LD69BYXERtYEfY2WBG+&#10;tCKg8MiIxWtSUnduT1+1fBvmAvXaWQfCT6a7zOTBT+OIABvsRX5w/8mpP7phtLCUtYW/n0/CoYOn&#10;Hj58VvXq9Zs3b1+WVd65nT87YSXlUAXgaUfSM3W5cPL/hQvWwZTQLY0E3pi8dPOCeWuqqmpkMikm&#10;OBYCbNDNFOvX7iEalXmshR987Mnj52/rG9vbO1paWl9Xvbl5I2/RgnWYPjRjZeaL7YLYLyyT69dz&#10;tRFXWiUQP8cLDbJdCEsYbSbNW1v/tqG7p5tHE45MgGktW1ZWOX1auIWpD3FgUMWqldvv3X1YjQ2q&#10;rh7TzL1TAFd3sAnipchYxtHwkPmt79p06agvS4BRJbyUlTt++I0L5mU61SMoYE5jY9N4l9K3JYIA&#10;EyJEiBAhQoR8KREEmICAwGRBEGACAgIChiEIsAnC90SAYfwymXTPrgxrCz+qtuXiFEo8h4WpN2DO&#10;yxHhiZW5Dx3gTnMMtbHwszTz2bJpf09PT3dP9/BDVapBtS/tuOlUD85LhdlZB6IRM2Ov6c7hAb4J&#10;06fNRAt09AyYGnnMSVzV1iaR9kj1TvxVKuXtW/m4XpveEE9wo5d7dKBfoqtzOJ5zWiUEQPuhQXMr&#10;K6sVil4dIo0RYDdv5NlYssxyNha+K5K3fhkCTK06dfKiLWuWURExUUtHJMA8ZkQ6sYP4wJDAuR8l&#10;wDB+ytjmPj2iYYAAYxcMHJHPXEgJ5VynhUfOWkTBK9AA1OvvE+/vk4AnnHcMpgpYCXEr3tY1jERS&#10;MsUW5D/GlYxcdAp1cghBa2ZGnuQGZB2MxGSqx/q1ux8UPIH2XPg0b+Xc0y0YxvWgzL1dYGHmjRsZ&#10;mWHP2sT1P/x62skTFzQs26FEpVLcyrmP4dlY+rs4hTEfM/PBCPEE/uAxIwqvm5t484SNLBmmt2ds&#10;yUDk1viOg4mYzL6eS4GD8JZ1a3aNFkZGBNjMsAX2NgEwIhzpbObVsfsG2sQIXzwvw5iJfyWm537e&#10;Q91EiLTK0vYew2BsrQIwfbYcTBjT7Ocd5+eTYG/LrEYRe9AArJCycjsd6A83HLSdczOP6DpaPtA2&#10;JkugvH9GP7mtXZ2afugMzMdYQFPvzZvS9Aiw69fuYL7Tp4VjaW9cv0eXe6ZtLXnpFk5qslymGBvb&#10;Cky94cx+PvGU65LoTMwCdty0IU3e26s7VEbDaNSHDp7C6saUWZ5AvrEAGF7hg6dyhRydvnz5Cn41&#10;zRF6C4gIXzgaAUaBhtXVNV4eMVZmvtimqBKevXUg9oG4mOTImYs83aPRuDWHpZn3wf0nd6dmYLPC&#10;HPHfA/tO6BYRpGSPe3cfxeAHhmcbRPse9Pn40bNeFsElLSut9HSPwnq0sw6YGZakNzxygMePir3c&#10;YyxYca+BDQoq9XCLCvSfDXVhHWHAZClsUDNDkyrKX8nlvXpV9DCwqIjF9iyMLBTgBFivAQJsUdI6&#10;2tBgBQxAjwDTaNQb1u3BSHgsoB9G3tTULAiwrxyCABMiRIgQIUK+EhEEmICAwGRBEGACAgIChiEI&#10;sAnCd0OAdfEP93hUKhW3b90PD5lvZuxpZuxlZe5LHMw0x1AXp7BpjmFO9iFUUcncxAsIC55//eod&#10;hUKubUG/Wf5Gb68s/eBpO+sAU06rUDSYo10QRahQDBN6tLcN3J16RCKR4GvGcOKBH+aqiovL4mKS&#10;OSHnbcOP+HkjhEAM2BzDNvNJWbm9oaFRLu+lIkM6LaivXb39429drMx98Lhw/trxJtYbLlSlLONI&#10;1k+/c7U085nyg2tI4NyWoQQYRlJRUWVvAw14GE9x83CLevduVAJMJpPW1dV7ukcZ/eSG6+2sAurf&#10;fihepUeAwSjFz0pZnJOxJ3q3tfK35aWMoFU8WnAtrV2d2tYm0Ttq/zB+fnafl1fo6x1nOtWDR/4F&#10;OTMKJ5THqwUwtsbSf+f2dLrsh99MY9P83fTs66zQka6GKUPdyuXbpv4wg3gRXiIu2GSKO0bY29s7&#10;UFyKu5mnW5TJVHfuY0E89CeY7EhBcvAu9LJ86ebq6jcKxcgjNywD5Z0amvx84tGgtblvRPjC0S4m&#10;AgwamPrjDEsz7x9/43LyxIVx+QYleDyw78SPv3W1MGUU0dQfpvt4xtbXN2j5Bu0qu3jhBt7CcuCc&#10;5YCxyIdhbrxoyqLWQo8cyeyR9oyWsI4ZTslYt2WLN+NeM64xoqutzHyJ80g/dFqtUZ05fRm+hCWM&#10;F7dvPahDgDFbXL54E/PFivjdr6etWrFNpsOSMoP29MDE69bsIhbclueTpH2AjZyvX2tzPziqm2tE&#10;5unLmCzUqTtgPIWrNze3RM5cZMTU6wPXtefF5OBv0LOCZ1MsLa2wMGNdGP00w98nHuYYbVPtZDkJ&#10;2cSDA+dgNWFgDraB5D8DGuBUPXqBxa9fu/Pzz+/z7hZihHgRq15LX2mNwijn+oYQ3trA8HjSSNgx&#10;K/MK5X0teVHuYBeERmBW+IlEp96h1hy4sqKiOjF+JXYhiqCFophxrQJYwlgePYYJYu5btxzADoBZ&#10;6zkY5e0M9J8NP+S/OfAqLSkfLW8nSWLcCtp5fviNy8MHRbrBbRQBtjJ566//zgHKwbzCQxc0NgoC&#10;7GuHIMCECBEiRIiQr0QEASYgIDBZEASYgICAgGEIAmyC8D0RYF388z1ErVa1tUmuXM5ZtmRzaPA8&#10;T7coKglmwqkRO+uAGS6zAv0SlyzamH09F1fi+q7BQjijNMsecVlxcena1buCA+e4uUYwbobFgXna&#10;2wShwZmhC7ZtOYALNBqVgfo0nKpRQNU3su8uX7YlJHAulThCO072wb5ecTPDktat2cViSljdnV69&#10;U2M6oX5Q8CQmaumc2SnRkUv37T3Gois+7yyYms2+lhsTtWxOYgoe16/dPZhscOCEXSaTvXlTlzRv&#10;bULcyvjY5SuSt452vk8cUmNj04rkbXExyxPiVsyfu7apqQVqoQuG1wCrrKymImrz5qz2dI8m3svF&#10;KczPO37Viu3PikowR84pjnqcik6VKkVjY/Ph9DOxUcvcp0faWPqZGnk62gd7e8SikcePiqkk0tMn&#10;L6A3TBOXFRY+1T1t7xo8eobaTx6/EBedHOg328cz1tsjBl4E++qmjIM/QCG7dx2ByTzdoinmBj3a&#10;Wvq7OofjxpUrtuXeKZD39nIDfeJBMIVJbdqQZsEzE9rbBBawTIzK4aograas2hEXk4zZYY45N++N&#10;yzfIcK2t71Ysh+GSZyesmpuYEjlr0ZXLt+S8mp32Mj59JUx84vj5ubNT/LzjYCwrcx9LM2/MPcAv&#10;MSZqSdreY68qq6ElrRfp9QUl0yPVTistKT+w/+TyZVvnz10DN0hZuf3M6Uu1b97CrH196iPpmSZT&#10;3adxAmx/2nEtAUbU7P37jzBfjCQqYgmu5FTrkL5gU9ySm/tgyeKNAb4JGKStFRadF1UN9JgRGRu1&#10;dF/a8dev36AvPfZL2wiWABxsz66jETMXoRF4BeHkiYu9vcw/q6vfQPOJ8SuhvTWrdhreVGniDQ2N&#10;Bw+cio2Gx0aQx2I3wH4SEjQPTnsr535HOwtwxPWtrW3Jy7ZgQcEu8bHJpSUVvTrGpRyG9W8bd25P&#10;nxW+UHd4WVlXKXVnVVVN0oJ1WI+x0ckpA8MbPipWzAwXX7tyG9bH7cTJUYCjl3s0Gj+w72RFeZWC&#10;B70NVxT3w461a3ahFwwVqK6qGR64qSupO9K1G1rJi3Jdp6X4zvRDZ2DZmaFJGImIAPsm8FURYPSr&#10;BQoTh/QMSDdtTfTWZI9RyKcIDIfdZozAXqoVYXEh34rgj52U/4rI8GWDWxl7rt3l+IbHXhE+P17R&#10;3Vs+M8fGVyKCABMQEJgsCAJMQEBAwDAEATZB+M4IMBJ8V8GnfJVKqVar3r1rK39ZWVj4NPdOQfb1&#10;3Ns59/PzH794Ud7Q0KhUKnANvliO8bsN5UJUq5XNzS0vSl6inVs5929k331Q8KTkRblEItFo1KzU&#10;zce+ZA4cx6sUao0KTT0vLruX9xDtPHpYVF1VQ9QCxtY1WkQa/w6j0agwO4Bi1z5f6Hyf2gQwgOHu&#10;AA/RXkCH8gYEF5MJCLqt6VcJsg8pK60gdgqPlZXV9+89yrl57+nTF3V19XhxUBsfnwI0A63CpmVl&#10;FdDqzRt3HxY+ff26litKQcwN3qUhadiV0hGVDAOhHSjk7duGqqqaivJXb97UjaQxKQ8ga2d14AZ9&#10;LC+vsKiopKGhaUCNI7EpYxcieOAkgwk2PTdvStOlo/SE+dWgzjH+T+iRzX2whUEt9QzvDasG04ev&#10;wmRv3ryFse7czr+Vc+/Zs1JYTSZlvmSAfoPmsViIa5RIWCo/tKPrMMzH1MreXhnUi7f27jlqakQp&#10;EH3OnL6kl9qRj2RgtGh2RDXiUaWCL8lh02fPSuBjN2/k3byZ97Cw6OXLV9093TClYZ6Ghq1hDFkX&#10;FXuDY9TXN2h3Tl3VkdMaFu1axiM8Nu9uIfaBu7kPiotLsTNQI1o2XXf1Ea04vDVySGiGDa+yGsPD&#10;Rqc9OOvp+bAkoQoDo6LFi96rXr3Ov//o9i1sdLmFD55WVFTztJwwei8Fx44muFc71I+e3PF9deBi&#10;Hn6nPx7Y5U9/+kNW5tWpP85IiFvR1iYZkVX9bkQQYF9KsBbaOzrgPxq+n2MzaW1919jYBOAJdh5a&#10;gFg4/JTzq6DrxiWd/GcEkz2KyRH6SPb+fV9/v2Ys6OvTYHvEX3ZsbrTVw+i/WO0J+Vak/m1jfX1j&#10;Y2PzaF/RsHHBk2XY5fpUsl7p4C7X3NDQTLtcj7QHni9jn6a+yV1u4oU+ddDegsexfJz7+kUQYAIC&#10;ApMFQYAJCAgIGIYgwCYI3yUB1qXz2z1MSi7vVamU+PrHT0DUdGTPea9x/7KPbunp6SEmDK319WnQ&#10;OP4L5Y39u6V2eNSURqNCU3Qo09U10I6Bc5mhv0z8Yt9mx9LsuPrV/fG17uv6BJhdMFUJkrSxdnvl&#10;vWo1Uwi+c+LbGt0+xlMqdtzJL0ZrWq3yc88PY0BL2lGN1iypgjOpPTBKL6uhJB2pO62PybQ+xsg2&#10;JaN2BrsYy8ANCR3zrVqx3YxVRAvy9ohuaGiS9oxASmmHNC6lDetviOH0bKc3MNISlANjadhyUGPu&#10;+O/gWyPcy9IJSntq37x9/Ki4tvYtVKvgfN7Iv9nnCwH6X7s61dzEa5pjKB5v59wfHrc3lt/qDtpU&#10;qrN+mYcQUTcWr+6Eg0lYBzLZgGPoETbjXZiduh6rVg34jwL+061nxLEsT7qmizOCg8MbEgw3xuFp&#10;LYtGVGqlZmCjU+huUIbnpeuHH1UCLVsD60UiYSTo1s37fvyty6Kk9aPx1t+NCALsS6lRicUt733x&#10;/OW5rGtrU1LjY5NDAufOcJkJ4Elc9DLsq1mZVysrWESjYvQfFnydwuM1IbJvatRfRthhrkz6sLDo&#10;WMbZUycvnjxx4aM4c/ry+XPZVy7fyrmZ97y4DErTcMb9+wjvEPKdCVX8PX78vK2Vv5W5z4lj5/U+&#10;9pDQ50OFQlFWUsF2uTW7EmKXhwZhl5sFBAfOjY1etmL51swzV/Axm12p/MZ2uYkX2lugrqMZZ0+f&#10;ung0Iyv//qOP/o7n6xdBgAkICEwWBAEmICAgYBiCAJsgfK8EmFZ4krVOSnrTPpgAhyKBPqvNziFt&#10;fnKDuKmDD+8z2/m2ZBQCbOBrudZeHZ/x23Yy0EepxLG0o5XRr+nS84fPGflwQWsKhbzo6QsnO1Zm&#10;zNLM52zWNbVG9fX8klc7fZ5j6iNzZ9NRynPvFDjZh/h4xvp5x6cfOt07rJSUtuWeHmlDQ6O3R6yd&#10;dQBVjCt/+epz0n5+GO2npsPqHCqfNowRR6XjP5/b2hcZnp6uJmV3Qp+MUu3onBm6YMoPM3anHtH0&#10;qcfCq327IgiwL6JD/E0pefFyyaKNzg6hZsaepkYeVua+NpZ+rE6hdYCNpT9PWuthauTp6jwTl714&#10;XsY5sMka8jiEh2l2aTTqFy9e5t0t1OO5fwnSwZOjbt607+//k4PxT+5Tf5jxUVBFUgsTVlvRxSk8&#10;LHj+oUOnW1vfKZWKX8LnLiHfkHTwKqGlpRWuzuHYoGaFJbW1tQ1Prs52OYUcn5+Tl25xcQrDlYCV&#10;mXaXC6RdjnY/XJA0f+2zopLBmseTNLevXvjeojh39hr2FtOpnr/6j/YpK3b0fnaq+UkXQYAJCAhM&#10;FgQBJiAgIGAYggCbIHz3BJiQr1BGJcDED7FHEYoQWrF8q6WZr6WZz9zZKQbqzH3lQrllSkvLnbBt&#10;WvqZTPXw9Yprbm7FN3OJZJBA02GFVSrlzm3pFqbe0xxDLcy8Z8evpHl/m7MXMm4hFm936hErc59p&#10;jmGlpRUfzVT5rYsgwD5T6EcDJ46dc7ANMjfxsrcJhOc44dOadQD+6GALxX5ibeFLrwN4narcHc04&#10;K1fIv57fFowo9OcA2+ORw1mY4PatB7FJfuVj/uJCNRT37M6AHV2cQp0dQvAHwsUpzDBwDeDMPYGI&#10;gdCguTey71LU8mTPSYiQAeEMd/e8OatZ3WKrgJybeWq1/m+eOnjt3nNZ1/BRytzYy86a7WbOI+1y&#10;zo7M+XEBbYaH0zO/+7+hnyO0t1y5cgvamz4t3MrMZ8vm/d+BxgQBJiAgMFkQBJiAgICAYQgCbIIg&#10;CDAhEy+CABuvaIPA7G2CHGyDbK0D8vMff7uHnnCAjvaO8NAFtlb+rs7h1ha+m9bvpfptSqWiV94L&#10;8CJSSqVKkXE4y8rcB37i7MBKoGWduaL5mqLfhPxVhX7hvnFD2o+/dTU38Tpx7Pw3l6fuE0QQYJ8j&#10;jDVXKy+cz+anvQEuTmH2NoFmxp5O9iHBAXNiIpcmzVu7aMH6+JhkH89YKzNfLUOGRzw/dvSsWq36&#10;an2MfkDw4vnLmWFJFibeZsZeaXuP6dVE/CUIHVLv3nXEwtTbyT4YfxbtrAPwfCzgFg9ydmBMGP76&#10;wDcuX7qJPzfiz4qQr0FY8sM+9ZnTl6zM2Q+eFs5fO5ygJf/Pvp6La2ytsMuFYgkQix/kPzsmcskC&#10;7HJJG+Jjl/t5x+Mac+MPuxw+R6UfPC0CH0cT0u3lyzn0uyvssZs3pgkCTEBAQOCTIQgwAQEBAcMQ&#10;BNgEQRBgQiZeBAH2CUKxULtS2Xmflbnv3MQUvepT35DQL5dPHDtvMtXD2SEUPoBJRc5cdPXKrbLS&#10;iteva1+/flNaUnEr5/6cxBRM1h67q2MoLl6yaCO+wE/28IVMnBD1m3unwNcr7lzWNewSkz2iiRBB&#10;gH2yoEc4zLNnpQ52QXbWgdhebCz9XZ3CDx08/arydVNjc1ubpKenm9dobK+vbyx6+mLH9kPYXnCZ&#10;k32Ig20Q9qKzWVdHLLfzNUh7e0dfvybjSNZvf+XkOm2mpZnPnt0Zv3ACDFbGn4nE+BUvX74aDeXl&#10;Vc+KSm7fun/+3PXVKTvxR2fg44d9CEzvMSPydXXtd3DGLeRbF2K4Kyur3VwjbC39He2CHj8qHl70&#10;FNdUlFfB822tAijqy8k+eH/a8cqKatrl8DGb1dCVtDc0NBYXl+5KPeziFGZj6Ue7nJmx54njF77a&#10;XW5yRRBgAgICAl8WggATEBAQMAxBgE0QBAEmZOKFCLCoiMX21gGUkogTYL2CADMg/LtrT1tb26yw&#10;JBtLf2tLvxvZd7/R8wtK79PZ2bVs6WaTqR5O9iH8ANrP3MTb0TbYzzve1yvO0S4E/7Uy93V2CMEF&#10;5iZecTHJb982fAfHEELGK/CWhoYmlUo52QOZIBEE2OeoDn9KVq/aacrJdXubQFfn8Pv3Hvb3a/C6&#10;TCbFLtrNBRrGZqJQyPv61IWFTz3do+ko2drcF/tPY2MTL6z11W01He0dGo369KlL2DldnMIsTL33&#10;CgLMIdTSzGdR0nq88lFgGwGePSuJmLnQ2sLX0Z5xYFDmwf0nv9G/p0K+J4EHyhXyFcu2mrNidb7J&#10;S7cMD3pmPyFSKTas22Nm5Em7HB5v59zv72O7HNvjenroCx2eyGRsl8Om8ayoBB+ubK38eeCjn8eM&#10;qLraerz7Fe5ykyuCABMQEBD4shAEmICAgIBhCAJsgiAIMCETL/A0iaQ90H/21B9nmJt4WZh4lZaU&#10;K1jllW/76+VfWyhw6l7eQzvrABtL//jY5XSSO9nj+hQhPg9usHljGk9C5cUivXiCR8wOsLcJxHMb&#10;K394iLW536YNadijZDKpOKD8ZQq8pb39l2J6QYB9st5kMlllRbXrtJnYPZzsQ8yMPTPPXOnr17S1&#10;8YqCvMKgVqjQIHah/n5N7p0CW6sA3OXsEGph6n365MWvM8dsOyfATp28ZDzFXRBgugTYgnlroJyx&#10;gCz+sqzSbXoED51hQWAhgXMlEsk3+vdUyPchFMD64nmZs0MID1L0vZdXqBhalZDvctLX1W+8Bjl7&#10;LIGMw5nY5eDYcO9OvW2O7XMdbW0SxvQ/eOqIb6wsF2IoPlllHMn6One5yRVBgAkICAh8WQgCTEBA&#10;QMAwBAE2QRAEmJCJFx4B1rF2za7Y6OTZCauA6qqa7+Dr5QQIJULcse3gj791/d2vp2Uczvx2zy+I&#10;A1MqFQ8Li7ZuPhAducR9eqQtZ7wAB9sgV+fwAN/EbVsOFBeXKRS9uPiXdsgrRCu/qM1BEGCfJvQT&#10;gRs38mytAhztgvHo7RFTX984vILO8BtVKsWalJ3YeVycwqzMfeNjk1nghc6Go3uiPJbBDD2DHuGW&#10;DnZSzfTT09PNYzZIuunEerRmJZJ2tVp16sRFLQG2Z1cGhsoOvj82RwiFvmn7YuUYO8Y0o+EToXHi&#10;YyMaorg66mV4a9oZaTse7cqxy3ACLGn+2rHfLpEwPmB/2nFY3Mk+xN4mEI8VFVWGA2J0JtJNsx6L&#10;yUYafAeFQes2wqKiOXlh+N7hhhhsretDO3w841IvrqUp6HqItqkx3D6Cq/MxdOlOs2s8dv+0BTLi&#10;2EaxWtcnWE1vPFD7eMdjeKhKpXzjhr0WLPzLDx+KaM3qaRWf+vLyCuG0tMt5ukW9rq6V9coMOw++&#10;5WHr2LRhr6WpzzTHMGtLv5jIpbjF8Fc/vcVLE6chjXf9Mv11kNvrGmKsbqbnY3jgfyi7x7KlDF9x&#10;2v1qxHGORoDxcXbqrBE0QoP/Bj6fCAJMQEBgsiAIMAEBAQHDEATYBEEQYEImS/ANE9/GCfT1VchH&#10;hb7BNje3ZF/PvXwpJz//8betuk4Gnp8HPtBdVlZ5797Dmzfycm7mPSh48uxZSWNjk1qjwgWTPVAh&#10;QiZOBAH2aYLusJMcP3be0syHhTgYey1auL67p/ujB7Ud7R3YZ3Ju5JmbeNnbBJoaeXi5Rzc2NMEK&#10;dNwqk0mxC8nlvcBYfqtBJ7N0PW7Uo1XwvL2dhXoolSy2o6WltaGhCcDG3vauDe1jFl38wFqvWZ7Q&#10;TPrHP/4+K/Oq0U9uRIDtTzv+/n0fXqfsZyMOhrpTqZTtkvbm5g/dSSTtSuyvil7D/Bn6pbkApBNc&#10;j3Gyn1+0d1CDra3vcCX9Ne8YDNbUXknZBdEjrsR88bpKreSV2D7RQz6TAKPigvgrgxud7IMdbIPs&#10;bYLu3C5QKEeORMeAoSuol0yDKTQ2NtfXNzY1Nb9rZSbDxMdyiE96ht5wi4Tbor6+CX/m8ASmoQyN&#10;RFWOeDs0BmORITh5yQ72cQv+i9YwmKamFrgNmQb2HIt6uY3Y1DCF7q7uVj61hgY2NdgUrqvWqDu7&#10;PtKU1j3ghzRNDA+6wn8lbRI0Rf6GvshDDLf2yQtkeEu4Bt2xDxjdmNo7jISsxqeGKY9JS6RnWAdb&#10;ABps4Q7PrdbS1ibB+uHtdH5mjHInD2CtqKiazgNY4ZkZR7I0fWq9ZlkVwD7NpQs3TKa6jcyf/wAA&#10;IABJREFUT+M7QFxMcu/H2K+uwd8HFOQ/NjP2tLMJtDDxdrYPwUSk0p4Rlz45BvNtjQqNY7LMMerh&#10;ZJh1G2bN9pP2UX11SNfc7WF6DIApsKWVDKHVITzHsA7x9VTrY1L+gwY4GDzkXes7+Coa7OruwpYy&#10;rDLuQINq/hY6QnfcAVin3OeVaFuv05EIsH0wjUQioZXVNujS8ARMB0tSpVKQk3xUFZMoggATEBCY&#10;LAgCTEBAQMAwBAE2QRAEmJDJEko/RZjssXxLQker/f2a9+/72KFb11f9lfuj0jmYiKyzs4sfgqj6&#10;+jR9fWqVSqlQKnp44rvPjBUQIuTbEkGAfZqgO7VGdfLEBSszH8pkODt+JX2wMbx/QOG9vb2lpRUh&#10;QXNDA+fGRC5NXrr5TU2dVCrF3iOTSbOv527asHd36uEtm/adP5ctl+tX5RnWmqykpHzHtoO7dqZv&#10;3pB27uw1LQdG7yoUisePi3elHpk/d01w4NwZLrPcXCMCfBOiZi3etDHt6pXb71rbsBl+aJMTNs+K&#10;SjCMtD1H585OsTL3dbIPsbX0j41aunvXkdQd6Zs37s29UyDr1Sfb0LVKrXj65EXanuOzE1YG+Ca6&#10;ubLu/H0S4mOT9+4++vTJc7VaOWLwE7u9V1ZUVLJ18z50AVRUVHFmQlFWWnlg/0mMJNAv0c1l1syw&#10;pEVJ60+dvFhf34B3KVoCf6rQ8suyyoPsylX+vgnu0yOCA+ckzV97NONsQ0OTUvWJyRs/kwDr5LXi&#10;Xr167eocTpE01hZ+585dV6lHiKju5HFMmj51TU3tiRMXli7eiCl4uUdPnxbu6xk7K3zhhnV7b97I&#10;g6cplUrDjoEx48ntnHuwY3zscthi+rSZHjMiocOEuOWYTl5eIWe5hpd9Yg7w5HHxxvV74IcwR9Wr&#10;1/AQqbQn727h1k370ZqPZywwJ2HVhnW74bFsOagNjadrMA5bo1FhakePnF22eFN4yHxPt2hXTM0r&#10;dlZY0ob1e69fvcMY4lGawqzb2iR7d2fs3H5o84a9N7Lvkns0NjVfPJ+9dnVqXPQyb48YuBzmuHAB&#10;PORSQ30j1uloA/u0BTJSQ+xB06dqaGjMPH1lRfLW0KB5sBosDi1hmmtX77x6+dZHtQTNY71jddzL&#10;K9yyed+chJWB/rNnuDCrBfglxsck79yefivnHq6EM39WUCPPbrp3zzFzEy9HuyAXp7BXldXDo1c5&#10;Aaa+dPGmyVSPaY5h8PyImYukHwty7RpUbHX1m5DAuSFB82KilmLJ1LyuHbHYIVu8zDHUL1++OnI4&#10;c8G8tZi1x4yo6c4zfb3joyOX7Nh2KP/eI2KkPupjnGfqun0rf8+ujDmJq4IC5nh7xmD5QIfYE2Ki&#10;lmzbejDn5j0iyYa3gBXR1NSyO/UIfGzLxjRoG5fhS2v6oTOhwfPcXCJCAucsWbQROoGt9b7J4sp3&#10;79qwHFJWbo+NXgaTTXcO9/OOw/RXr9p56eINOBJni3Vj7IYQYObGXps2pMEH0FRZWWXanmNwaV+v&#10;OPgkWkuMW7Fty4H8+4+hxo+qYnJFEGACAgKTBUGACQgICBiGIMAmCIIAEyLkmxP6nSxnhr7eL9vj&#10;FUpow8iudo7Bgj2TPS4hQiZaBAH2aUIhDrdy7tlZBzjasoKCQEH+Y41GzWrjjCG5XGNDUwuPodF+&#10;HOLn46qLF2788BsXcxPPn37n6ukW3dg4EBw2Yju8TBdLNfabXzlamHr98Jtp6YfO8CgKJnJ57+vX&#10;bxYv3IBBmkz1sDL3tbXyx3NbKwYbS39TIw8zY89Av8QL57NxsbbNvn7NxQvZv/17ZwtTH2sLX0e7&#10;YJqgjaWfmbGXpZnPb37lvGvnYYpFGBx8Z6+89+3bhrUpqfY2gcY/ufHuAgbhb23hZzzFHW+tW70L&#10;l+lVGxpQqUpx/tz13/3a2czYw2Sq+4OCx+hi9+4MR/tgjJMaRAsYhrmJF2bk5x3/sLCot7eXVHpg&#10;3wlnh1BciTGjR36lv7mJt/FP7v4+8U+fPKfgsPHb+gtEgBU9LYEGoElHXnvy2rU7SpX+YIgigj9k&#10;HM70mBFpPMUNPZICudX8Acwac4+PSX78qJjIv+E9EvtVWPg0atZijNbUCArxG2yEAfqBLaDPmMgl&#10;jx4W6dV1g0++f9935vTl//wfbbmtHYuKXrS0tC5asB7/5YaAV/jBCmgHLoT/BvnPvnThhlIp7xol&#10;hSxm2tsra3sn2Z923M01YnBq/hxDvHFW+MK8vEJqSk+gnObmFlsrP/jG3/8n+7WrU//85z/euVOA&#10;3nGvhYk3GsEc4ag8v7E35ujjGXvlUs6IbMEnL5Bh2mbMnEwmPZt1zdcrDp3CQLqeD6ARIAJTu1uo&#10;4MTkiCqCnzwvLktMWAH1Yjzcav6Dpg+wtmQryNLUGyq6e+eBQvGJHBgR1W/e1Hl5xKBxzHre7JQR&#10;4/spBeL9ew/tbYOY69oF21sH3rmVj/2B73Ifi2bDLtfY3NzcKpGM+qWPD0b67l1b6o7D0xzDjH5y&#10;g4/p+jzczIT76qKkDeUvXxlewnK5/Pat/MhZi+Bd0BXtA6RDgrU583x0ERY8/+rV23L5cApfWvO6&#10;lju2+6//zmHblgP97zVLFm2c8sN06J/VxLXwQ+PYnHfvytDwnZZCxNA1HAD7jKWZN9+CPtgOjkQO&#10;EBo0lxVaU36gnPUjwIw80SM20oP7T2KrwVDRHdWphUKszHxIFQsXrK+ufmM4h+rkiiDABAQEJguC&#10;ABMQEBAwDEGATRAEASZEiBAhQoR8PSIIsE/Wm0wmffXqtZvrLAfbICd7FtYT5D/7ZVmlSq3kmVS7&#10;B386MMKvB/iJuUzKS8RoPw7RQWpbmyQseL6tVYCLU7ilmc+1q3fUatWIs6NDxoaGpqCA2YyHswv2&#10;co9++7aBB5MxvqGqqibQf7bJVA+85ewQYm7ibWbsZctJAgsTL3NjLwzb2SHUytzX3MTr5ImLREoR&#10;AXbhfPZvfuWI1/EuEWCOdkF0Lm9h6vXrv3PcteMDAcZj12TlL18FB8wxnuJOMSWsWWMvO6sAO5sA&#10;TISqAaEptIBRFReXyuW9uvOis+ArV3LQC0aF6d/Le7gyeSuuR+9W5j4YjIWpt8lUdxtL/2mOoU72&#10;IRamPq7TwstKyjHlxUkbzIw8cSVuNzP2xJWmRh5Qo7NjKOZuYeLt6RYFe33CqfHnEGDoCwaFBVN3&#10;plMNMO4tIc+KSvRYGbK+RCJZvmwL5ggzQQOwFCZlY+FnbxNobeFrxk2GuWMkDjaB589d5/nohvGI&#10;SsWd2/lQNR9wCMxBCqHjeKIwuQKDzY09YanHj5716gwGDtDPHQCad3UOxy25dwpiopaaTPHgOkfX&#10;rGomPcfA0BQahHcdzTg7YtJOTu30wj0iwheaGnly3w5jUzP2ginRAhnXySGEmoIFD+w7KR3G+2Kx&#10;NDe3uk+PxKTQzt49R2/dum9l5oNGMBciHuBmGDbGTB4CpcHVz5y6pMs6dA2GKH3aAtGzLyPAurq2&#10;btqPdmws/TA1e5sgM046DpC1xqzOKE8iyqZ25HDmcC0xNo5H3c2YNgv3YuQYEqZDXBoWESzFEgk6&#10;sElhnPbWgbdy7g0fz1iE/Bn2RUfwMSxYGE49SjwiVtabmjofr1johOvTz98noejpCx43/2GXGyWv&#10;KdvlsM/p7nJ6I8EWWF/fmBC73HiKm51NIPwKGoNxyTEszZjmadbQxgzXWXdzH8jlI8yaWL2jGVlw&#10;AOgZtzgMKpCoL84Ee+AJDAHd4r/w3lOnhthUO98ZLrPgD3AGGOvM6ctTf5iBu9jitWGLl+9jQffv&#10;PdLei2+1mzakwUBwFXTNbcd2zgHfNma+7cx928bK/9zZ6/zGTq0tLl/Kob0Fo127ZtfqVTuwA6AL&#10;B9tAPgVvWAo6QbMYBnwJL3p7xlZWVI8lR+6kiCDABAQEJguCABMQEBAwDEGATRAEASZEiBAhQoR8&#10;PSIIsM9RnUIh37xxn9FPbnToaWPpP8M1YveujEcPi1paWlUqJYNaSakCeazAh9sHwk47h8SeUsjF&#10;ju2HzI29pjmG4TFl5Y7e3pGzXdHh6Z07BcRnmBl7rl714WJ8ylowb42ZkSc7U+aU0rIlmw7uP3nh&#10;fPa1q7eOpGeuWrHd1XmmlTm7194m0Mk+pLS0HDPilWbkRU9frF+7e3fqkdkJK60pBaKVf3Tkkp3b&#10;07dvPYi37tzO7x2YF0vxV1v71t8nwcLEm1MmARam3gmxyw/sP3nlcs61a3eOHT27aMF6ChsiYs/b&#10;I6a6ukaXd9ENhnCwDZo+bWZE+EJbS38GK/9FSevR2uFDmVu37J8VlsRTt7HjYFMjD6gIQ+LEGIuW&#10;mJO4CtccOZy5bcuBQN9EtIYroUxcuXHD3uEZ/z4qIxJgnWMQxgp0db1/31f6ohzTIQrBytw3YuZC&#10;tDnkYzCu6+6CPlcs38rTzTF2CgMO8p8NZzibdfVG9t2szKvr1u6CeqFkzrIEYjxQry4/Srzsm5o6&#10;T7doaBuXYbRe7tGwFxRy5fKtixdu7E87Acews/YnIgoXhIcu0I3RgQP092vOn7tOjg1bBAfOtbMO&#10;BHALmsq5ea+4uDQ//9H+tOO+XnHmJt5EbcIDj2Wc1YtLoyHBPcKC55lxvo2YCUwtdcdhjCf7eu7p&#10;kxdXLt+GKfM4mDA8MZ7ivi/tuF6+OOxUWFYzXGYxOtDcNzZ6KXqHPi1MfaBeeMjOHekZhzO3bzsY&#10;6J9oxmknZ3xvsg6A0qpe1ehxn5+8QHS3GrSnVCm2wf2muKMFzpp4+njGbNm0LyvzSnb23XNnr23Z&#10;tB/mwOsDWjLyPHXyop7VaGrhIfOhAYwHnbq5RqxetTP90JnLl25euZSDgS1OWu9oF4RNxsU5DNP3&#10;9ohtaGgcnrdwDP7MNpl1a3bB9BTXVVj4dHg84oeL1UqseuMpbpxMZbscRrhj28EHBU+am1tUKgUu&#10;oFJzg7vckA1Nu8/ptUwcSbukPS56mSmj4gaIQ6z6vbuPwgrZ2blQ1IplWzn/7YsLsA/g+aOHz6h8&#10;nW4v0CfcmzI6Eo3q5RGzOmVn+sFTly7cvH71zvFj5+FvAb7MMfiGEIrW3GdEvH5dq5szViqT1tTU&#10;UbZSzHT+nDX+PvG0odlZBcD34E5Tf5yOJYPLqTaeWq3EPskXSwiRWNji1qSkZp65kn0t9/Spy2tW&#10;p1LiUziAvU0A1lHhgyJyJN1NT8uOE/mHVwL9EuEDBw+cSttzDLscrX1cQPte8tLNggATEBAQ0IMg&#10;wAQEBAQMQxBgEwRBgAkRIkSIECFfjwgC7HNUJ5VJGxubZoUlETXiaBdsa8VyqdnbBPp5xy2Yt+bo&#10;kaxHD5/V1dbL5b0ajQqPPT3dBhKudnZ0ynn9LSoWZWcd6OY6a7TaORTrsyJ5KwX6WFv43b51X61W&#10;StokKrXyVs59S1afjB2nhgTOLSkpx8W//30fhoF337/vU6mUFRVVGDxnSsLNTbzXrdlFYUksPkbe&#10;2/9e81//r3+6eOGG0Y9uLk5h5iZe6QdP/9M//xmv//yH91qeAx/n8O+8OavNjDynOYXZWPq5TY+4&#10;dvU2lNPfr1GrVRhSX78GLefmFkAtdBCM1hLjVvCwp4GqaXpnwXQAjdYC/Wc/KHiiVMox+L4+9fvf&#10;97W1SZKXbNaGprHMZhZ+AOaSn88K5OAydI1Om5tbli3ZTA3iMk+3qKamZp5SchyGHk6ALVywrnd0&#10;wUwVCjnQ36/u6e6+m/vA3yeB6qg5sTAjr6uXbw0/wccE0w+dMTXygMlYEj/rgF07j7S2vsNENLxQ&#10;JSal0airXr2eNyfFwsTLmZ/guzqHl5e/0p6D03H8rtQjcEIehOezeOH6hoZGjVrVzwt5wvowPUaI&#10;UU13ngkl88gk78wzlymfW9dgBNi5sx8IMBvGQQZ4zIi6d+8h2RQtQCfQcGNj8+KFGzgHFsoYPrvg&#10;ly8re4cGt8lkMgzDZIo78Xa47GjGOYlEgukAmBraRGsV5VVYMmQsitHJycnTTXnXI2X1mYiE4EwM&#10;ZYcLSlm541Xlayihr78PTQHv3rWtX7ubPIRlxTTy3Lkjva9PQ1VgidT5nAWiuwDPn8smOhaAwjdu&#10;2Is9Acai8qI0xzdv6pYnb8G75NiAlgLp0ikoaMxVhMsS45bjFtwOb6cVhPGgr8ePi308Y3kYUzit&#10;R9UoxJVhae/oCAtZQGn6AvwS39Y3jJZndZCcexcduUS7y1HGSDz6esXOn7vmcHrmw8Ki2jdv4fyY&#10;LOaFWz6aVrqT1/zbuH4vMb5oDY0fP3Yer2OHQTts3+iDMZRPnz6PCF/IaX4WVxroN7uhoUkq7fnA&#10;WknZPuzvE8/3FhYfuXzpFrzCFAi35wbt47VsMZEd2w7ZWPhxcjQUXZ/NvIr1RY5BW/obToCRj/FM&#10;jIFoFuN8VVGNt6qranbtPJx15grMQb8VwO5kZxXgYBcM42KQy5dtqaqq4QtWQ4/wqOLi0qCA2dbm&#10;vrT1QZnaBauz6Q1kmoVRPKZHXrp4k35FgWEDaKT85av4uBVWFr7kRWjqxfOXPI72q+PABAEmICAw&#10;WRAEmICAgIBhCAJsgiAIMCFChAgRIuTrEUGAfY7w3G6Kiooqf98EU564jEeBhPLMV6xUDNWjCvRL&#10;XLxww/59J+7eLaSYCbm8d8SkYfQCPiDNTVylpVtOn7qkJSd0rmQpv15Xv/F0i2KVaSz9QoPntbVJ&#10;KCgB7W/ZtA9DmubIQnxuZOe+/30fpTekg2kqf9j/vu/Ro2ecZ/KnRG2UQZHab3snUSqV2nN5jGf3&#10;riO9vb1tbe3aqpB0gItrTKZ60MRdncMfP3qGltm77QPRH9RrX5+6srLazyce3VGxrqtXPlBBQwmw&#10;YDp99nKPKX/5qq9fQwFVbAqSdoVSXt/Q6DEjig6peXSFb2zU0pbmFrVaRU3xybajwbd1DT5esWiK&#10;VTCyCbx/76E2/9iYrTyEAENfcdHLMMfRUJD/OCfn3sXzN3ZuT0+IW85rZfnxzGmhpkYey5dtlcmk&#10;eu1T8SdGLdgE0DF6xuHM/n6NVNqjrVFJT3h2za4lizZSsBRMnLJqhy5LhM/WnLNh6dfcp0e8evUa&#10;zqNNxUmaQWs//9yfcTjL3MQLl/3wG5e4mGQtyTqcACO24MGDp3hdN6YHGpYr5G1tbTFRS63Y4T6z&#10;6ZqUnUqd3JgUpIjl4MgYgmAbC/9TJy/2salJtU3RP1SKbO7sFM5LhVrx0DTd7wvaCDBud8o76pt+&#10;6Az8iurA0SRxC5aGQtGbNG8tT7zJGJGE+BV4i7OtTD5zgVAjeFJd/QZKJn9GLzu2H4IHynheSu3U&#10;eD7SXjjt+rV7iMWBlhbMW6NdaGQ1vIJ3GbdhHVj09EVfn4YKlHZ+UFEHrHb1ym0MGxqAdQL9E8f7&#10;fYpcCO1PcwpztA1Cj7HRS0eskaaVTu6fNa9rQ4PmwYGdOKfIHYPF4dEuB+tjD1y0YP2+vcfu3M5v&#10;bGyGNWmXGzWwTKXMvVOgXex2VgHXrt6GFWgH0/H5Tqi0sbEJPkbaM5nqfmD/SW0IHW1B16/eoeA5&#10;+HNwwJymphZaFLpuT4lh5XL5AjgGj5qFTdev3a0XAaZDgAVR5NbB/SfZzxcwIc5to2VawnyonZGz&#10;FlFrFqY+q1Zs72W+Jx906oF+sXCKn5XO4PlyKZQt5+Y9aEAiaR+26fm7T48sKirpf68hTxv0ahbl&#10;1tDQ5OsVRzlg4QaZmVeH/2n4GkQQYAICApMFQYAJCAgIGIYgwCYIggATIkSIECFCvh4RBNhnCp1u&#10;V1fVrF65w9bSnzNeA2wHpURjh/6sqo2Hham3rRWLNdm7++iL5y/VahUv4KR/7tze3qHRqE4cP88Z&#10;DpZQa+GCdcMTnVHWr3Nnr5mbeFJUwa6dh7VkEj5iLVuyiZ2nswAXP6oWg49eui3QIX5bmyRp/trg&#10;gDnz565Zuzq1pqZOlwjRaNSnTl7SEmB7d2cQS6FthE6rI8IXUuEuM2OvYxln+/rUaHb4kTpe7O/X&#10;ZJ65QkySlblvQuxy7adBvQgwSoh3+NCZvn6NXmt0kL1uzS6qqkVp2e7mPtCg33dDrmQMjbx3+dIt&#10;pkae6NHGwu9s1rURyx0ZNPEHAkwbpcEPx0cGBaVRKSMaIQxkaxUANSbELW9sbNaL56P2d+08QhkC&#10;YbV5c1LIN4aPUyKRKBTy8vIqOut3sGG5IsvKKqigGlVUCvRLhKfBIuEh84nL6ezQcx5We6mq6nVQ&#10;4JyoiMUL5q3Zn3a8ra2NgvmoCNzZrKtEgGH8rODW7qNwBvQ+fDzwuvv3HhHFiEcfz9jaN3Valkgm&#10;k83hbC6l9FyctL6Xx6zoT62zS9ImgR5ellVShTBKF3nxwg0t1cFrgA1EgNG70ZFLWUfcV3VVSrxC&#10;zs170ANfgP7wcC131fUlFgjTUp/6yOFMygCJpqJmLeYcW7deO+SHWMJv39Z7ecTQ4GG7Rw8HgsB4&#10;7bd2LCIbXn7M2zOmoaGpp7uHwpJ0rNYBDdTV1UfOXDgrbGHS/HWbN6YR5/1xJ9ZpBNtLVuZV7EgY&#10;NuyyJiV1tPyHOuPvgNXQNTRgbxNgajR8lwvROjxmEeCXuDv1SPGzUm1qRP0WO1lcIEVnkmNsXL8X&#10;hoaiRtw34Ht5dx+QNfEID8c6oqg1xh8r5YuS1k/5YTpG9du/d+LJM1XDfbWLuyscA5uA9ucFixdu&#10;0K3CqEuADfhYxOLunm4yopaLGuhXIc/Pf0xXYlSe7lFv3tRhvrDmkLlyL8LWt23LgR9+42Jl4fu7&#10;X09bsmgj1D6UAAtxtA+2NPXOOJLVzzc9PaPwaoJKNGJhMkB+p+44/Ak5XSdABAEmICAwWRAEmICA&#10;gIBhCAJsgiAIMCFChAgRIuTrEUGAfb50dHRShMfz4tKN6/d4e8Zamg1ERdhZB1AhIl7ZKMTeJsja&#10;ws94irujbfDWLQfq6uqJt9CziFTKaia5z4i0sw5kt9uHlJVWDI/SgOHmzx2MGrEJLC4ulfPYJqq6&#10;RPwQK4dj6sMCU1gCRpaajEV06NTpwYexltZ3LS2tPd3dKrVSKu3pGuzkowQYRdI8eviMEjbSwTdl&#10;J/sQJaQj7AS/u7u+vtHXmwUxcBop+PGj4sFYDf0UiFDaK1a6aQTyT6VSHknPNJnqTlnRQoPnD2cd&#10;+BTa37/v27ntkClLs8ZYimMZ58YbMzGcAKPQkOHAW5Tgjkgy+q+1ha+pkYerc3janqNoSibTZz05&#10;/yEJCZwLnbAzdzOfgvzHlGBtuA4p7grTX7aUkQewC6xz5HAmJw8GqJSQoLksTxqPeLt25fbvf+6H&#10;Djm5NYR2wiuNjU1tbRK8q1YrdWqAdfT1ac5mMgKMqDuPGZHV1W9koxQcIn9LiFuhjdy6kX0XSsZI&#10;entl5eVV7tMjKVYP4ykoeMJo2vaR9Y+pYSKbNqaxilk86yaPlGIpK/m66GlqatYSYHj3+LFzeskk&#10;tUPCInozWMyJZ7+MxhSIjPlSCwTXJMavHIgLNPe9eD5bzWc9mtWUCvkOuCJnntD11s37afAUSJQY&#10;twKejL0Cj6dOXuzv74OraK2mo/nO5ubWd+/aMEHoarxfpmjNomtek4xFrR3lZds+GhNJrqtUKUpL&#10;yrdtOcCqr5n5mBmxXQ4eorfL2Vhil2OZYDes24OtTG+X025x04nE5fGFPJNn72g+T+RuVMTigcgt&#10;E6/r13K1qQt7erqfPSu5eOHG3t1Hly/d8rKscsSYNrIC3srPf6wlwObNWT1kYEMJMFyWcThzRB8j&#10;BjR1x2EzYy/4KvQJ4/IhjbARoWX43vPnZdGRS5Yt3bRnV8btW/nEoulueugU7l1bW69N8KhnAvyV&#10;uXb1tva3Ebrha1+VCAJMQEBgsiAIMAEBAQHDEATYBEEQYEKECBEiRMjXI4IA+1JqxKNCoVCrVa9f&#10;197Ivrsr9cicxFXu0yMd7YJ5ljCWa87ZIYRgZ82iKHy8Yh88eKJU6p+u0iH12pRUdrTKEqZ5HRl6&#10;CEuBNWWlFVSSx9LUZ07iSu1bFBx2/Ng5M2NPZ8eBGk6rVmx7WFjU3NyCG/EujN7eTgnfWFiJVDpA&#10;kHQOCZ/6CAFGFxw9cpZSk5kaeaxcvg3j7GSVvUYWNI8L5iQMhASZTPU4f+56Hz/I7tAph0MlzcJD&#10;FxA9oKdtXYaGBpY0f93oh9SatD3HuCbZcX/6wdPac/Mxih4B5mjHivRAJ7rA3InyxAVEksHc011m&#10;envGxEYvO3I462VZJald77SaTsZLSsqd7EOo/I+fd3z92wbK6WdAh0czztI5OB5XJG/lzM1AOrjF&#10;CzdQdStbqwDoZ09qBlyFQsdwI6mFFC6TSelGPbvrqXfZ0s26WRaH6WeAjxzMyuixdfN+OLBE0q7R&#10;qLKv52rJhsiZCw1/+Kfx599/RJQqq1Dlm1BXW49xUtSaDgEWDG0/flSMRff/s/fmQVFuS75oR3TE&#10;/e9F9zlnn723zPMkgwLFPI/irDjhPI+IOCsKCKIyKoIToqIooIIKyCgggwLFINRcoLtPd7+43e/v&#10;2+/GjY4XN26/XCvh2yUUBUIJ6s5fZLDZVetbQ2auZdX6kZlayRtYV1dXt8g1itcJY9kg6+sakQCb&#10;+QZBqzXUv3FbEIGUJygKNj68OJHVYJLDw+rruQU87yJj3ZZEbRZK7iEpZcpLu9ly2vvI4XMvKqq6&#10;urrgLaQnhfmAHvh8+vumVfwJnt2x9QiPImLOk3vtzlQIsP5RJ5HJZKCfpqaWgjsPTx6/sGrFDveF&#10;kaOnnLtwyjnYsVyO8IrbgsgHD0o0/QetfPvWA/BPTPi5dPHmHq7nibQHQ8Og+/acQNIXzo1TJ1M0&#10;A9dk3Ld50TWlkDgUNYbSz2rRDcIW+NvffgPFCkGoy5diJcIP/doJMM/HxU/HJ03FR7q7xVGRm/if&#10;IDByt6ioRLcmmSNJBmGGYFDMZapJgLFDjwU1xgjzGQNs/OTxM5w8/IxZv//b/DafCLCKAAAgAElE&#10;QVRNBBgJCclcCRFgJCQkJLqFCLBZEiLACAQCgUD4dkAEmB7Ry29aJZJB9ZBSLpdhhE3xo7LkpIxN&#10;MQdcXcJNDN3NjD3srP0xe5i5iecC5/Dy55VjLlj5Bb2i4E6REBESFblRkztBiuJ8wmUhFCDlQhaW&#10;eurXKA+20DkcM5XZ2fibGXnYWLL0dLt3HL2RV9jc/FahlCuVCoVCzrPeack8NikBhvPcuf2I8Tw3&#10;Jx4DcfjQWRi/paW1ra1dq7x929bd3R174AxGchgbuB+JO4dZvD4nwHh2srX7tOoZZjs8rM7Ouikw&#10;NLt3HtV69YxRGmfPXMRYH30QYIHIysBKNWXfnhPbtx5eHLkRFG5p5oXNQoPWlJZWgKXwvltr1Tdk&#10;j3Kyb2H4F6/JtKm5qQU8pxW0OLEOb99+YG7siannQoKixeKR8m8w0L3CYpZ60YalkbSx9DMzFtnb&#10;+Af7r46LTbh/70lXZzeMCFPCuJzxsxpPgIEDyxUTFk7DwJQH95+AjyGpsHL5doxuUamU8KzgP7u2&#10;x4+nez9DHyMJYI2wWTB6EhZYXV2HU9VIgcg4J2fH0NrahonqVw0MfOjq6sZskLY8UaTQeOYbBF2i&#10;uPip4BLeHkuamlo62jt0eD7M52FRCagCKTcfz6U8KyNj2qC3stIKPlU/pEKhZ/jdz2fFoQOn7xY8&#10;7Oh4B8qE+WDWRK0bdoqAr1/r1uzBcD0YpeDOwykSYAjkk2DacDjAg+B1He3vnjx+diE5c1PMQbeF&#10;i0wMRKBM4ZSD7QADlTx5LpxymGPz9MlUvivZubFpwwFwadDGRNqDvQANUlOycNpjUhdyi4wQXWIx&#10;IwmlnDUEYRZUylk8pbin5nV90f2StNScZYu38GyK7GhdungLzGo8AfZ7aBp3P628NbiQyHURMqzw&#10;iGb+WK0YjQXsFUqjfU6Ajayrf4Lvx3hCPn/+8vfwtRU7pmi1WQYRYCQkJHMlRICRkJCQ6BYiwGZJ&#10;iAAjEAgEAuHbARFgesdoyjJ20Tw4OKhQyD9+HJLJpM1Nb6/m3Fq+dKulmbe1hY+9TcB8u0AzI1GQ&#10;/+qurm5Nfos/y8ILgoOioTGm1ystKccoCowPEHeLF0VsNDfxtLP2X+gc3tT02d0rXpXmXb8LDWAs&#10;XqdnJNLF2MDN1MjDbWHk2tW701JzXlRU9fX3qdVKDLPQXMgUa4BBP1jpCmfiJVri6b5Yh0ADV5cI&#10;vOg3M/LYsfUIzFyYM94FI1m1fcthlnFuHEYJsBsCQ3M49uzsEGCjgRf7Pv02rCkwCg/p6Ct6UOLv&#10;swIDsKzMvRc4hqYkZ4FxJ/JPVHLS+StC4kdYkaf75Dr0cIsaDZPyBWt2dnahCwFgJnGxCYa/LMQb&#10;fB5xyDIxgh1hSj6eS7dvi8u9dqeutkEqlWLEnu4IsDu3i3RwJFgM6dWr18jhgcdGhK3HRHAyuezY&#10;0UQTFvPE+jmXcFkHkYbAGlphwVhVjuWge/78FXq+QIDBwmHVoARw+4lSwH0YYDsowG+lNU+26Tw/&#10;pLamXmAyZrhB0CWuf5auM0i3yVDAaqOhfiyxZHVV3WhQGuswKTHd2MAdjIVBVDx/prfRPDcLUy9Y&#10;7KaYA1kZ+dVVtYM8ZWX/53F7UwSypIsXbeLkehBswCePn+kI75sIQmJG6JCfcrJhdsrJWlvbQKur&#10;VuwATYKAfyKtC/MH23EX5fv349C+PSfAIWEOyGV6e0zu8+4LI9HnYfKLF20eEx6K2oC1gJUbG5vK&#10;Ssuv5dw+cyp1x7Y4WK+v13JX53B4HPQJ88EsproJMFaPzS3qTWPz+OSfGLT3uroOHFsI3AR/Gxj4&#10;su+2mgQY/inD7p1Hxyd9HW3MCbBnRICRkJCQTChEgJGQkJDoFiLAZkmIACMQCAQC4dsBEWDThmaK&#10;LR13+uymmNMtSDaAtm/euOcpWizcDpsYumdl5qtUn0XGYHDVqZMppkYiTPl18ngKkhDIN5SVllub&#10;e8+3Y3em27fGSbVd0UKznOxb7gsXQRsLUy+k3Bztg5GbMTdmJXzsbQOWL9malJje1dkFnWjOQTcB&#10;NsLDicVLF2/GJGCY98/GwndSseN50pwcgmAam2IO4AfCMQSYqaHowN6T49fVr5UAOzR7BBgsds3q&#10;XZrZ1TCIChUCGmtqagkJWmNhykLcrC18WLq2EykymXbiB56FtRw/mgS2QGoEZCo6FGgSexvGO7a2&#10;tnMGdMQuoNBj8YnoXVbMT6BlkKNDMF76w0KMDdzhqQ1r917PLYAHBzTYHQzQycz4nQB7UvxMBwGG&#10;ZEB1dR1ySLBkH8+lXV3dMAtWamv3MUH5aak5kwYbIc+0bMmWEYbG2OP+vccjBBhLgSgQYD5+3stb&#10;WlonYgsGOAHm76udAOuf2QZBX72UdlUoCzdlq7HkjaANGMvVJZzV7Rt1DK4uSeL5KxhMifwfWg0e&#10;gf/lVmPF5MD9MtPzOMcwIbE6oXq5WgL9Vo6ylV4vXlSNT/EnAF7/3cl1n3K9eMpJ4OACoxTefeTj&#10;uYwH2LFTDrZzyoVMjFLFDbV182HjUZ9HRnNS7WF+RdAeqDE8dJ1Y/Pt3SZ4ZkvHohXeLt2w86Om+&#10;GP0cfjIx8wKHseI6NDMSob0mI8AYGxrgt3J0Z40pQ8icB1SHEYQsCjNwJArzi8wxhgAzMRQdPHAa&#10;/qXQRYBRBBgJCQnJxEIEGAkJCYluIQJsloQIMAKBQCAQvh0QATZtyORSFebXUsolkkHdjfGCGJmS&#10;4WF1VVWN24JIlobLDtNwbea8xWftZTLpyxdVeFFrZe4T5L8aIwx6e1gFo8OHEjDjnLmJ562b9+GV&#10;8Rro47erLW/bziVciorYaGvlZ2IowlJV7GKdXfQHYbI1YwP3kMDoysoazQCdSQkw8Jz37zsjwzZg&#10;7SseQOM9cuOsU2DO/G7ac97PC1YsG6leNoYAY3fB+099mwTY2ujdE1lZLO6Ry2VNTW/9vFcgB8Zu&#10;/41EF1Oy1WotNsJomEMHzxjNc51vx8gAG0tfc5PJdYj3+yOFlyz9WJzKKBU0EgqjlL8or4o9dDbI&#10;fxXMGeYAAi4HU0KOx4aXaDIz9ty04UBnZ6dwy4+cXFbm7+otL6/UESQEbsYJsFohtsnLY0lXZxd8&#10;zh8YHNi+NU4oN3Xlcu4UCDA2f/AKgQC7W4A5+nqFGmBIgPnOjADrn8EGGQnY4mXP0PPBalMxGVoN&#10;zQFL4DXMZKhYDMODbmte1584lgzDWZp5M6sZihiFOWK1IJwkvA4qguVPRJZMBCyN5u2xFINQ4eer&#10;V68nIsDwFFKxY06uVMq1bsYx7ZEwg5+w7+rqGmAgzuSxxJiR4RuQFoV3wWox6/bBQoTSd1+kPdgs&#10;XqLFQsQVJuGsq2tctngzDAcWBN+G1VmajbTHM8d9YeTK5dtPHE9OS81B4koHAYanGZy6bW1aCTB2&#10;WJU/f8UPYRb1GBa8VpOQmyK0EGATHHrCoM+eEgFGQkJCMqEQAUZCQkKiW4gAmyUhAoxAIBAIhG8H&#10;RIBNT2kSyeC9wuJj8Ul7dx+PCF13I79QKwWlFWKx+OPHofQr1/H+18bS121B5Pv3nWCIMS3hlTWr&#10;dpnxBIPWFj4wIs+z1//u3Xs/nxWYZCzQb9X7Tnh2bAJDjalKhobVPb29r6vrMjPyN2444Ou1zMLU&#10;y4RfrNvZ8Cx5LETD3Uu0pLGhSWAUphIBBh/nli3ZyiPAWMa2K1dyGxqbqqpqq6vrpiLQsrGxGaf6&#10;AxBgwqBKpbL8+SsYkWd6DLCzZoTNo4el42kkDLc6efyCiaG7Iw/92bHtSMvbtlevaqaoQ5DXr+t5&#10;OjhNu49EOIEFOzs7nz9/lXg+fdWK7e4LI00ZfeLBayCxgCcw3LyfF65Zvat/NPpqfArEJ090RYAh&#10;/fDyRbWlqTcGFS0Kj+kZiXqUgBHBlKj85KSMqUSAgX3DQ39PgVj8qOwrEWD9090gWLXryqVczdJN&#10;tbUNUzcZWq27u/vzJH5YXEoK8+nq6n75svpiag6YxtN9sZmRB/gwho3CiKBno3luURExsMYv+j6F&#10;2VOD/FdjXCDMfzS36lgdIvtVVFRy9Mj5fXuOL47cCEfWl55y2Vk3OTvOTjl310UNDU3gEmBfhVKx&#10;fWucsYEbOAY0OHE8uamppbJyqj4P50ZdXaNA9w5KBpsZ5bych5QFoEVAUWEh66JX7Yo9dDYtNae4&#10;+Onbt619fb3/+q9/q66uBWUiLTddAoyn/Xz5GtbFeERz5o08k+0ktsD9hegnAoyEhIRE30IEGAkJ&#10;CYluIQJsloQIMAKBQCAQvh0QATYNsItIpXzv7uO//ORsZeb985+d9rFkfVMNxRDqx2AmLlb2aX5I&#10;U9PbMdesjH8aUmWm55mbePK7Uff9e08q5DK5QnbndpFQwif+8Lnxt9JCwNlohkZWP0kulymVCmj8&#10;9m3rndsP4mITQoPWWvO0bJj8zehX19hDZ4RkjFOpAQbdroveLdwmX8259be//Qarg2Y6BBpIpRIu&#10;7JdRrU71LvgbJ8D4I6A6ZUpyFhjIwTbQ3pYlW/PzWcHTqQ1orqiXK/lCUoY5W3Ww8Ty3nduP/Pbb&#10;x0l1CNYc1SFTo/ChGm/YBbvjTTS0B7PKZLLamgaw0a6dRzE0x87aDzwQMyXeunkfdTieALt54558&#10;MgLs0cNSISRxbfSe/tEcgyeOJRuP1gCLjzunmKwGGHhUZ2eXp/tiTtEFWph4lo/WANMjATbDDSIW&#10;92AJMWHJ0at2weO6TTbGajAZgS/RajWcD2issaEpP69w394TAb4rwWoY3gTKAcWmXcxRaYssnAjI&#10;L0aGbxD4xYIJCrzhLoOd9dOf5luZ+/z1T46bNx6cerUw/CsBmDnW02Ll6GwDq6trYdXibvHwxyE4&#10;zYzYwRJibOB2+mTKv/7ffwOdTPncYD6PA8F8lEr5rh3xPIaSRexZmnmtX7u35MkzDJZVqhRcjXJ8&#10;BDq5f+8x7uVpE2B4htfU1AvVwlxdwsE52R8xTOzd+BRoFQ4HmA/WYyMCjISEhESPQgQYCQkJiW4h&#10;AmyWhAgwAoFAIBC+HRABNg0gI5J+JdfSzMt5frCNpW9E6Hp+izqlx4XLU0eHYEye5uoS3t7WwakR&#10;zWaMDGhpaXVbGGlr5ccK0viubGtrV6oU+/eeNDF0n2/HSkyVlVXIZLIxF6aDg4MqlVLFb35hrP7P&#10;b/zxXU4G9N8rLPZwZwXJ5vNkjJHhMZimDG/kdRNg2ODAvpPGBm7QAH4e3H8aRuzqEo8pkfW59Egk&#10;ErlcJudkHqxaU6s/BgGGADUuX7rVlHNgoF4w2Z5dx5QK+WcEGL/UvnnjnrWFLwufMvUKD1nX0fEO&#10;mohBixOrETpHHQo3+wj4Xbj0Bz33a5ArANCnWq2En9B5yoVMe+sAOytGgMGi9u05oVDK0UnGEGCg&#10;NHxrAv2wJVxMyR41nPve3ccx0AfcIzMjz2ieGxJg0at2wqx0bFUe/ySpqqxBJgPcfoFzeF1dIyxK&#10;vwTYDDcItAfNP3v6Amtcge3cXRfB3oT2OkwGOocHFQr0fLlA/WIUGs5ndNw+YT48YSBYTcVV2puT&#10;ecPJIQQODaz/t3H9/vFhbZMCHBgsjhkmszJvaN07jFhSKWCXwVjgBvAzJGjNOx6oOpXhoAnYq/Vt&#10;m4tjKNgLZOGoKUEPsBxMIIk7ff3avbygoC6Hh/egQ8HnMesspt+sfPUaKSssx3X8WLKMt+nv/8wc&#10;qE94/caNewIBtiRqM4+e/GICDF5sbW0PYNXUvBm9Zxf48kW17iyRMAjoM+VCFuz3ogcl7zu7mCMR&#10;AUZCQkKiPyECjISEhES3EAE2S0IEGIFAIBAI3w6IAJsGkBEpflSGqf+w2Mztm/fVahXecU/2OLvH&#10;fFhUasYCp1j9mPDQ9UhpjGmJMTScYRqJoXlw/wm0FLkusrXyMzf2WLp4C6Yi1LwwHRj40NbWXvLk&#10;We61O7GHzmak542p8YN36/jEp0/DBXeKMMYFfnq4RTU2NuEN7KQEGHSiUimzMvNg+UgPRISux5xs&#10;E90C9/WyDG+3bz24kJRZcLuopOR505sWXPgPkwJRUA6ovfLVa04esJAdEFARaFuTBBICZZwcWCgJ&#10;WqGivGqiskyjj0iqqmrOnb2Un3f3yeNnVZU1qCVQZGNjc1FRSWZ63oF9px49KhujQMH0oHMw/ckT&#10;KSajrrV86VYcdDwBBuuVySacD6aDW79mDxoOfuZeu61WK8ViMeitrLRcqPPk6b64eVykoya4yynT&#10;Ll5FegZ+RkVwRpZn+NQLAcaDvWa6QWBQmMzbt62+XsuszUeKaRUWFuug95jVpJK6usbzCVdyrxU8&#10;elgKvgGezKc60Nz8Fl7Jzrxx6MCZG3mFYwKtRucDE/rw2z99TL2QxQNA2Y5bFB7T+b5riqRU/wjF&#10;KIVRWMpNnXkpkacvLSm3sxoJE4TG13PvwPaZ4iknl7ND0s4ay3F5hwatAfOB3nBrFD96Kji8u+ui&#10;N29awKsnPDc4MwqunnQ+/daNe2C7utrG/pENznwVzyhQSFDAavBtGAV1O35WYKOzp9NmSIAJ+olZ&#10;vw81aWHqmX45F7x3orMFbATLh55//rMzHEcw25qaenAkmVxGBBgJCQmJvoQIMBISEhLdQgTYLAkR&#10;YAQCgUAgfDsgAmx6SvvAr9cXsUxiLBUh/PT3WdHS3KpQyLu7e3RcgmMggkIp3xRzAHMbmhqJ9u05&#10;rvXSExmmogclNpa+mKfuaHzik+KnVubeGLWTnJQxNKTWvHJFNuL+vcfQramxx7yfFwT7r2YUAh99&#10;/JTgw1hLSytGadhY+rktjKyvfyMQYENDqiuXcw1HiZDjx5I1qQK8039dXQfv2rJAIkbw3Ln1QKlU&#10;aL0ihwfB2dra2t1dI6FPmP8vPzlfTruKKRx/MAKsH82nViadvzKSCJETYIH+q969ez+GsYBPxMuW&#10;bMW0ljDV/XtPgg57JqAZWAklBfOfX/7ibGHiBTqMWbcPOsTL/YSzl/7yj/Mtzbx//ovzzu1HVBPY&#10;oodlh1PcLXgkLGpp1GYw7pgaYKA08L0FTmG1tQ0SyeB4x4ZXJFLpi4oqLHgGjUWuUW8am3ljRs2C&#10;7wUFrIb5YHBYZkbeRDwxp3nYI8sWb4FZObGKaKIDe09Ce5gSRhTNnAAD7ellg2A43aYNB7hrBZsa&#10;eWzccID3r921wJpgHXDUn//sZGHi+evPLpFh63lCQrbH01Jz5v3VBRzgr392jF61E/vXqiJYb2lp&#10;OfKpoNWI0PXj3UkH0CdTkjMFVvtwbMJEhdnALaHb5SOeGWhl7uPjsbS+7g1ucE7Jaa87iAFb0GzX&#10;jnhwfq4f0ZaNB4XgNpgwTNvbYynYkQdHilIuZClZbkmx1g6R5o8I3/AraulPjvFx58COuBfOnr5o&#10;PBplCHuT7R1tVkAHg6Ejw2MsGMPK69VFxAh/fPBFBBieLcmJGcJ5tW7NHnSw8UNDY7lcXnT/CbgQ&#10;qB3GjQzfIIQSEgFGQkJCoi8hAoyEhIREtxABNktCBBiBQCAQCN8OiACbHpCauppz28TAHevxWJh6&#10;hgWve/26Xq1WyeQybIN3xBjA0dvD6gwpFHJokJyYbmnmzW+x/W0sfB8XP9NRXAc+MoUErbEy8zY3&#10;8Vy2ZEvswTOmRiJ40Hl+cF1d4xgCAHmCtrZ2kWsUtHFyYATGw4elw8Pq8TezPeIelUpRUvLczsof&#10;6RmW5Wz0Pp3d8A6rMzN+jwQ6wuqNsUvq0XiUkYCSbVsO80CiIFhUoN+qzvedeDetORbXQt/w8NDx&#10;o4xJwitmtwWR9SwrmgTvpn8wAgzwgc9hUUSMubGnkAjx2NEkzbJtI7nmsm9gKTVM/Vf86OnHj0Ow&#10;0jFLApMNDakfPSqzs2FZ15wcQmA+udfuQIfd3WKwzoMHJayqHMuu6eclWtLW3sFtMXa9YMSPH4dT&#10;U7KN5rk6ch1u3xonpEAE9WZl5oN6YT4Y+rNn1zEYYkxsH/6uUivBATCoBdxgU8xBOSv01ds/GnCT&#10;cCYNo2SszL39fVa8fdumzT2Yoj59GsrJugF+CIMylsvc53Hx0xHOVU8EGKZSnPkGYcn0lPK7BY8s&#10;Tb0FOir/+t1Pn4Y5XffZlDAb5IuKSkf7YAfbAJiMmbFnSnImdA5vwQ56+YIxiGBQeNfVOby6ug60&#10;PX4+3GpDV3NujXClhqI1q3fpiKgbDyTACu48xB7wSJkoiSJ65p3bRfzAwVPOK8h/1YsXVROecr0j&#10;pxzo81LaVSuufHgWjq/79x4Lpxz+EcCpEynG89zmc5IVEyTyCKqx5wa8AqvOzrppaeYF9oJpgwM8&#10;fvyU83Bi7mCXjH51Bd3CciJC10sGtf4xAZshWOdiajY0E0wWFrxWLO6ZXgQYvN7Y0LTAORwDBGFW&#10;d+8UfQQHGA0fFNQIOoGjLHrVLv5HD4zZPXkihTPBYqoBRkJCQqJHIQKMhISERLcQATZLQgQYgUAg&#10;EAjfDogAmwngk0zMuv2mRuw6Eu/HnRxCEs6k1de9kQwOqtVKpVKhUMhBVCrF0JCqu7u7rKxi6+ZY&#10;SzMfWys/R/sg43luMRv2Y+SN1iGQaTuXcBnvoJ0cgvFyFgbdsumQ1qtSTJx46MBp41FSytd7eVVl&#10;jXpIKZEMDgx8wJkD2A1yt3ht9G6YOV7L7tt7QqEYifFC9igvt2A0x5fXkkWbBgYH1EMqWJp89Pob&#10;VldaUm5t4YNX5GbGHqtW7Ghr64Bpg2sJipJKJPBgakr2aMkctnbOqClH78R/QAIMs72VlZbbsftx&#10;xgTA2u2s/UqePBfIANyD7zu7ggJWW5h6osk83KNKSp7DVCUSCX5ghp/QDJbz/NlL94WRoEaew80z&#10;nNWf6xWoqd6+vrDQdQK9sWb17s7OLlDyIFh+4LN+qqtr/bxX8OpWQebGnteu3kYdjhJgN5AAw/R3&#10;5iYe8XHnYDJYMWvEplJWuSopMR0pKxtLP2fHEPA0wWqYrfHNm5aFzmHWFr5YdGpJ1Ob29g6YAMxH&#10;WBo0g1fuFjzEmDNkd8CH5QrZaFf6IcD6OBGilw2CzZZGbUaPhSnBKIV3H2GVtc+tpq6pqff1WgZj&#10;wdLAdt4eS3jZv8HRmmQD0at2YT9gtcWLNsHSVGqw2qDQDwB6bml+GxG6ns+HqSjx/BV4ceqnH8aQ&#10;NTQ0ebhFgZ7BKJ7ui9+8aZ5IjUyTgwNwZJkYuHM2lKV7BTc+eSKlvr4R3gKrgZaUSrlCyU45mAyo&#10;vay0YvfOo9bmvnjKwQECZwKsRWNfsPyB9XWNC53D0TFg1aFBa2v4HxDwVY+oF34Hbyy4XYSOgave&#10;sH4fknaYpjXvegE/hAORPC4sfPTx4zCuZjQ1KCuYp5DL0y/nOvA9aG/DaTlzHz+f5XAso9G/iADD&#10;9uAMsQdP4wkJDuDiGHqvsJhv298NB1MFOXEsGcsBwjZZ4BwGJoA2WJOMCDASEhISfQkRYCQkJCS6&#10;hQiwWRIiwAgEAoFA+HZABNhMVCeRSDo7uyLDN+AF6Hz4kGbpa2zgvsA5bMO6fQlnL6VdvHrt6q3s&#10;zBsXU7LjYhMWhcfYWPgKVJaZkYe/78qmpkmK38hk0qqqWuifX+/621j6YcDZzRv3NAOJBIxUn6qs&#10;4eyFH9YKclsQefpk6uvquq6ubgyqgF8KCh6Gh6zDu1eYuZNDSE1Ng3D9iuE7D+4/xlI9MDq0WRK1&#10;+eTxC8fik/LzCvFeGJMunj190WieG4wFYm7i4ee9/Mrl3Ldv2zDwSyzugSXs3B4Py4f5OzoEW5p6&#10;eXsshQaDozfvPyQB1j9KYR49ch7mAIZzsA2AfqIiYnpZ4rV+XBxebfOCSf7cEMHIlMBToLdeNlt2&#10;1w/qSjqf7uIYhvyHvY0/NCu8+0ip/D2wRqlSXM2+xfgA1iAAZhsUsPrypWvNLa1gBVCmWCxub+9I&#10;u5gjco3kITUhMB/wzB5eHAt9Q1AvEmCYgdPM2HPdmj2vXlb38oSEMJ8XFVU7th3BIljQEhwg8fwV&#10;1ed8DPcieVZWvhlbfsB8bgWYUlZmfuvbdh44xLoCdz108AyMYm3hywOkPMJC1nZ3i4XkfnojwHig&#10;kl42CAt/lElBIS6OoWAIsBrMCsbav/fkixdVGAcG/bS3v7uUds3TbTGykrBGsA6oFyylGQ51/95j&#10;S84j8h3k6eO5LCU5q77+TXc3S5QHtnv/visn+5av1zJ4F9PowS77ovyHCKynBRvZgpcwBIU/uP9E&#10;mMz4xrDNQZPLFm8xnsdOOU7h+MKJB6tev3YvP+Vyrubcysm6kZqSFXf43KIIOOV8oAEPsAs2N/b0&#10;FC2pGw30HOMY8CCoF/wHmT+wQuL59DeNzbwl8/n6hqb4uPMONoE8i2Yw7o6XL6sFLhOm19z81tN9&#10;sQ0j0gKtzL093BffyL/XI+4BH5BKpfB9s1ssfvz42ZZNh+BdcB4wBMalwSMLXcJRh/3TIsDA/Vpb&#10;28FYbEs6BFuZ+djbBpw4lgze1dXFImXhH4iy0op10XugAS7TxMAd/jnge7Zv6nlf+4kAIyEhIZmC&#10;EAFGQkJColuIAJslIQKMQCAQCIRvB0SAzQQ9Pb1SqfTNm+aoyI3GBm5W5j6O9kH8rtzPxNDd1Ehk&#10;YeJpZe5tybMXQgNzfuPs5BDCeTK34MDoysoanuFN1+TxMnFt9G7okydJY3fBPp5L29s6Jrr7xqvS&#10;y5euGRu487AJdjVvZiSys/aHB6MAAID/f1ftWrxok4dblJWZN97bmpt4wdzyrhcIyev6Rxm++rrG&#10;BU5h8LiDLUsaZmbsYWrk8fNfnNev2TM4OHJr3M9DWI4cPmdi4A4tkb+Blu4LI5ct2bpm9e4Av1Xw&#10;rClSIHaBMCtXl/CnZRWaFcV+VAKMb7EP7991+vusxEtw6ARWl5yYoVarPkuEqJTfyC/EKDrkO00N&#10;RfNtAyPC1sOIkWEbwBBmRh6jDJkXNLuYmi0ft3Dwlp3bj4By2FgsdM8Tq82FBq0B7uiYsgAAIABJ&#10;REFUW4SHrFvoHG5m7GltweJpwA/dFkS8elUNnjwa+fc5AWbl7+m+GBrDfDhzEBAZvmH9mr0wK3sb&#10;f0zbCFOCqR49kqj1sz2SuKdOpsKqYY/A5KEfmLzbgsjlS7aujd4DU2LJITHPHvxi4C5yXfTyRZVM&#10;LtXwRr0RYP162iBCP48elS1wCkUWHHQCywQ/DwteC0uDk2EB1zYuHH7CiKdOpIzJOohBaUePnAed&#10;wxxgPnwHwXERBHsHrA/adlsYCZPBQ4Y5hl1QaWm5TDZh8OhEQGL77OmLmLXS8FfX1JRsHWFkrMwb&#10;p3lWLNvGTzlGRGHJt5FTztQLZgsCxx3YDiwLy4dTDhoYzXPz814OptR6yuGqUy5ksh54jJ01//sA&#10;l/khoH/QHugQA+9QJ2AC6PPWjXsKpfzzjaM4l3DJ4JcFfHMFgilZssrANVs3xx48cHrjhgNBAdHw&#10;IDyOU409dAb6x0SIsN0qKirB+TGL4xcRYP2jf21Q8uS5s0MIVoPjA3nA4+B7q1fu9BItAQfjOzoY&#10;XgT7xh48w50WH5/qoddPBBgJCQnJFIQIMBISEhLdQgTYLAkRYAQCgUAgfDsgAmyG6O3tw8vT1JQs&#10;twURRvMYy4UlYRxsA3jETyCyViB21iyBGLRxcgg5c/piV1c3FiWabIhetVrJC/+M3NiaGoliD55R&#10;TRC0gejr61co5KkXsuxt/M2MPTDiAaN58BYYKQ0M5gjwXXmv8JFCKR9z8YrRXcePJRvNc7W28MFQ&#10;MJ7DzSc0aI1m7RyWZEwhu3zp2gKnMBNDkY2lH3YO68Vbe/gdXoH/hXeXL91aXV2rUCo0mRu83r12&#10;9bYxL6tm+Kvb/r0ndRBgWZn5v/zkAtqA9ocOnNFBgJ05lQo6hz6hZcLZtKEvJsDYxI7FJ8LjYEGY&#10;f/TKXVN/vH8kCExxt+AhLN+ax8BZmXs72AW+eFHFHUCgAFk+t7LSipDANWBisBHXoZ8lp2HgEQww&#10;QvbUU7T41s37ynEm41fPrELV3t3Hwe5IuWGBIrDCaD/MFlacpFy1Ykd1VZ0mPzGeXzwWn3QhKRPd&#10;ZnQ+nhhMg9k459sHXbmUq1QqxhQJG50S/PgA3pWVkb/AMQyWhtkghaXxbtmUzIwZV7d548Hm5rcy&#10;OQvx0eyEEWDt72Dv4EK8PZa2NE9CgPl6L7cw8UKqr0aDAOvX0wbhVutTqhSVr15HRW5EhWMiPtDP&#10;mH7AfxY6h4PfgrbHfAmCXjHdX3zceXASoUgVKAoe1+wH1g4KjIqIefb0hVI5YeFAnd7YJ5PLXr2s&#10;FnKWgsI18xOOB4Y6wQwvX8oVuS5ip5wxP+VsA7GTz085Rh2x4l52QXB0vH/fKZs4xSu8rlIpwZO9&#10;RItBz4KHCz6PjoHEYXBAdGlJudZzD8wdd/gcuKLlaHQXPAKTRIoO9Glu7GFu6hnguyo/7+6//Mvf&#10;9u05Pu/nhfY2rCZfUmI6kuICAcaOOAtfeBzsrpsAQ32CIV5UVIUFr2VHn4UvOhIaDn6CM4Ad+ano&#10;m3D2EqbH1CRip3LoCY2fPn0hHEQrlm2f3N5zASLASEhI5kqIACMhISHRLUSAzZIQATa3wNrmKF/6&#10;F6PfBbB2xY+0QKxwoEN6Py+1TZghBMVqfXEm8mM4JOHHAxFgetEhfKQZGlLV1TZeSru6ZeMhD7co&#10;e1t2v29h6mVs4AaC1+JODsHLl2xNOp9eVVmDZZmmeDKAjdrb33mJlvBIrEBrc5/SknLN8KmJoFIp&#10;ykorNqzb5zw/BGMgTAzdYT5mxh6WPHNdcGD0mdMX29s6lCqFVuoCP60lnr/i47XMwY7dd9ta+llb&#10;+IrcFvGr4d8z1AGUSkVtbUN83Hl/3xV4Bw0DwYi8bpC/0/yQpYu3ZGXkY+SHFrJNIbuRXzjfNpAp&#10;0CYA+pmAAGO0Vu61O1jBaL5t0PGjSeMDobClWq1KSkwHpYncouBnSnLmF9VMEiYGWoKBRK5R8+2C&#10;Nm88OPXHRzXJlnxg/ymYg/vCRSAONgFbNsUKZdKEsRQKeWdnV9rFnEURMU4OIbBGIXwQLDjfPijQ&#10;b9WpEynNTS3gQlrdBzkwmVSal1sQGbEBJmxt6WsOhjAQGUE/xh7WPIpoadTmrMz8gQ8DY2wxngA7&#10;cvjcx0/D9wqLly3Zws3qbWLgzolev4XO4bEHz1RW1sC0+0fDAbVNiQm4R11dw4G9JxfwkmDoG8YG&#10;zD1gd7i6hO/cEX//3mPQiVZiGF7v6Hjv7bEUBnVxDA0LWcdSaE5ATrDEd93iiLAN0NLVJcJrJAuf&#10;dEzjGW4QwWrIIGZn3QQVOc8PRRYN+7G1Yqn5YPuAP9fWNIDVtHbC59wvl8sL7z5asWwb5lMdVREj&#10;nGA3gfNEhm+4mJrTI+4BhfdNtv21QljEyuXbYb1M8wsi3rxp1k3zsH8pWBEyVUN9U/rl69u2HIat&#10;x9Ih8oyC4A94yoEOwWfAtRLOpL2oqAT1Qre6jynoGRwDTHnu7KWQoDWOnF+HhYNjWJjC9FgVMbA1&#10;7NzO950KxYTHFJgAzoSoyI1Y183EUGTCe4ApgUVgsdnZN9+/74RmsJ3vFjxc4BQG2xB2x5rVu/Br&#10;6UhCxaa34C3gM+ASUREx7e0dkx7U6ABdnd3nz12GZ5kjse3mzpfAfBt0tW/P8ZKScvCisQ9O7dAT&#10;Ril/XslOM9coR/vgmPX7dcxqDkEEGAkJyVwJEWAkJCQkuoUIsFkSIsDmFvBtGb54o8D3q7mejv4h&#10;k0nhyzkuUCL5vheIZSpgFSqVAr4wK5XwrV/+uyjl8AosE74M93Nqc67n+yMADiWFQoYaFg4o+EXY&#10;NTOR790hZwLi/r5lEAGmLzWKxT1SKfwbBJt98P37zqdPK+7cfnDl8vVTJ1JOHEvOSL9+v7C4rq4R&#10;jxT41+qLeHF+9f9u5GrVxDMqYqNwY6v7QZ6hSyqVSevrmwruPLx0MefMqdT4uPPnEi5nZ94oKy2H&#10;acA/KDxmqGeCpeHZKO/s6q6oqCx6UAL93Cssrq1tGB97hDkh4SAFbTx79jIn5+a5s5eOxSelX7le&#10;VFTS2NgMXcE/XmxiE8Rg9fb2dXeLUSaakrC0abSctp/AEEInsLrpdfJhYKCrq1voBPxEK70H5sZo&#10;qpqa+vy8uxeSM8FkKcmZoPmqqlp4UKmUg5vpWHUvL4+EpNTLl9U38gqhk1MnLhw5fO5CUsa1a7er&#10;KmtgFDA9jjhmAjzATiPDZOxZmVwGTguPvKioykjPO34sOTkxHebT2NAEo8B7UwmqQ/cAh2xtbb91&#10;817i+fTjx5KOxiemX869f+8xi/qSSTnPpOtTjYYVxOB0ukeENkL7iaJqZrhBRvrp6f3Qz3x7YOBD&#10;Q0PTrVv3L6ZmH4tPTDqffuvm/Vcvq7u7ukFRsPwecJ4JZo1Z+KAZ6Lm6uu7mjXupKdlwgIDVkhMz&#10;rubcAuX38w/z4BszOfFGasXx+lvz7QJ5Ls2cSSMjsaSZRCrhp5zk3fvO589eFtwpyrhy/dRJdsrB&#10;Ni+8W1zzuh4+QOGn1imecqxbiQTd9dWr17lXb4PewAoXL+bc48dmPyfXQS0TH1OjqvvwAVSXlZkP&#10;djx6JBF2DagRTh54Fg7eDx8GcEqgQNhH6BiwJT9TZl//NHZ6L9+2yF7DIQnb7eSJC7CES2lXi4uf&#10;IvGGCtHy7JQPPVzpzA+irw0iwEhISOZKiAAjISEh0S1EgM2SEAE2h4BvoC9eVJU8eQbf5588fvqG&#10;fxuc60npE7Cchvo3j4uf4gKbmlq+3wViiXL4qvz2bdvDh6UpFzIPHTgds27/8qVbw0PXr1qxY/u2&#10;uMOxCddzC+pqGwYGRu4TKcZo2kAOoKP93dro3cGBa4ICVpc/fyWTSfvZXVv307KK0pLnMxFwyJbm&#10;1u/XIaeN3t7eQY65nghhQhABpl9lYqzD4CCLqoGTeWhI9fHj0MePw/CLUikfSX7V2zdp5JYmeAI9&#10;TIHohbfVyUmsfNQU8/jhPw0wNJ+PGubz6dPw8MchtVqpUMiwipjufz5GquPwReGfX4DIZBKtn+M0&#10;G8MQw3w4WD6//ZdMenHPE8ENoMC/bnpvOe0Pn1MfTmcn/UInKFqboQ5hRKlUqlIphofVn34bhp9c&#10;7dKpmAwBqoZOZDIZdsJMz/tBChYmo7UTHmCnzkzPEwiwuNgEfnffg3E2avDqTyPzwWiVqe8+nLlE&#10;MjgypU/DHz8NQYcKTunB+5N2Nan2NAG6mrTxzDeIAFQ4dAWrg64+ffpd219itT5uNWb6IaaiEavB&#10;fDB34tTnowNsJ/b0RoSuZ/kkTTyXLt6M407as2Duz085sCOecgruWh+Ew3CKEHyeLRzOjWGmPVi+&#10;gh+bsON6p7BqQXVwPKIdh5j+FRLJ6Mmj0YGmI405FTR2+hd8bOPEbR/SYOjbwtGnWS5xPL7obNE8&#10;Q6Z9EH1tEAFGQkIyV0IEGAkJCYluIQJsloQIsLkCftENDlzz619dzE08f/6zU8LZS4ppFQ/4NoGZ&#10;8ePjzv/5HxwszLxggUmJ6d/jAvntCfvz3qrKmkMHTvPyFSwhj5mRB6thwCt44y+YGMfVJXzN6l03&#10;8u/B92CpVDLpn44StAKLqD96WAqKNZrn5r4wsqmpZXCQqbSmpp6V7pjnZmokAoVPQ8BS4JBXLud+&#10;jw45bfRyqNTKpqa3oMM/IPn3vYAIsK8EvM/FjdA7kq52mtfWLBp4cHD9un0mhiJ7m4AFTmEN9W8m&#10;Kn009fngjL5oJn0amEpjjeH0cGX/BwReqWP+6mm7EE8/OGKLnimYfiICDPkMJDaEXqa9NKGTmXel&#10;F+hlg2j2prm0aVmtb4zV+vS6iUZo9exb5iYsCMzawqesrFyzRtqXTlJjrTOapOBgGj4/zR7myrXG&#10;Gm6ufXv2QQQYCQnJXAkRYCQkJCS6hQiwWRIiwOYK+JePS6M221j6OM8PsTTzupCcqbVi/HcKLJtx&#10;+mSqmbHIxTEUFpiWmvPdLbCP1wiBL8zHjiY52AWZGoqszLwdbAOdHIId7YN4YXA/LF9vY+mLr9ta&#10;+UEzSzPvlcu3v3pZrVKrqCbYNIDpgM6fu2Ju7AHOs31rHDdEj1QqqattcHUJd7ANABPMtwuEn45g&#10;ji8RZ8cQKwuf7Oyb351DThvgyTKZFORG3l2R66KMK9eVSsUfZO3fHYgA+zaBV6h9LLOiWKVSVr56&#10;DWc+iImhaMf2I196T00gTB26CTDCjwEMt+rq6g4OWI01tw7HJnxpeTwCQSuIACMhIZkrIQKMhISE&#10;RLcQATZLQgTYXAEJsKjIjZYsgVIQJlD6ka4zkAA7eSLF2MDN0Z7d16SmZH9fC4SpymTS19V1keEx&#10;xgbuNpa+YCkH20ArMx8TQ1Zt3nl+qKdocaD/Kj/v5fCLrZWfkYGbtYWvoz00C4BHFjiGPrj/5Pta&#10;9TeFFcu2WZp5g1y+dE2tVrKKPjJpbW2Di1MoaNveJsDO2t+cB+RRBJgOYPaz6uq6tdG7LUy9DH5Z&#10;mDNC/v34a/8eQQTYtwmFgld5VMiGhlSdnV2rV+6Ewwf+RbC28Cl+VEYbivD1QATYHwQYBJaZkWdm&#10;7Glr7ee+cNGbN80SiYTIdcIMQQQYCQnJXAkRYCQkJCS6hQiwWRIiwOYKfxQC7PgFo19d59uy2KnU&#10;C1nf0QLBOjKZtLKyRrRwkamRyME2EMxkZe5tbuIZFrru+NGk27celD9/VV/X2NHxrqWlta6usfhh&#10;6dnTF/19V5oaedjbsPgkK3MfWyu/O3eK6G70i8C+qEsGG+rfuDiGWlv4gCarqmqlUgnoUJMAs7P2&#10;B9m9I/58wuUzp1JB+VOUhDNpJ48ng/n+IPdKGMh4cP/pv/7ZyckhGHw4O+vGd7QZ/2ggAuybApZH&#10;amluPXTgdEpKdnb2zePHkoMDomEf4d92xKzf96XJDwmELwIRYH8Q4CkCXxDwr3/gw+TR+EQFC9f+&#10;Ec5SwhyCCDASEpK5EiLASEhISHQLEWCzJESAzRV+eAIMvsYPDAxUVdbeunn/bsGj2zcf1NY0DAwO&#10;fBeXhPzGU9Le1h7otwpvOe2sA0wMRf4+K3Kv3QHDyRVyFS9+Ds14RfdB+EWpYvEBHR3vjsYnWlv4&#10;YCiYpZmXt8fS9vZ30IZuSKcI/CPo3Ku3QY1W5j5hwWvxgILdMZ4AKy0p//RpWCaTwfb5IgGLzPVC&#10;ZwmY//DI4XPmJh54ZZ9DBNg3DCLAvingvWHr2zaR6yKjeW5wKJkYuFuYejk6BFuaeTs5BL9+XUf5&#10;DwlfFUSA/XGAuQdeVFTNtw+C02aBU2hNTT2dMIQZgggwEhKSuRIiwEhISEh0CxFgsyREgM0VfngC&#10;DCGVSlQqpVKpAJFIvhu+Af/kf3PMQWMDd7COvU2AhanXti2H33W8V6tVHz4MjNbT7tMEVtgeHBwY&#10;Hh7Kzr4JT9la+cHjJgbucbEJSvob3imDFQBTKnbvPAr7wtTIIz7uvFwu4yrWQoAVPSiRyaQ9PZ8b&#10;YwqY61XOHpAAAyc0MXR3tA8iAuwbBxFg3xSwMA+cMCuWbsO/h8DqgxYmng52QXcLHlKAL+FrgxFg&#10;w+r0K3m//OTiYBsIn0xiD54lx/tRAWaFj5pJielw4MCHz727j6tUij/UhxaC3kEEGAkJyVwJEWAk&#10;JCQkuoUIsFkSIsDmCl+VAEMypqdHiyBp80W9ae1K6AR+Gf+i5rNicQ/K+KVpPqt7OJz5l2tiOoCB&#10;wBAFBQ/BNHY2/g62gWCdrZtjZTKpRDKoOVWtQOV//Dh06mSKqZGIJ0708XCLevu2bXwQmLBYQTlj&#10;lq/DXhMpSqshdDw7w8ZaHQBmPW0L4u1/R8e70OA1VubeoL07t4tUvA48vDWeAHtYVCqXy2a4cfp6&#10;dbnxRPPUWNqEj8zETHrZINAJ7D7wvdhDZwUCLCszXyqVdnf3TH29hFkDEWDfGhiFLJft2H7E1FBk&#10;buIJBzucS8GB0cXFT5VKupgmfHXAQa0eUl3NvmVt4evpvni+bdCJY8ly+iOGHxRwouA3siVRm3/6&#10;k6PRPNeHD0pm/jmH8EcGEWAkJCRzJUSAkZCQkOgWIsBmSYgAmyt8PQIML+Mw6GpMzjd4RaVSwtBT&#10;v+KHmfKnFByj/agUUqkUqRn4QqViqf+YjKmoBL9KpRK1Wjn67tgIMB4fxt6CIT4MfMARhaAxzZnD&#10;KzjiDJUztSUz6yxbspX/sT/LYejrtfxdx3tY6aTsl9AJ9NDR8d7Hc6m1hY+TQ4iJoXtWRh6yOJot&#10;+dIUarVCLpei5th6lb/bS6mUDwwMjO+/b/RZobGmieER3bqSy2WC1QYny0v5eePBz03cJwF7qUfe&#10;hXHhTaw49dnclMyCI1Fck/Nt7PGKikpbaz/Qnof7Yl4EfhCf/RoEGAZIoaPCzynmGoIp4ar5I7KJ&#10;1gK9wdrHmYkpBJSpmyGY+QbBPQjD/fbb8LH4JGMDd5YC0cgjP+/u3/75k0Ihg8kPUvmibwxEgH2D&#10;gCO9vf0dnDbnEy6fPZ12+/aD7m4xbPwp/qNAIMwcsKHA61DgQ/tcT4fwFYEfHl69qj64/9T+fSdv&#10;5BfCP+X0LzVh2iACjISEZK6ECDASEhIS3UIE2CwJEWBzha9EgEGf8J15cHDgadmLC0kZ27YcXrFs&#10;e0TY+mVLtmxYt/fMqdQnj5/Bt6CpZM7p62XNBgYGykorkhPT9+05Dp3AhNev3Xvp4tWWllZeRWmg&#10;sbEpJ+vm1eybmen5la9eCxwYftd6/vxVxpXr13JuZabnvXr1WqBP8N3y8kp4Ch6/nlvQ3vEOdAKT&#10;b25+e/vW/fi48zHr9y8Kj1m+ZOvWzbHw+JvGZqVS0T/KUX0lIPtS/KjM0szb3iYAxMzYMyMjTz2k&#10;/KL7Jvb32mrl8aNJv/7kbG7iaWflfyw+SZM9Qge4eeNedubNjCt5xQ/LQNVSmRQMtH1r3KKImDWr&#10;dh05fK64uKxH/NnehKekUgkoqqK88mJqzo5tcSuXb48I3bAkahOYBkZ8+KBE3C0G62hVFGr+XmEx&#10;aP5q9q3srJtNTS0T1SfDxg+LSkD/0DgrPb+h/o1E8rsRwdwvXlTBu9wHboFXwCsyzlGlX76+e9ex&#10;ZUu3wvQOHTxzKe1aZWUN6HZSIhMj8FKSs0BvsDvWRu9mzFnvyIh6J8BwjUVFJenMUW+Du5aXv9LN&#10;geEjr1/Xo1rg56OHpWPOT5jwwMAHhVJeX/8G/H/X9vjVK3ZGhsfADgLLHjpwpqDg4ft375VKuVZS&#10;UC8bhHUiGXxRUZV+OTcvtyB61S4LUy8H20Dw7b27j8Mr0DOYqeZ1Pd2sfVMgAuzbBBgFjqbhYfXH&#10;j0OjfD/tGsLsAf4JgA9dKAMD9In9Bwf/exfpb/80/Ns/faRIU8IMQQQYCQnJXAkRYCQkJCS6hQiw&#10;WRIiwOYKeifA8BpdoZRXlFfGrN9vY+ljYuhuYeoF/VuaecNP+N3USGRh6rly+bYnj58hQaIjvZ5c&#10;Lrtzu2jl8u02lr6mhiLWldmIQD8eblGXL11TqZSFd4uN5rnB/H/5ySU5MUOtVuFfxPdy/iz+yPk/&#10;/8N8CzPvn//snJSYAdPDK1FGcijlx48m/fIXF2MDd3ubwMrKmuFhdUb6dXfXRdA/Vj6AseCnubGn&#10;sYGbq0tE4rkr/Gp4qhFs0wBWn9q7+zjPXhhobeHj5738/fvO8WFYuoFBRa9evt4cczArM//li+ru&#10;brFmA1hFd3e3yC3KaJ77X/7RcV30nk+/DcPywVi4fFApiAkv9SHEP+H0amsadmw7YmftD+9q2gV+&#10;50WzRIsiYu4VFsvksv5xfCHvQQ4Nfv6LsxlTrPv9e48nqk+GZlqzehc0Njfx+vWvLjdv3BNMzKqS&#10;DKnOnL4I75oasWJdz56+hHXFx51nYUbGHpboftz3wBud54ds23L45YsqcAwdYRMYQIZsDeghNSVL&#10;cJuvQYD1cqryzOlUWAWM+Nc/OUWv3DkwqOtqGym6rZtjwastTL1/+pPj+XNXYC8IOoQ+JRJJV1f3&#10;6VOpC5zDQMmgPUvBUtylYU8FB0bn592VSiW8z7FmmvkGgU5UKgUY6K9/drQy9wZnRo2BwP9CD1bm&#10;Pj/9o2NW5g3omeIJvh0QAfbNom+01iPlIiMQCF8b8C/5pGmWCYSpgAgwEhKSuRIiwEhISEh0CxFg&#10;syREgM0V9EuAYc49qUyanJQ+3zbQxNDdwTZwvl0gUggWJp7mXOxtAmAsUyMPawvf8+euSKWSidIh&#10;KpWKC8mZFpzrcrALtLcNwB4sODFja+UHYvjrwgP7T94teOhoH+Roz7iitItXBRoACbDTJ1PNjEUu&#10;jqGWZl5pqTnCAvHds2cuWpl7O9gEeIoW19Y2HI5NMDES2VgyYsPCxAtJIEszb5gzDGFj6Ws0z23r&#10;5limuylncfxSQM9icU+Q/2pQHQwKmty757hUMs34GOhNIhlUq1n2vzH7ixNgYhjIwTYAlHxg36lX&#10;L6tBh6BY5/khYD4Y3Xl+KGjg9KmLoFVkjGRyWWZG/gKnMGNDd7QmKNZ81L5oYngQ2ZH4uPMw6Jgw&#10;BdT86hU7QPNODsEw+sOHpUql9ohAbLxl0yErM2+YFUyv4E6RYGIe5cbqtMMcwNlcHEOellVsijlg&#10;8MtCZkH0Pc5+wS8wkL2Nv9E814XO4cWPykAnE8acSQabm1q8REtgODD68+evBH7rK0WAgY3eNDYv&#10;dAmHScJCQC2vq+smCgLDGba0tHqJFttZ+8Gi3BZE1te9kUqlQmAczKexsTkqIsboVzfwZ0f7YNA2&#10;mHJkJxp7wrrgRc5Je4Dp+1kqUS1mmuEGGSHATqX+9I/zwUaaBBg8hc/+5R8csjLyiQD7pkAEGIFA&#10;IBAIBH2BCDASEpK5EiLASEhISHQLEWCzJESAzRX0ToDJ5bKTx1MMf3W1sfSDDi1MvWwsfRdHbow9&#10;eObc2UtHDp9bvnQr47GMPR3tg22t/IzmuR06cHr8LT8WGTp1MsXE0N3Wyp9f0zNaZfXKnSeOJZ89&#10;k7Zty2EPtyiYMLwIo/h6LYPh7G38zU08L6ZmC2Wu8Ab/5IkUYwM3jAdKTckeQ4CdOZUKT8E8vT2X&#10;QrfQxs7a38zY031h5KLwmK2bYzfHHAwOiAYVwYQdbANBDH5ZmJSYrlJpj1iaITCyp+TxcxgIZgI/&#10;YUr5eXc1g3um1+14s37gBFiA30oWYGck2rBu3/KlW1AboHn4CUOD6pznhzY2sgpYGJOXdjEHXrS2&#10;8OGcio+VmXdE2IYD+04lnLl0LD4JbIQVntAihr8u3Lb18AfOh2hMhml+5bLtnJQKBMU+LCqdOAKM&#10;Nd4UcwAmg05153aRYGIkwBLPX0HDuTiGLl28Gdogv7I0anNyYnr+9buX066uX7sXo46cHILhLQfb&#10;gKIHT+RyLbkQGWejVt6+dR+awerCQ9Zh+J3ALY0nwB7cfyKRSMTdPfiH0lOUMZXMZDLJ9i2HTQ1F&#10;oEATQxFsRh1RceAPOTk3wWqO9mzngn7kCpng9rB93jQ2+/usxAYwT9h0Ab6rwMNPn0wFn4dfvD2W&#10;wIPcpQNgz4Kf948WvdfU/Aw3CB4LV3NuhYeuX71ip5doKXQF2xZ+BvqvXrl8B0hYyPr7hY+VX2dD&#10;EaYHIsAIBAKBQCDoC0SAkZCQzJUQAUZCQkKiW4gAmyUhAmyuoEcCDGmbvOsFSEpBb+YmnovCYx4W&#10;sbpEKpUS3lWplRKJ5GlZxepVO+FdTpAEmBiKMq5c16wHhl0VFZVAG7xStzD1XLZka1lphVQqUakU&#10;rCuV8m1L64ljyRiJgmElGCI2DQKM0wABeCnPb+cDj8Yn1tU14sxZtj1xT2pKlgNrwOZjZe7t47Ws&#10;ra3ja9RfwZx+Odm3jObBnIOsLXxdXSKqq+uE4B49AiPA/H1XWpn72Nv4gwbsrJkOg/xXX7t6+2FR&#10;SeHdRzu2H9mxNQ6+siL79ehhmQWnOjgX5RkcGF1wpwg0CTrndlFIZdIXFVU91ql/AAAgAElEQVRb&#10;Nh4yN/FCOsRonuvZM2mshtbo/L8SAcYoQys/sA50CGu5cumaRDIIFpQrZNA5/Hzy+Jmf93JLMy8M&#10;UPPxWNrR8Y4b8bMRORclOxJ3ztRIZGrksW/PCbX6d/ZRKwH2/NnLf/mXf4KZDA+rpy6DgwMay2Sc&#10;1p3bDyz4ZoSfiyM36XAweGv92n2waiTAwAqamwiO0TWrdoPbQ1cY6XUhObOzs0s9pFIo5aANvoPa&#10;4mITQF0wf2gGZko4kybTiGPT1waBFYD3KpXK3377eCw+ydjAHSnS/Ly7f/vn32AI6EEy3QBHwlcC&#10;EWAEAoFAIBD0BSLASEhI5kqIACMhISHRLUSAzZIQATZX0BcBhlel3d3dQf6rkV2ArhYv2vT+3Xu1&#10;WgXvCiEv0LNSqYBH1q/da2bkwQkeH/eFi1paWvEGXLgDX7FsG08AyFir1St39PC6UxrRMz0SyeDQ&#10;kDon+xb0YG8TgPzNDAiwQHjc1srPaX5IUVGJekjFqiLxygdiMevq06fhy5euwpTYWLYBMOi9wuIZ&#10;RmVpBRZeOnvmojEnwCzNvH29l7e2tusm2+CdvilDeOpzAizAwZaF0y1bvKWtrWNoWK1UKUDDEqmk&#10;WyzGZz4MfFi2ZIuFqSdMDFoG+q1qamoZHlZrmhhEoZCB9nbvOoY1zDCOrbq6loX6aWj+KxBgAXwV&#10;gbCc67kFODEwn+AzsJzKyhpXlwgMXzMzFp1LuDTeiGxf9PWFh6xj8W3m3jnZNzWj/bQSYHGxZ7My&#10;8y9funblcu4UJf3KdXB7gX7DDKLv33X6+6wAo6M5npZVaNJawgRgs8AEnOeHYKBbgO/K9vZ3g4OD&#10;QoW21AtZJoaMZ7Kx9AWFgHpBG5haU3MHwdrTL+fCnoWxoCswa21Ng3Q0IlOPG4QbogdmGHvoLJ8Y&#10;OyJAY1KptJuHzRH79a2BCDACgUAgEAj6AhFgJCQkcyVEgJGQkJDoFiLAZkmIAJsr6IsAwzv3S2lX&#10;TQxFGHGywCmstqZeoZSLxWOL+oCVpVJpR8d7X6/lVubejvbBxgbuZ0+n4UU/DzOSP3ny3MKUUSPQ&#10;lfvCRU1vmuVy2Zj6QHjXPzSk5lfqIrygnyEBxh5Pyf74cRjG+rwYUi9+bQsPWWdh4unkEGzwy8LL&#10;l64NDamwLJYegfzKoYNnkCeAKYUGr510W8DcYC1TEWgpPKVJgKG2FziF19Y2gjXBcGgO3mwAKzld&#10;zy1AyoqxPjb+paXloAGxWDxmMtAYRgEdRoStxzJmpkaifXtOjNH81yDAHFjxOdGhA6dhYtxqn3UF&#10;ixoaVmVm5vMARFadLihgtWZ6w/7R9JsvX1RDV9YWvi6OoY0NzcgtaRpIIMB42Jy/8Ty3X39ymffX&#10;BVMUaGz4i2tpSblm/k8MAjt2NAnUBT4GfZ48cWH8ftRcMpaIOxJ3Xq1WchqJGQtW5OO5DGwKa4Q2&#10;aWlXsbzWGJIJvRoe3LntCMuU6BBsYuB+5HCCYAj9bhAeVyeNi00QCLCcrBvTTrhK+NogAoxAIBAI&#10;BIK+QAQYCQnJXAkRYCQkJCS6hQiwWRIiwOYKekyBCF2tWrHDjBX3YmxHXGyCWq2a6OaR3+ArU1Oy&#10;TRlhxuJ1vD2WdnV2IdGiVCqOH03i8WGMAzh9MlWlUmrlmWCeMpm0tqbe2SEEkyXOhACzsWTJBtva&#10;2gcHtcRa4cQO7DvFWQc2sbNn0hTKsdE5MweP7xncvfOoUN5pxdJtyokH4t8nB15X113LuZ1//W5e&#10;boEOuX7tTkPDG4HO0STAkCzZsumQUqUYr22+fPnWTbHGBu5ODsEmhu7bthzWMSs08fXcO0g18Ti/&#10;yMaGJlgaZy6/VgpE6Mp5fkhNTT04hlY3Bh/r6ur2911hzTk/KzPvsrIKXj1rlIXiHaamZMFAlmbe&#10;K5dvH3MmaSXAwFKglqkLtHdxDH3+/KVUgwDrA3+WyyrKK+2swZkDwChB/qu6u7o1T0UMFIO1L43a&#10;LAS9PX/2Eok0TB8K+kFG09LMKzRoTRfvATmqMYAjF9Ze8uQ5BlDiThRSF+p3gxAB9n2BCDACgUAg&#10;EAj6wg9DgP3nf/5/JCQk35fAN5r/5BxYWFjY3/3d3/23//bf/v7v/x5+wu/R0dHwlWHOZ0hCQjI9&#10;mfNPBT+MEAE2S/KfRIDNEfRCgOH3mbdv21xdInh9IJYnrfz5K+kEDET/aA63hvo3ri7hWMQLnnr2&#10;9HcyICKURQ7xEByfogdPdBAtMAR0FbN+vxAvNT0CDIuWRa/a9aFfuwdCY7lclnQ+feR+38DtxPEL&#10;8q9wfQ8KAH3u3H7E1MhDSCapWUBr3MQY5wGrNprnCvq3MvfWIeYmHnl5dwV9jifAQD+abNDolBjH&#10;1t7WERK0xtLM28GW1YIqvPtIzupFTUjLgXe9e/fez3sFf4TRnPAI5sT7SgQY2MXEwB1acvZrIofp&#10;lcll8XHnR1zCyCPh7CVNn2c8jVy2eeNB6BCc6tzZS2MmppUAg1lB+6mLqZEIHnlaWqEZATb63w8r&#10;lm2DBoxzsvAF//+8Qh7zw+fPXtpasdyGFiaeyxZvEeYGR+jwsPrYkUSYOYshM3CLi00YGlLD4x+0&#10;gfvAQHv7O14aDfMuBj55/Gw0HFOfG4QIsO8LRIARCAQCgUDQF34MAgwm/7//9/8hISH5vgS+FPCf&#10;/yc4eGwE2PLlK/7rv/5rzmdIQkIyPZnzDwY/jBABNktCBNhcQV8EmFwuKy5+ijyWpZl3cGB0R8c7&#10;rWEiwiNgZxh65fLt/G6dsSNXc27xBH0Dr1/Xuy2ItLH0tbbw9RItaWxoGpQMTtQVu/H/OHTqRMoM&#10;CbCRVHKxCZqEhCaw8aW0qwLRcvRIog5eatrAFHwH9p00MRRhqa3ggGi+NbS3x4ldTruKsVa8HNpY&#10;wTpVINYWPjfyCwVCZSwBZuTxsKhkvAOwyCSZrLqq1oF3BaZZ6BzezuOEdCwEsybGrN8PGnNyCDb8&#10;xfXSxatqtQpLwX0dAiwIlpCcmDHEMv5NGJo2NKS6nltgbMBKZJmbeKxbs1tYMlKzzc1vvT2Wgq5s&#10;rfwfPSzTTYChYs+eTiu8++jmjXu3bt6foty+db+trX2MDnE5l9OugWbQJ/ftOanUqEDGAq1UiqPx&#10;iSNJCw3d06/kojbQE2FTR6/cyauvMV1duZyru1IdqnfNql1MgQ7BRvNcMzPy1UO/m0lfG4QIsO8L&#10;RIARCAQCgUDQF34AAgxm/r/+13/+27/9+3//7/9GQkLyPUpKSur69eu3b9++devWbdu2we+ZmZn/&#10;/u//z5xPjISEZBoCmxf+Xf5+P1d8U0IE2CwJEWBzBb0QYBiBdPPmfRtLFpJiaiRas3r3pHZkF/1D&#10;qt07jxrNc+M8hGdqSpZSqZBIJc+evXRyCLGz9rc08woOWC3uFrPeJpgRlk1KS71qwZYw/RSI8C7M&#10;5NzZNN00TEb6dY3CS+cmIgNmgs/nHGRl5u3rtaylpXUiQhH1n3oha97PCyzNvEED40XgaXQQYCyc&#10;yNTrRUXV+LA2nFJ5+Svk2GCU8JB1YEHdVsanThxLFnLinT6VKlR6+0opEG0s/e7cfqDDhzFT36OH&#10;pbZW/pgzc/GijZouIZfLih48gVFAJ6CZd+86QUuamtdKgJWWln/6bVgmlymU8qkL9Dxmeng70Nz8&#10;1nVBBHQOc/DxXPb2bRumjoRZgM67uroD/VeBFWysWIW8xoYmqVSCKQ0HBgbevXsfFrLWkgVQsljM&#10;sOC10at2rVqxYyJZuWIHNPD2WAL7F9QLuyBhNOgNzaSvDUIE2PcFIsAIBAKBQCDoCz8GAfY//sf/&#10;C58reggEwvcJ+O45NDSkHgX8LpfL53pSBAJhOhCL2UXxf/zH//x+P1d8U0IE2CwJEWBzBX0RYCqV&#10;MjP9uqUZ68TE0H3zxoOTMkNg648fh2IPnjGa54Y1pU4cvwD9wIMPi0qFgl4RYRvwcl/H6Eql4mrO&#10;LStzb8wINz0CDOZg9KtryoWsicJlsHH6la9OgGGIUnbWDaN5rjAQL7wUXl1Vy8bSZhf2fVIy+KKi&#10;MiUp49LFnLTUbE2BV5IT071ES6wtfOxtAnQQYHbW/mC+19V14xeFa39w/7FAQa1Yug1enAoBBqOP&#10;akx08MBpqfT3UlV6J8Aw3O1x8VOZzoyRcrnsaVkF+AOmLgwNXivQq+hOJ49fsDD1hLe2bD40vsyb&#10;VgLswf0nEolE3A1+3Tt10TpJJIr27DpmwmPUYF0CpYd77f69x5o12wRroie8bWn191kBDTDyD36B&#10;hegWpEgd7QNhF5ibeBw/moSRW5oE2Mw3CBFg3xeIACMQCAQCgaAv/BgE2H/8x/+ET0da84oTCIRv&#10;H+MJ7IkqBRAIhG8c8NFCIpEQAaYvIQJsloQIsLnCBz0RYGq1MuVCJk/axmr/bN8WNxGZIaCHFys6&#10;Gp9obDBSrOjI4QToRy6XFRYWs4AkHs4VGb5BqpNk4oyFPP/6XWsLnx+DABsNUSpDZmW+XSCMlZN9&#10;S0ciO541UTo8zP6eSVPUatXHj8PwPS0ybINQU00rAQavw1gujqG1NQ0TEWA38u8JtaDWrN41hYWw&#10;py6mZKPGTI1Eu3cew0im6RBgvCjXpAQYqKuivBJptonUywiwpy/A4jzK0DvIf3U3jzLEICqYYVTk&#10;JkszRguB2jXrb/2u7XEEGMyfV0TTgzOgAyDLxXaBscfmjQd5WF4vckj7954Yzd/oCc008zdKpZLG&#10;hiaR6yIbC18kwEwNReD8k4rRPFfDX12h23/8v+x37zyKPkAE2B8ZRIARCAQCgUDQF34YAowuKwgE&#10;AoFAmHPg5woiwPQlRIDNkhABNlfQFwGmUiky0/OECLBNMVOKABv+OHRg3ymjX10xAuzkCRYBJpVJ&#10;Hxc/xVAeC1OvkKA1uq8vsSRSBhvdG4PGvncCDO+d29s6fL2XW5l5g0pNjURbN8fqqKmGT/WOAygZ&#10;3mpv7wgLWQfW0UWA8Qgw5/khtTX1E0eAPREoqOVLtuJfS+lYCD6VcCZNLxFg69ftM58CAeZgG1BW&#10;WqHDLjh08aMy9DFNkhUGgl8qK2tcXcJBUaCN16+1xMN9bQKsn29MsbgnJHANy3NoyfIcNjQ0SSSD&#10;8Hpra7vINRLGxWJ77993Co6B7F1z81sfz2XIaDrYBV5IzryRfy/32p3ruQWTSt71uznZt54/e4mV&#10;yYgA+yODCDACgUAgEAj6AhFgBAKBQCAQ9AUiwPQrRIDNkhABNlfQFwGmVCryrhdYW4ykZYteuRPf&#10;0sENYeTWti2HBWoq8fwVlUohkQxWlFe6OIbaWbHsbT46y1/1jyYMhGkLwUnfOwE2qhwFKMfUSMTr&#10;Wvm6L4xs73gH5/sXDadRFGqdpe4IsEkIMEaEPC17AfPBGmAhgdFTrAEWF5swUgPMwP1Y/Ge59RgB&#10;ZuyJC3xw/8nEBFivQilftmTLFGqAsapX9+891sFFYRbBwrvFloxcZO66Jno35jns5V1dvXrbzJjl&#10;P1y2eAueSLNPgCGpfObURRNDkSOnh7My80FjINeu3ubl7hiheCw+Ua1WggaEicFOaW/vCA6MhtUx&#10;OtAmoLKy5p//5Z9gjwwPq3UINGBRg8Pqjx+HYBRNCxIB9scEEWAEAoFAIBD0BSLACAQCgUAg6AtE&#10;gOlXiACbJSECbK6gFwIM77VLS8rtbfztbQKszH38fVe0trbrYGvgdRi6u1u8ZNEmjAGytvC5fu0O&#10;DA1PdL7vDPBdMXKDbxtYVlo+Pg2dAOQzdu88ZjzPzdH+hyHA2FgPi0oszbyEQKXz564oVb+zHVMB&#10;XmF3dLybYQQYmrjmdT0sHJrZWvq5OIY2NyMxOckqVq/cgeo1/NX1yuXcoSEVT7XN31qxgwd1BVqZ&#10;excWPlKptBNgGNgUHroOlKCbAMN3L1+6plZPmC4SHSbtYg6Y29Eh2NzYc+/u44rRBIMSiWT3rmMw&#10;kKmRR3zcuaFh9XiFzwIBhgqvrHxtb8tILFjaujV7YMvAi5tiDpoYMloU5EVF5ecM08jjoFhNbcDq&#10;wMo6q5H1gCkxwgxHH9UVEWB/XBABRiAQCAQCQV8gAoxAIBAIBIK+QASYfoUIsFkSIsDmCnohwPoZ&#10;j8LCjDzcFmPlIWtzn6dlL1iyuwn6wWJFr6vrHB2Cba1GKl29qKiCR8AHlErF+rV7RyqKzXNLuZCl&#10;UMq1Ej9IpL1/3xkSFM0TMP4IKRCFdfWAaSJieLgPSxJoa+1fUvIcptfdLZ5iP5zT6ROLxZPXAJuM&#10;AAMTd77v0ujH99aN+zqISYxGamlp9fJYwmpZjYR5PUaWC5W5ds2ekbg9Y89bN+8z1kob2wT/qjU0&#10;NHmKlljzfnQQYBhntnfPceUkExvctPEA2hF+Xrt6GxfC1tjZ6evF8geCwu8WPNS6wFkgwPgo/TDP&#10;9Wv2mhp52Nv4w9Kam982NjY5OYTAcBamnqtW7sBEhZqA7TM0rI47nCCU1tux7QhbxcS8KVqqtKT8&#10;0aOyhvqmdx3v+TnM3iIC7I8MIsAIBAKBQCDoC0SAEQgEAoFA0BeIANOvEAE2S0IE2FxBXwRYP+fA&#10;NqzbZ2okcrQPMjUUHYk7PzSkJXoGwUiLIdWF5ExoyQOAfPy8V3R3dw8MfMDkeNlZN/CWHCa2KCKm&#10;j01VSxZEdt0/pLp54x6mv8NIqTknwPo08KVq1BiO6eHOnSJYESvmZMsSDwb4rmyof6NWqzCL4GQ9&#10;sPvrjx+Hnjx+7r4g0saSc5PTIsD6R2ut7dp5FJkVWP6ObXET6ap/1DTXcm6ZGjGKC0zs4RbV3PQW&#10;4wJRmZtiDowGhy3MSM+DdY13mN6eXrBm0f0nViMRgQG6I8CszL39vJe/e/d+UKIlABGZ17raBieH&#10;EMYpWvktcAqtr3/DmddeuVz25Mkz1JL7wsjW1nZQoPZOvj4BhpFqWZk3MEQSVnc9t+DmzXtG4Mlc&#10;/5kZeeP1j5lF86/fZbGD8C+Wpa/bgsjGxmawqda5saA3qaS5qQXWCzYCW0Dn9wqLNXlK/RJgRw7/&#10;ToBlEwH2DYMIMAKBQCAQCPoCEWAEAoFAIBD0BSLA9CtEgM2SEAE2VxhPgCUlpsvlsp6e3r6pAfvB&#10;y/r8vEKepI7F+ixwDnv9uk4ul4vFPWMG7RH3SKWSt2/bvDyWWFv4YJjX8aNJyB/gKdbR8d7Xa7lQ&#10;pelcwuWhIcb6YPY8Lixvm0Ihb2lp9fFcamXuLaQKnFsCbGBgAGs1oYyP0Zk6GGEgl+3cHm9s6A56&#10;cLAJsDTzWuAUlpN9C3SlUMiwPBXXSS9SYgh4dnBwQKlUdHV2X0jKgKVZmftgPklQeN71AqHa1pcQ&#10;YGz5jx6WIpGGnFxpSTmoeryJoXMwYmdnV1jIWgtTL64u0bYth8doPi42wdzYEx0vZv1+TtL0ag6N&#10;k5RKpRgRCCPC0LprgEEbUyNRakoW8q+a60BdqVXKPbuOmRqKwB9gVhs3HJBIJfwtxtidOpkC/cAQ&#10;m2IOwBImsst4AqzoQQnMf+obZ1KWFF4G52ltbfdwWwz9G81zg2lvijkI07Ox8BW5RTU1tUi0kXwY&#10;xxbotxKMzkuFue/eeVShVIwfC1etHlIdPZJobOCO0XXuCxc1fc5T6pEAA789Fs/Gws2YceU6vCIW&#10;i8fYnfAtgAgwAoFAIBAI+gIRYAQCgUAgEPQFIsD0K0SAzZIQATZXGE+AXUzJ/vRpWCqVyOWySUWh&#10;kAkkAUvZ19MTEhTNCQ92ux0euq61tQ3DlYRqQ729fUqlQiwWr161E3PWWZv7eHsubWlpk0gkeAnO&#10;g42UmRn55vwm3c7a39rCJzkpA2YFvcG4MpkUOoHfq6trw0LWWpp5O9gFQrO5JcD6eKmqN2+ac6/e&#10;yb9ekJdbkHvtTlNTi45aaLrBD/SBzs6uqMgYDK1zsGXRcrDG9Wv3FtwpgrekUunQkFqlUsBMQDNq&#10;tRIEbNHa2p5x5Xqg3yqYJ1JW8+2DLM28bK38ih+VyeQyzE45dQIMMTAwsHzJVgtTlp0SevPzXl5b&#10;0zA0rNY0MQhj/j582Lo5lod/sfyNCxxDq6vqWFbMURNDm/z8Qs5aMdvBJAvvFv/220dwJexELO5h&#10;i1LIzp5OgyUj6zYZAcYYMgztunmjEFQBDcTikd5ALR8/DuXn3eUK8UfGtLTkOQwhWHzVih2wOtD2&#10;lcu5ExUS00qAlTx5Dp3DAqeyccbIRIceMkaxB8+YGIpgiIXOYbgdYKU7t8cLLOYYIBsNnmz4q6uT&#10;fTCsEXY3bB9oL+OBboJ6USGw0WB/QbcsdtNIdOpEirAF9LtBmNGV8oSzabxcH9uMsYfO/vbbsFIp&#10;B2tKpRLiwL4pEAFGIBAIBAJBXyACjEAgEAgEgr5ABJh+hQiwWRIiwOYKmgQYkisrlm07deLC0SPn&#10;j8Un6pYTx5IOHThdWlLO2BQefqRQyG/femBh6mlr5ccKO5l4hgatvXvnYW8Py54HgJ8DAx+Ki58u&#10;W7KVx4qx23wLE8+CO0Xjb/MHBgaiV+0ymufqaB8MzaB9zPp913MLnjx+9vz5y8K7j06fuujqEmFh&#10;6mVt6YsRTnNLgCHxAGsxNRJZW/iAmJt4wDx15AmcFPAgRsuBjYznuTEeyy7IwTbA1MjD0szb12tZ&#10;7KEzly/n3r378Pmzl4+Ln968eR+WD4oCzYAqsH4YxuQZzXML9F/96GHZ4ODvaf2+iAADDcBbZaXl&#10;uDpQAvTv57MiL6+gu7tbxUwsBztKJINPyypYzNYoIwUzz8zI19RDH8+81/SmZaFLuLWFL4amublE&#10;5GTdbGvrEOLnqiprtm87DAv5/9l7D7col2Vd/A/43Xv2XnvttVSiBDGAIDnnYEKSYFYEMSDmgDlg&#10;jmAExZwFlIwJyVFAYBjy2vvec85z7v/xe7tr5nOcxBBlLbuelmec6a+/7urq6up6u6ttrHzs5gRS&#10;F+sHwAiOmmntDSHEl83NzYqK9XbX1tSdPHHJdnYAuIHKT/t93p6dx0jwGKYlk73/8MnRntUH78p5&#10;nc+PJBoAgNmwN65bs23/XoMGjmpCfjz16eNnrWe5eDzD7sePXszg4k3AHtoIhjx88ExXxMVWfoFc&#10;Q0NT+MI14Lwtx4YhLRsT9xQWlBB4TAypqak9kHoKJYO9HP92d3NeBP5LEjK2AwQ91d/fe/7cNaMp&#10;jna8Fxzsgg/sT8u+++TmjeziojKBgU0qEgCYIEGCBAkSJGisSABgggQJEiRIkKCxIgGAjW0SANgE&#10;JQGA/ShSBcAkAMl4qqPJNKchk7mJ63/8fzYnT1yS7vpip7t6u48eOWdh4jbT2sdudqClubulmXuA&#10;39LE9Tv37Dq2KWlvWPByQoa4B9zHzMgldV9aT093a4t6cDYeCLFuQdhK46lOc2Yy4MfcxA3vRSV5&#10;yR6m05xnzfA1NXJGnsgl8fwKKBbD7dzZDLUjLBMJgGXffWw1XRGPES2VrlMacR/hWbylsbFx3Zpt&#10;lhzTIg7gr7WFp8k052m/z6Mwg+AGOsVoiiNH4Lw59MWYjP/iw7atBxsaGnt4KDyp8OGeACNI5vKl&#10;m2gjha/EBzAEJcSv275717Etm/dDnND7000Yl2bO8EENt25J1cQ2iF2HD54xnuLIAjxyDAxVdXNe&#10;uGTx2uVxmxaErrSbEwiBtDB19/GKOHM63drCi8L06QmByE8yBdpYedNJKR+vyKTE3Xt2Hwf33F0W&#10;odcoeKOZsevqlcl4lm75Ivj2Fj+RhhaFBMW16r6YSg0Ao6NpqLnxNIMGjpQgk+gsy+ker1+/1QW2&#10;EYWFrLDkEDVvvntIYFxjY5PW+8lUZebz58rgwDje++xBUyMWSBMjBZKwPeXQsqVJYAgNIvQU+Ize&#10;f/E8V7Um4zBAuh/ce8aObNJZPSsf4ylO+O9vv9jt3X18lCNF0NiSAMAECRIkSJAgQWNFAgATJEiQ&#10;IEGCBI0VCQBsbJMAwCYoCQDsRxEBYOEL19hYsQM9trP88dduTqAhyWFuiLmpG48U16vqYezpkV+8&#10;cJ2uYsJf21kB1hZeluYeDAwz97C28JQOJM2zD7165bZM1qm1buwGrC5ZTXVt/JrtM619zIxd2PGX&#10;WRTjjp25QWnTTd2iItbX1dUnb95vPNXJjkf5u3jhhuRJJ6f8gf2nppu6OtgF49czp66qAWCHDp7G&#10;9w5zg81NXE6lDeHfv3ThBstsF2Rh5rZ751FNAOxe9pOZ/IDRWAFgbUrN3inrzL77eNH8VSjWzJgd&#10;MpvD+itw7pxAOktH3MZ/GRhm7WNu4gam2dsGb92SWlRUisqjELUzQwSABfjGzJrhg35xtA8pK/2g&#10;BwCjyvT0dGdmPpw3NwTVwEvxuhmKLmaJ4A3CJm1nB5xKu9KO1/DrytSKoi83Je1FPblgBNDBIKkc&#10;fIYUebqHFxaW5uTkQ4TsbYPQ8Lt3HkndpAqAURjP7SmHNiTsMpriSJEVpYrRwS98sDBzR54OTlJI&#10;RnTT5o17UTjENSX5gK4Ag8QBmUz2ruyDk0PonJl+wx04UpprGzRnVoDTvLA3eYVdXdqPc/FwoN0n&#10;jl+EvKFn53JEEPLc199LqLMu4hhYV21t3fLYTegmdhYQUsHPz6kyBAWiyaZGLgF+MXm5BbzVqnew&#10;jeUAYT3O+uvLogWrTaY6obPAN2oUHklM2NXeMfIL8wSNOQkATJAgQWNCyntbFdeUipO+ggT9nCQA&#10;MEGCBAkSJEjQWJEAwMY2CQBsgpIAwH4UEQAWHBBnNMXRwsx9uqmb4clquuc//jYn7eSVfhVfPD9M&#10;wwCSvNz8VSu2zGQwjCs7xMMLlz54uS/ZtvVgcVFZb29PKyet1UNRHR3tXV2yp09eJa7f5ekWbjvT&#10;n3ARJ4ew6IiEq1duowkDA33xa7bxAy4MbMu4miWhF+SU373r2D9/scNPU39zOHH8IgfA6Fd27mff&#10;nhP4foal169/tz129Lyum58o89kz6ciMon77x9yU5ANyHv5RytDb10mlatgAACAASURBVHMn65Hx&#10;VCc6BIZsYwKAUUMIeUJ772U/Wb9uh49nhKW5B9hrbsyTybc03cTNySE0Jioxdf+pkpL37PKnri70&#10;kSafOQDW5OayyGSaM/oF/VVaou8EGBHd8lVa+iFh3Y7Z/PATndOiLqZauTkv3Jy0Ny+3APxEYVoL&#10;pGB9mLSuXLoV4BeDZ1nluXSRqDjYBm3asLe8vOJf/xrMzn4CzoOxRr/Py7x1n3XTF3UAzG52oKmR&#10;86EDp8Hz/XtPOjqEWlBRpu5UIOq2ZPG6zNsPZDIZF/7Wtm8xAxtRZ6Mp8/CWO1kPJZRUa7XBotLS&#10;9+zgl7HrcAeOlPCgmbGrjbV3To7ecIsyGTqFDpnR2b78/BJDogWiQPAWChXDZEHYKhtLb4mxFt8P&#10;xn17TtbV1cvlMjVQbWwHiNSckpJ3kUviraZ7mZu4MeExdTOe4hjoFyP0/6QiAYCNhnWqdyIOmSTS&#10;Mxv+PKTKjR9dl7EhNXkYQbsIPRrx42NOqILqxa56ctLow4yJ2QH2XnePXNYl6+B7HfDgpGrUmJDq&#10;oP7Rdfmz0nD1p670lxGqvxIJAEwXqSp5Q6wFshfGtg6C/qQ0LJ3Z8r0U/ei6C/pLkdBjgiaeBAA2&#10;tkkAYBOUBAD2Y+ld2YeC/OLCgpJhpaLCkvy3RdXVNe3t6uc2mCu8Ry6TyYoKy86eSU+M37k8dlNE&#10;+LoNCbuOHD6bffdJTU1dX19vV5dMl4+AxICbdF8I+Ont7amqrHlX9rGoqLS4uOzjx88d7e39/X2Y&#10;Nzs7O1atSKbTSDOtfe7fe6p6PRKKqqioQlWLCkvRzKqqGlUZo1/xPX5FHvyq2RzVzNXVtVLmz58r&#10;1cQVz9bV1RcXlT15/HLuHBaIDx/0nCUaLqEcvLG3txtl1tTU5uTkg71bNu1btXxL5JL4Fcs27dh+&#10;+FTa5YcPX3z69BmVGRjsRy/od6rip9KSdyQAaFdzc7MhY5DuA5PL2UGoSxdvJiXuXhGHLo6PX7vj&#10;0IEzt27dB1f7+nv1R/ajt+MvOrepqfnF89xDB06vWZUSFbF+U9Ke06eufnhf3tPd3dnZiUwNDQ2s&#10;koUl+AsmS930PQAWADHYu/vE4GB/l7yrsrL6Wsad5C2pS6M2rI/fiTxPn7z6+rUd+VV5QoBWYWFp&#10;VET8ogWrYqISPpdXspfqZhpY1Nz8Bewa7qjRNo5KGxub9PMcNZEGaUnxu6/thipJagKHrFrx7IVz&#10;17ZtPbQ8blNsTBJEBf99/iyHD8aejo52rQuhsR0gbUpu4/u8vIKM9KzTaVeOHjkHoX3+PNfARgma&#10;GBIA2Ij5Bq0LFTQw0Gdg6u/vhbbEMOzulmM6a2vTvmPgZyCsYTAdUML0oSfnn4VF7MLLzg6prwfZ&#10;pDy8yw6RGdwgicJf/XPTGJIuy4EvNdsV9Rnog0Gi43GWk46ef/pUUVhQmvM6H9PQp4/lmPLwE/pX&#10;atSQ224mD+kxqDA1YyxLg1qsZkZGkC7DlafONNin9WrVn4Emc6sFAKaLoOQNtRb62PyIZSBUqLSZ&#10;YGwrI2giaZQDltucncMwOBVS1Mu2pDCbk4XhETs2Ji39uTbGCT3209IPlFIBgI1tEgDYBCUBgP1Y&#10;6urqgg00goR5i3vrtLtI8BezGmFXysSQG/LxsZNiulUlIT3y7i5MkzxwXwv3InWiqvgSxSpP8CAb&#10;g0CiItZPN3WbbeM3Z6Z/Xl6B7HtnCh7s6VHUGaWpvQu/ft8cfYTHlZkVVqMaoVb9/X1FhaWojINd&#10;EItuJ9ce3W7ERMYQqqpk7zcO9yg5LOtS8MeQCQnlKPu0y/ABSCV3yWXdPXKVOrAK9DD4s9Nwow3V&#10;bG9vpy5QLUfVKUYZKLFYecqCNQAwl317T6ILmpubUYeeb3VTcIbYolmH9vav0tv1YDwSoRywa2QD&#10;Ry0ZwnOpj/Q7hbUS2MtGk1yuKi28m5SDUW83je0AaVMeuaM8VA2ygIfbLkHjSgIAGxnToHaePn29&#10;bs22pMTdGxJ2DZmQbdvWg3t2HTt44HT61cySkvcYRFB9P9sJBgIO83ILVi7fsn7dzhXLtpw9k65V&#10;FdMOU2gMfg/ixNd0GER4f35+cUL8TurrdWtSXrzIHXJriGoJUKQH9p+CRG3csAd/cxUnhsex5Xhp&#10;c/MXvJc20Kj9BAl///4T1Sd+7bajR85p9gJ9g5z3sp8si93o7rIIFhGFxXZyCFsRtxkZbt9+sHpl&#10;8qYk1qgH958NFxf8EcS2ZNHw1GQLvq+qqtm6JTVx/U50945th8FDsaIZFpFlW1b2gSnP9UMrTz1K&#10;NX7d9ry8wvEeKZON+KwBc1H+oyuikwQApostRw6fjV+7Xb/ZgF9Tkg/u3XMCS57zZ69l331cWVFF&#10;Vvdf6cz0z0PfjJkOnZc66yeyMWBUJMTvMFA9YuJO2XpwN7c5r1y5XVxUBlMKdfjZbM7JT2SJaTU5&#10;JicJPfZz0uj12ChJAGBjmwQANkFJAGA/lgw8sDzcGCM8HOJInsJMn341My4maf/ek+fOZnz4UE53&#10;NSlOS6tcI0G+mM/lla5OC2ysvG2sfJwcQqurazs6vvOL6Y+0oxo6YEjFrZpZ67q6qam5t7fn/Llr&#10;ptOcPdzCK/ikPh7zAbFCz+lyw1+q2k3DrobuCgy7ORrSolqIaswl1aZpB8AG+qiDhiV735hgGOdG&#10;PGrUkkH8GSljiUY2GKVnx3CA6KqP2H442UgAYCMgvKunR45p6x9/szU1cjGe6mRIMjVyhuIyN3Gl&#10;qxCXL9uck5NPSPzPsxKkg+OZtx/8+nc7KPNf/267YtlmzQ0rbNLvkoE5d7IeXUvPmuSoSQu/GTT7&#10;7pOpv80znsY6+vdf5wb6L21oaOSdO3TN6aSUr3cUGGJm4oq/N27cHfIOyNEQDfyBgb6yso9HD59r&#10;bGxShSEp1C3kk9XH2PWfv9iFBS/nexrUy+mUdcCEszR355F7vdh9mfzyS/w3JDBucLB/x7bDf/tf&#10;s9DXGCyYwTFwJvMsQPs2YGzU1NYdTD1dVVWjKpytiptBP8609pn2uyO6e+6cQOrlH1jnPx2R/f/y&#10;RR6Up9EURwP1p2Yymeb82z/m3maxssdxpEw2am1r7enthlieOX31xfNcPXG8fyAJAEyT6DpkaMXf&#10;frGD6A5pLZgbs1jxluYe0KuO9qGrVyY/evgc+mecFpuCxonIg9Hf33sv+8nVK7c1rR1DiNsY3Zcv&#10;3ZzyT/shhUepHp1MpzGbc7oJu8xiziz/pTEbXrzI7eXaQ4jQJCEyOWCJffhQfuLYhWpuckzm3hF6&#10;7OekMdFjo6+DAMDGMAkAbIKSAMAESUTulfPnrv3+q725idvf/9eslOQDPT3dkA21nNzV/qW/v+/Y&#10;kfNmxq52swMsTN1WxG3+gR4HrDbl8q7m5i8Lw1ZN+adDQvzO7snt0/kLkB4A7EdXTZCgPzEJAGwE&#10;RLdOXrl8y2q6x9w5Abaz/OfM9J81w1d/mm3jR8eX58z0YxdnGrvOmuGTknywqanJQJjkL0DEuuy7&#10;j7EetrcNwt/E9TspLopE5B//9LE8KXG3yVSnndsPj2GE4fEgDoh2P3rwfPYMXwgD0tw5gaZGLttS&#10;DhmI9/Amdy1asMrawhNswd+szIe6LmIcPdEyErPn2TPpc+cEebotVjPLmZHTLX/7pmiGpZeDXZCN&#10;lffSqEQmoiqWO2GZ6Vcz0UcQbwg2xBsTtPFUZ5hqU/5pn5S469//Hkzdl2Zh5j5vbggadeb01cnp&#10;ryciZdj29euN69keroutLbzUvFHkAvjwodzdZSEb9TZ+Pp4RatihoCGJBnhuTj6GCZQhDRlSj8NK&#10;EDkI1d27j3t7x2ukTEKSyWSvXuZFhMcb/e54J2sctcRoSABgmkSO46iI9VCqWMWQ2aBXvCmxPNDA&#10;ZvwqYkyXzc3NP4/B8GcnmjLKyyuTtxwwnuqUvHm/vLtrBH1HNsa1jDswHUl4kAywOX2VNqe/jZUP&#10;bVLZsml/fV1Dxw86wyFIlRQmR1vbpQs35tmFuDkvrK7+cwBgQo/9VDRWemz01RAA2BgmAYBNUBIA&#10;mCCJCEN6/fotN+YCYai5Oi0oKX43MNCnemSEYssMDvbfy35CV39hujU1crl8+daPWvFSqKKCgpLI&#10;JfGYyB3sgt++KZrk+9P/AiQAMEGCxoMEADYCIhTn8qWbUEcEfWGB5+QQpic52ofa2wYhs6W5u9V0&#10;T75o9MODU39z2Lxx388zg0gAGGny6SZu69ftUN1LiH6EbfDk8ct5c4OxTka21H1pkxk1aVM6px4+&#10;eG5j6a3qfsJq/9GjFxTvRX8JBIAtCF2JJtvOCsDfzMwH4+Ta5mvI9pqauujIBHMT1+mm7iFBcWpx&#10;/GiLUl5ugclUZxsrH9NpzuEL12ieAMN/w4KXo7bMPLPymW3jB2G+dOHmhfPXU7YeuJP1CBbdnl3H&#10;pv7TYaa1L5bNJ09cMoQbP4QYusdv/UxK2G1u4mZp5o4xy0+AfTugKUWGtLcNtjT3AOtcHOc3ihNg&#10;wyQCwHJevyWrngYLxB5rgWGluXOC8Hj23Sc/CQBGfEs7eRmKxcLMw9rSCyujydl2AYBpEjmOIxav&#10;g+qAqqRNA7pkm4bGDEsvzIB8UlCAxMZTHNesTmnvEArnT0A0X7x6mefmvBCdaGrkvHvn0ZGFuSMb&#10;IyMjy9rCi4QHfzFD6bc5oSGZzWnmYWXuQfKDB6f9Pi9+7XYBgE0Ggk5oamxaGp2IYY4U5B/7ZwHA&#10;hB77eWgM9djoayIAsDFMAgCboCQAMEESMU9K+9fmpuaQwDhyhFlO9/D1iszKfAjZYLcW8du8enu7&#10;6+rqT528bG8bRJtNzI1dFy9YTc6aH2IhEHSXl1tAm5rv3nnczTanT15j5a9BAgATJGg8SABgIyBV&#10;AAzLOWsLL0xetbX1mJiampq1ptraupLidy9f5J4/dy3AL8bcxG3WDLYv0nY2Qzse3H/W0zupDzmN&#10;FQ0JgEGl9/f3nTx+aco/7efZh4A5+/ee+DMCYBzs9ERf0wkh/WvFiQTAwEm8q7iobKa1D6TXxsor&#10;yD9WDQAjVzvy+PtEzw9ZEeAbs3HDHtUm0JK4rPQDBabmjfU4c+oqJuXe3h5M1jCTUCAKOXs63ccz&#10;YkHYSj/vqIz0LHw/OZ07tLSurKz2cFs8w9KbX+8aXK0AwL6dAOvs7Cwvr4hYvA62a3BAbExUIkZ3&#10;e7tY0QyDVAEw6aTC3TuPSks/5OcXFxSUGJ6QH2uEnwSAJFg6NmYDlCc7JzrdM3uynn4TAJgmqTqO&#10;oXih5LelHHr37qNWmX/98s297CcZGVlQqtERCchsY82UEmYHLH8unLs2yU9FC2pTiZVtMs0Zs4m5&#10;sevOHUdGD4Dxk69ePl4RHz9+xmwOA0PT4MSEXldbX1ry7tXLNxcvXMdUNd3UlWAzO25z3rp5r3dS&#10;Hh79eYgpyc6Oz+WVsMSwFoDVAUPrzwWACT32M9AY6rFRkgDAxjYJAGyCkgDABKkSqVSs32DJ2Vh5&#10;280OtJruaWnmHhQQu2rFlp3bj2zeuG9pVKKnW7ipkQud/bLge3KLisoMv1t+PIhW71mZD0uK3/X2&#10;CvRrIkgAYIIEjQcJAGwEpAGAefp5R6ECPKx9u47ELrjGzEXX1WzZvB/PUnQacxPX5bEbO36OvZBD&#10;nwDjqp7WWnPnBCLbnxQAIwzMzMhle8rQIRwn+AQYRLG09L2DXRAqCekNDlAHwKScDQ2NlBobm75v&#10;MtsJlJtbYG/LC5nu6esdRcE8v9DNkMq1MUqWCtGMcT15iJbWVVU1AX4x4AlsTiz1q74HwKSc4IZW&#10;tggyhLQBYH7vyj4ODPR1dnbip2GlnwT9alMqzzWrttJWeisBgI1nGmcALABT2/GjFwYH+zs7OzSl&#10;GtoVswY6t7+/TybrPHcmA8tkGikzLL2dHMIqPo/XzdOCxoqkWNkYsLRuHUMAzNc7sqa6tksOBfhV&#10;q80JuYLkcJuzp621bef2I6gG2ZyQvagl66lkIUE/ikhJVlRUz5sbMsuaWWJ/QgBM6LG/Po2hHhsl&#10;CQBsbJMAwCYoCQBMkBrRxe9Xr9zGWs7M2JV2hcAIwLpOSpgj7WYHzrD0MpnqvCBsZWFBCdTuD/eF&#10;Qe2j5jLZD5gAfk4iAOz4sQtW0z0c7IIwDafuS4NFJQAwQYJGQwIAGwFpOQHGvP9DHARp5QT7p7Oz&#10;E/+NXBIPbUb3gWGOKyl512lAIERkaOHEUYYWVaTBcOKFKMqRyJBiWpVk4Fs0Mw8JgDU3f8Fq+ezp&#10;dOOpTgSA7dt7ArMt2jvkISqNFk3Q7KwGgNFVBzbWLCTgTGtf2DCPHr7Qv2uHbKERAGAjkAeO1HZC&#10;3sBeAsCCAmIhvW3KLlPN3K4kNaMdYowKP3uWQ1c7oMIwz7ht1qJWCB7UVYjuGraOsh+/EwbDOIPf&#10;UcPKymp/3+hvAFhlNWqt+Wy7Cg2rPsMdtq0q9P33Ci5RgQYPSi1VMpA/Y0haAbDCwlJZl4yG+bBI&#10;s3DDdZTaI4ZqmPHpxCGVMA261SuTLWje4QAY3Z08YX1nILUKAEyDNB3Hhw+dlaY2XURrnP7+XmQ2&#10;N3GlO0Shby9euK4f+4REtGrMiUMKrYFjQddTQ37Z1qYm8waMuG8qbiS4kRoZ+KAe9WI4M2nAXr54&#10;U9q4uXPHEUy+I2hOiyYA5hWJ2WpI8IAq3NnZ0dnREbc0ydLcXbqNKf9tETdLJsLmbNMwO4eluocl&#10;lsOVYcpJkvZlFMI23AmCTI7Pnyvt7YJhbxAAVlVVgy/1P6vZIxPpExN6jEjosRE3Z8TUKgCwMU0C&#10;AJugJAAwQZoEdQarLicnf1ncJoe5wRQmmG7+oA/02c8n6mDqqYaGRpplf3StGdEu5x9di5+FeFys&#10;3kMHz0z9zQGm/+//mLtrx9EBdgJs8u4oFyRo8lOrAMCGTyMDwCRqbv7S3d19L/sJFhLkAsbq986d&#10;R/qvR5IcGchGeyq7e+Ty7i5y0A+n8i0Umw6P9/Z29/SiLnL8l37S/+xXJRnyom+ZVbIPCYChmf0D&#10;fefOZkgA2P69J9HeVnYBlfb30hoMnJF2m+IvPnd0DOFHGCtqUQHA+M5WL3eXRZ5u4eQgsJrOAiHC&#10;etHjq+IHquQLwlZy17ahABhzoHS0a7S6gz2lt9HIVlb6QQLAggNiMZMSQKXGZO590LJJnFluvd3P&#10;nr6mC/BQ4ZjIRN5NbYYXoq1FaG+rrIvtW0f5LBp2t5wAYwOFXBomxBYUohwpcuKMHnnAi6qra/19&#10;vgFg+C+KauPCPLIWtY2im9pUBpHaDW34rwxDmMUJB4/ktBlrWP4+ziKlJkGNJnC8tGoLgVhUWNpl&#10;gDdWP2ll15g81fKF8RxcIp5LkmkI23V1Iv7KZJ2KTuyBEu5q0y3nFPUd7129MpnmHSgWTCJ9fb16&#10;dOOPolYBgGmQpuP4yKGzhhxuhkhAOdfW1vt4RUI1kQty1cotevbgk2cS8qm0FljC525mMOgb5qMc&#10;QfqLIsSXbBil4oJub9WUeYWOkkYHV3H0vYFVojbKuJ3DZwE2mxho52htEZ9ZFGZGr3JuImbqKoQG&#10;LBmKdrMDyXGMx6XyDWxL2ygAMCJuc8phosA4obPp5iZumbcfDGVzMr2naVnpb7WOolgluxRzFljX&#10;hWLVlKcewRuWWA4rMxt9rVLFekYmbCTYHd/P8nyCGNrkQCc6qABgNTW1ZPBorTyZN+C/VGF6ERkA&#10;E7MIEnpM6LER67FRkgDAxjYJAGyCkgDABGkliqUDdVz+qeJe9tNdO49igRe5JD5uadKmjXv37j5x&#10;987jhobG/v7eEVhdgv4yRLuzC/KLiwpL898WV1RU/TyhbwQJGicSANgIaJQAWCu/P+nD+0+O9qE2&#10;Vj5zZrIw+mknLukCPGgRRcsVLI+LisrevCnMeZ0PNVha+gGP9Bk2OdLigd7y8ePngoKSnJz8vNzC&#10;wsJS/BdTcF9f71hdja7LxjPkDjBU4+wZVQBMZwhE8p9gMYwFYXV1TUnJ+7y8wtyc/Pz8Ynyur29A&#10;Y+Xy4S04R0CqABjFF1qyaO2tm/eszD1mzfCFhJgaOW9POYQVrK4+ah1OCESSB4gQ1sONjY2Qgbdv&#10;inNev337pqi46B1rdX+PHkSkVRkCURUA0xoCUX+T0ZynT16pAGAJo4lU2drS+rXtK4EKnz9XlpW+&#10;h2Tm5RYUF7+rrKiCcILDbXr7kX7q6ZF393TX1tRBACAGEAYkmA0lxe+U8tBFe4o1H6cQiKoAmNYQ&#10;iIa2aHTdpKtM1AfGMD58+sSH8GvWuk+fKiA/4J7+0uinbj5g0DQ2XnILFPwpeQ8zu7evpwvjZZx3&#10;9Y4fAKZabQPtQ1WlrbXVtE8fPMfnd2UfC/JLcpnaLCgsLINFis6la+2G1YkYaxBFyBtEHfqcK/Oi&#10;9+8/4kVQ8npqgi5WBcBECMTxS5MHAGvje/AHBvqSN6eaTHWymxMIfbto/qrGxiYqUzUnoeOQCnl3&#10;F+QT+lOhBnMLMMyh9pubmyHMXPOoQ/iqYox2Y2gYItTSQNMzCugnpqN65NA8qBVsj+KiMsg/akKK&#10;S9oN0Mp9AviS5Swqy8spKCwoKS+vII+zISeWUHnuJu4q/1QB80ah5QpKYHShEDAH7RvWKQr84W53&#10;ZoCVlX3Iyyt4k1dYXFwGqw/mii7rS2ko3pIcx7tY6LCR3II5SgCsjXdTdXWti+OCGdxKsTB1P3L4&#10;nF7LimlptK62tg4TFqYtPnmxmQLSCJvTwJmRikLlIZawM4uKSiGKxSXvamrqCE77UTuJSU4gDJij&#10;UbHCAoWc4APmVrR9SJOjTVWwu9mN9ZCNN5xRMM4h5GA4XWmvtZxWRQjEKlUATE8IRMItMEE0NzV/&#10;eF+en89mf6wFMBNhdKDC+ImP2fHlp9BjQo+NWI+NkgQANrZJAGATlAQAJkgXkRql+UNrUuyWFfQT&#10;E2SE7AZKtPf2R1dKkKA/NwkAbAQ0egCso6O9uqom0H+p1XRPW7YR0lVXTFe+a5KdPHj69HXShj3B&#10;AbFz+a1LVuYes218neaFhS9ae/DAGayiaTOvzq2Ura1YSWKdduTQuYjwdZ5ui+1ms8NJNlZe+ODp&#10;Fr4sduPJE5eqKqs1gwwT/Hb92p3FC1Yvj92Epe+Na3d1bdskaOTunceL5q9eHscyX7xwQ8qsCwCj&#10;p548fhm+YM3KZZsD/ZaCqxSox9crctnSjXExSeEL16RfyVQtimLQPXzwbN2abUH+sU4OociPRs2e&#10;6TfPPmRB6MrNG/ehTEwWmgvsMSQ1AMzS3CMoIBbrww0Ju81NXG1nBaC/KBCirg3XhgNgLV+YPKAc&#10;LINTkg8uDFvpPC9s1gw/Sw62OdgFh4Us37rlAJbKyINWSxKlBHiqwaulURvQL2AvnT7EU0ujEsHh&#10;qCXxWzen0r1WMllnaemHyPB4MD8qPH7XzqPEQJR5MPUUHock4O0EYIDtqAZyxkZvQIqOSADbYdGB&#10;81cu30LHkdhk3n6gVWxQSWTG0gAZVq9M9vGKgGCjzBkWXqibv2/0irhN1zLuoBG0pVpLF3xpYXLb&#10;2no940782u2hQcsc7UPofj7Iwxwbv3l2wfNDViRvScU4Ah+kcujIGgbvtuSDaH5MZIK9LfNG0Tb5&#10;qIj1YAu+XLsqBUOM7lbBhzUrt4Jj+B7vwrOaK5oRd9P3IiHbtvUgmI+0c/sR2rT76VPFwdTT0RHr&#10;vdyXQFRQ4JyZft4eEWtWpdy79xSP6BJ1tBeVR03v3nm0bvU2DDGwaIalF+PPTH9H+1BUcuuW1OfP&#10;ctFt47rbbJwAMCaZB05DuS2P3Qhhu850lD4fDdM53fLzZzNIPpcsWguVrnZdH+Wprq49duQCeO7q&#10;tADcptjsc+cEBvhFJ8TvxLimq8i0jNaWlt7entNpV6A5MS7Wrk6pr2+Qy+UNDY1nTl+FeoRyg7xZ&#10;mnuCCW7OC2Njkq5evo0HuUpsVWXX6VNXaNAhG4YGD6/qA5FGY1EypPHli7wfci2HVhIAmCaNznHc&#10;AvPgwP40c2NXOlWM8VtTXasGQiAbVARk7Pz5a6tXbQ3wW+pgGwxRYRcKcOAEUyREEcr8zZtC0hX0&#10;drIDIZaYMaH0mM5fEn//3lP9J4TwLAo5fPAMl8yNmCyeP8uhE0IlJe9pOkA5WZkPMLl3yjqhWzYm&#10;7UGt5s0NARPsbYN8vaC4tt7LfsJOvXxVnGlACS+e525K2hvgF2NvF2Q13QtNhopbsWwzcnbJ9V2C&#10;wKcSNt1jIli9cqu3xxKYGdBy1jC0ZgW4uy6KW5oEg+RLC5svdGndZ09fQ7fTsEJNyAVxJ+sRBntw&#10;YJzzvPkoEHO9w9zghfNXQedUKqymFtVCXr18E7F4LQYsbDYasFAaPp4RYMuypUnohbOn0w1Hr0cP&#10;gNEso7A5Z7FtOphTtIofvkFmmItoAuQhJDCOEBp02ewZfhCh8EVr9u9Lw0zEtaU+7P8LmwfZbWSQ&#10;JXAeZic6HdxzdAhFsTBonz17jRdBjNNOXIYUxUQmJiXsrq2tw1OSvfGl+cumDXujlqxHd2Dm/fih&#10;nE6Pab6O1A5mMYgiug9mQ0nxO5m20OJfyGBoabl08Sb0sJdbOFnyJCdeHktWLt8CkwNv55aJ9j4i&#10;RqH8Vy/zwChYHS6O8yVGgWmQFshMVuZDtEPVdCGTIx6WWGQiphXMKZIlFq0cfUmJuwkZkpqGcfH+&#10;3cf9e08sWrAakkym5swZPpiJIAyo8LmzGRj7qPC4roaEHhN6bMR6bJQkALCxTQIAm6AkADBBeqi1&#10;VRFOV2sS6JegNi4kkkhMknW+IEF/ahIA2AhoDE6AdcnKyj7YzQnEopdOgJ04drGvr7fl+5UMGsXW&#10;gXX1SRt2Y+1hOs2Zuz8Uq2XuO2aHb0yNnD1cFmG5juWZrt2OqHD61SxnxzAzY1c8Qn5nXo4v+VKx&#10;IsVPWMCjHAo5qFqN3t7uA/tP/fq3OdYWnlN+tT+YelrXeSYKkgsB4QAAIABJREFUV5t28vIv/zGb&#10;Zf6nverhJ10AGMxCPJWRnoX8zA3B0C9FDbFIwyITf3//1X7f3hO8KGYtYJ1fVVW9PG4T3oKaU2wf&#10;iTN8tewBzuD71SuTa2vrtPpBxoS0AGD+sRhWVZXVHq6LUA221Df3CPRfygMhatk3bSAAxo/Ly+rr&#10;G3bvOsYPlrlYmrtT9/HEWo23o9UQkl07joKrkk+8lUeS+fTxs5NDqLmJKzisIgPMZQM2mkxzDvRb&#10;WldX38ZX77m5+egO/DT1N4eFYatoRyqs97iYJKMpjnRLq1SIjRUrBAlfojsyrmbK+cm83TuP/vp3&#10;WysuNsePXdT0RKBYdD2W2QG+MXgcdZvBr1KjRhEIii8hMDFRiZ8+fe7WuE0NJUA+nz3LIQaa8U5X&#10;LYFuPUHhZkYuaPiKZZsrKqpIHrgC/NrY0BQStMx4qhN+VY4slqg5eLW9bfB7vusW6f27j8R8sGue&#10;fUhjQ6PaYaPRdJNqIeAVumPa7w7gf2jwsn/9a/D+vaeebuF4kHm+WD39MIhQyAwLLzQNVU1cv6ux&#10;sUnTK0qapLy8MiYyESziTPaSEFB8kPgDGV6/dgcEdfz2GI0HACZBTb/9Ygc+QG4XLVitZ8jTxAde&#10;BfjFTPvNwcLMDVx98vglO86lUgeM65s37nm6h5sZu0AMSLFIcgUecg3jnbh+Z3V1raYTED07ODiA&#10;TvnH3+bwi0/88GVJ8TsIKlhtYeqOUYMy0YmQEybnxq7mJm4Ri9d9eF8uuaIIhNu4YQ8bdBaeyCbJ&#10;J8SVBh3qNmRAs4kkAYBp0uhPTuzbexJiw3aumHtAX0FRSzgBEUq7feuBn3c0hA0SS6Kiqgbx3+mm&#10;7vgJHzZu2KsamJfNYr3dkFWMIMwF//zFbs3qFD3Voy6urqqBzQDNaTLNaa5t0KdPFagSxl1OTj6U&#10;HqoB3XX2THpvX8+uHUdIk9tw5Ww3O5CNIAtPc2OmHlP3paG09nZ2FnzfnhMYFxgIVH9bUnGWXphW&#10;kPPIYTCtW+u4RlWhBIqKyiLD4zGiOQd8pCjTNGRQASRMZzmv85FZU09iyF+/dge6HR2Ev9nZT1Cv&#10;TUl78WoUSDMLRit6AR+49eXi5rww+85jyWqiAXsn6yHNkqpTLXQFN2a8f/vH3M0b9w0O9hsYxn+U&#10;AJh02Gje3BBwlc6pHz54RrN/STk3NTUlb0lFhaHf2I4i5UxBgkQ2p6vTwssXbxJOoHMvVHcXXros&#10;diPN7Hgcb7ee7mnBtRb7xsrnyOFzaNqGhN2//zoXxYKZUruk7SmebouNpsyjmOF0W6QeAMzPOwpS&#10;R3Pc61dvNa9f5QZDD0yO+aErYIKi2JmKG1t9SE7wF19CP0dHrMfrNOWkTWFQdTQ3f4FscOGEafGN&#10;UXQyHt9APDBalyxeC4NfOu5GII2jPbPEVI0ossTwDQQPE309G+CK7SzolFNpVxzsgvko8JAekS6d&#10;pRnK22PJgwfPCJgcUipGRkKPCT02Yj02ShIA2NgmAYBNUBIAmCBBggQJEjR5SABgI6DR3wHW3997&#10;9Mg55R1gbFF0L/uJ2iKN4WQ8HBxW6ViYYZVFBz7wFD44OYRhNUWLQ6xhrNkCzBUrLs3AX1TbC+eu&#10;obbIhgozd7kxw9KwnLa3DcQSC0up2Ta+fEumBxalt2/dVw1NQ6spXmFXfl7B49jRC7qWlC08huG5&#10;sxlYUKF8ZN67+7iUWR8ANtB39crtf/xtNirDttByVwJqRe6A6aauv/zH7D07j/X0yL98YWdZampq&#10;Q4OXgzPK9bDbdH63tqN9KFaJphwPQGPxk/EUx4jwdXw77dgEeNTgsDoAFhwYx8IE9fXcvnmf2kJA&#10;yPaUg1r5ZggAhs9dctm7so9B/rFgCNqInKzfTVxtZwY4OoTyiz1ceRcHzLT2BWcWLViNlbyM3VbN&#10;nEkU6sd+TtC03+eBnyrYlbepkbO5icuUf9r7ekUyAOwrA8DevCkED+fOCYSoREckSABYdGTCb/+w&#10;kyABCadErVAOvkf56Ep24UGXLHV/mrmJG4nN6VNX1ZpPl5+lX83kcRTdCKmabuqOzBAeJLoIFtzD&#10;T2Cgl0d4ael7mcohRYqhfevmvZnc14BsaDsBZngKwkDOPknCUVWTqU4hgXF1Su8SAWABfjG//zoX&#10;bCFMgiVrX7QFyXiqI6r3/p0CAPvw/pOr0wLuL/P1cl8CuVIddKPsJlXOdHd34ScCOZbFbszOfiK5&#10;IcgtMsPSG0MSg2gOFzBUyeh3x7ilG9uUXipJulhgyfLKQL8YVIkQdO5AUbAITUbHUZXYeJmKQpK+&#10;8FuvxnqsSNI+xgAYuSMrK6o8XBfTrgK72YF5uQWa3k8iEpunT15JEr5k8Vq1cIgQs7STl8BeaEUo&#10;K/KKQs7nzQ0hzQa5Iok1meYU4BtTXFSmBmQyf99gf/LmVHQTsvl4Rjx/nuM8bz4knCOO7oTIohzy&#10;5SnkfJqzn3dUZWV1JwfwuHqRM48eH3QcuVQMOjyIjkNCl0FpCwBsDNOkAsAwq2KKSYjfAdmgyMBR&#10;EeuVOxsUDIcCOZ12BeLKT4X6Y1CTioboQu3MnuGHIc91LNMVEGajKY7L4zZJEbtoRLx8mUezFaTL&#10;eV7Yhw/lulBkgpyvZWTx/QFBlmYekHN8A5mXyWR5eQWoJ6oBHXX2dHpSwm68Di9Vou8047hK78II&#10;OncmnV9xtxX6mSMB7hxU8GKosKkb2T/IiaGUziaXbo3dIS3y7q5nz147OYRiWPGh5AduUPW4lmNu&#10;az7KArg29r9xPVvtkCj5fG/dug/NjMojJ4YVlCFMCFTAmu3tcCHImfbWIAOykVp+cP85DUA6zp55&#10;+8Fvv9jx/O40YKkEPIgq/f1/z0pK3PPHHwMTAIAhQ3Nz88BA3ymIBzg5k0EIYCk70fK9xqBhC8sK&#10;Uor+mmXDvPbQfmSpQoowhZnzzUb8PArjxratB8kq0KgwE8iy0vdQZZi4Z3M9CbbTcSVvzyVsf4kZ&#10;A3LwotR9aSnJBy34f6FIq9QBsCZMpjP4BasujgugZnXJJNV/fsgK4pKDXUhuTr5alEXaC3L37uM5&#10;vD7oQaoYmRzz7ENgHkuSiQaiEJh2aoVwW+hra0vrirjNRkw2FIGgSY1D2PA4dT2qwU0XZ7S6vLyC&#10;2kUAGFgBS4lkUtpFRCYHLDHYGIQMUYWhKzB3Q4Yp+C3fqsJmIhRCWAghQ3xm8X306AXMqnGaC4Qe&#10;E3psxHpslCQAsLFNAgCboCQAMEGCBAkSJGjykADARkBaAbD6+kZ8r+sQs+rR1cHB/rzcAmkrLh73&#10;94luYOdIvnO/ol+w8l80f5WZkSu5Xy3MPLCGyUjPevE8N/9t8YvnOViSBQXEWvBqYFliPNXpMNai&#10;KmezaD359k3RHL5LlC1dLDwXL1x97mzG/XtPc3PyX796k5X5cPeuY87z5nPEKABrG+Um3PZveyp7&#10;uo8ePocVuN1stmo9euS8rhWv5iVee3YdGxIAIx/9u3cfL56/nnX7QeL6XZy3LEbKirhNt25kZ1zN&#10;vHzxxps3hRQcrKtLtnnjPrZbkzuvsSzctvXg7Vv3nj19jcY+fvQS5WBprdznGICF35HDZ9Xim42d&#10;PGgBwOh0UZe8a0PCLor3oicQ4pAAGMlDVWVNSNAyrJxtZwfM4tDgwrBV589ee/ki9+3bopcv8s6f&#10;u7Zw/ioF5DY7wHSac1jw8rq6BtpgCwGDmN28ce9Gxp2Txy9KVfJ0W3z18q1r6Vn4m33nMUz0Vh4w&#10;801eIYFPKDBySTwBYKAnj1+iL27fvLdvz0nlYTvPIP9YdBOW9Ogp/H1X9oFCd+7fl4alMonNqbQr&#10;qmLDsaKu16/eQrZnWHhRTE4wEL2PVTddeHA369Ha1dusLDxpCy3W4RgRdGMZxwaYJBTkl9AwJKjJ&#10;wy0cIocF/7Nnr/PfFj17moNCdmw/gl/JiYbMkOQjh8/19/dymIfV5N7dxxlXMi+cu+bmshDZZvK9&#10;vefPZlzPuIPm3LyRXd/QiJyd/PY+DBZWZ0tvD7fFqgDYmHSTkjlspCwMYyKBd7m7LPJwXYyiLMzc&#10;8GF7yiHoHwzhWzfvQcAwtG2Um6PBoqtXMtVkDKMmfu123hGMRag/GAIZA4vevil89OgFGh4Rvs6a&#10;70YnDOZ02pVximyjDQDzQyd2dHQ2N30ZUoWqJs1hCG7QTRWsi79XhmqZ8dOWTfuhgti1FkYuZ05f&#10;ldpLZ14vXrhOniYwDb2ALoB2ffjgGcZFXm7+ncxHiet3skCdLBwic0X5eUdVs2hO31zS/ARYP95C&#10;Oxig85EHnUhxk5ISd587k5Gd/eROFjTwUXxDcV8hqNBsdM88qRGU+erlGxp0C0JX8GHCIhHt2nEE&#10;30A+kT5+KDc8Htp4kwDANGnEjmNIUUdnR3l5BeZldDqexRjfuiVVOjJO7k5oA3a229qXu8g9Av2W&#10;HjxwGpP7C6Z2ip88foXxvmH9LmSYyS0B5lc1dYMC6elVTItUQygrqiFEGkpGD6qKLl61Ipnj6Ex1&#10;P336Wt7NtqfIupjjeA53T+MtHJP2pSOnWzbuQzXuZT+5ce1uSvIBcvrTpOnvG70xcY8F26bjRbPA&#10;+XMZ9+49ge5NiN9J5z8oZ4BvTEO9uraUyWQFBSWwBJDBDlYBHyObN+0DB15Dyb0phFWQuj/NxXE+&#10;uIQhj/ogYdZWbaDCcXzzHpsCrFlwuSD/pXyMs1Cxy5YmHT96nuoP9YifUBRpXXwIDoiVbjMCZz5+&#10;LKcBuylpL+3FsTRzj4tJunn9LqbISxduvHr1xvBT6VoBsPLySnQaZsMhbc6Bgb7iojIXxwXs8Vn+&#10;aI6XW3h1VU2HSixBBajT2hodud6UWXqKoyExkQlXr9yGtcknr1zMFKFByzj2zxpuPMVp354TmkAa&#10;j7j4BbIEWSUjzd42EDlzc/MrKqo+faqAqRa/dgc/co0pwMfVaQEdaYWG1ADAmgP8YsBD9IjzvDAO&#10;gOk7ARYavNzSnAU5mDsnSA0Ao/7FiJgNy8fCC3qbNkBs33bo7p1HyAw5eXD/GfQqtDEGEWWAePNQ&#10;e13fb7uRHzt6AVMqfqVdaJDYG9fvwjrClIrWoZdXr0zmh958uEp3hsInRvGQfS23btyD0XXuTDqk&#10;kSwxTDEXuMlx5dKtrMwHZInhEYguHYunY8cxUYkXL9ygmejly7zbN+9v3XLAYW4wAZOY0QL9Ysgs&#10;GY/pQOgxocdGrMdGSQIAG9skALAJSgIAEyRIkCBBgiYPCQBsBKQBgHn6+0TLZB39/T29vd1aU08P&#10;T73dTY1NV6/cdnddRPFS6FzLhQvXNT0IWG9jWUvuAxu+XLxy+RZWGn19Pcjc1cWuzOzt621ubk7e&#10;vF86i4DVzssXedKan/wmWzbvp723WN5gtUb3JyN1yWXy7i4UiFRS/M7DdRHWS/a2gdNN3Y8dOU/w&#10;QNuEAGBtSqwONfl//++/rl6+bTTFkW9uZavr//7v/4PvBwf7qV3IVlLy3o5v3UWFneeFvXlThObg&#10;vcQZzvMefNi/9wRbA3P40Mczsrq6djycAjoAMMVlbxUVVR5ui8mNgr8BfjENjeqBEA0BwFg/btpP&#10;mB9dmX4q7QpYh8Z29yjlobf7a3t72snL+BVrdeQ0M3KGeMj57dzklgJn/vM//11VWU2XySFnaFBc&#10;T48c7B0Y6MNLCRBCaboAMNQErP7v//6/b/IKKNQPehNLYnyDx1EIUmdnJxWiCwCjyiDP/NCVKJ+E&#10;088nOuf1W2oI+hqJ9WmPHEMGS3e02o5jYBfOXyesgsuMbN2abZATlIBywoKXg+F4HA/2KIcJ+9zb&#10;/fZtkZfHEnQB4RkR4euUW49b2/hl4//+9yA+o4Osua9t3twQ/PKvfw2iORgLdM+EbCgAbPTdJCkZ&#10;NH9B2Eoa2gzismKuNBReyS/8A6t5M9lAzrz9ABxmgDrvrMULVncqXRIMI+SH+ainwEZPt/CiwlI+&#10;6hXjBczp7euBWtiecoi8KpBk8KGurl5rxM5RklYADFz9448Bdr28jpuAtaUu1bUkcezRwxeWZh60&#10;TR7CQNe0aFYAXVZbW+ftGTHDwgt8c3IILSv7IFOcuGLl5ObkcxewD92Xw8NmVhPPUUmwFGwnb52r&#10;4wLuRQ2CZCau3yVXUYx0Amzzxn1QhtxPyiOAWXjGLU1CF8h5IdSJff29kE90DYFbzNXrOJ/Dae1U&#10;YbwLQghNGL92u3JzgMfzp6//53/+E9LNR9xkQb/aBACmjTQdx4cPnYUMEEShlSjYLymNpMQ9dMKV&#10;Nhwoj4yTw5eVD13BjyoyTbs8dhMMA2h1jHG8go1xrrTx98H9Z/OYr5y57GEVJKzfKTmOKXoY9BJp&#10;bKiCpdEbNO8EbVMeuHz//pM9n0Qszd1Dg5eRJmTRiclxzA7j+pBr2NrCy8t9yatXb0gz02SNdPnS&#10;LdqkQqYLhdWdH7I853W+cnT0QDWh2hcv3qDDr+QWpyttVKcStHcB3y7ApxIPb89IGELgQK8KB1DU&#10;u3cfI8PXEUYOPe/jGaEKWqs4jhXnLFF5VAmK4u6dR2hyD69/H69/Y2PjyuVbeGhTfx7vzisr8yHV&#10;iviDAftf//1/bt7INucoO7i6f+9JTL54FrNtt4q2H5I0ADBPP5+opqamwcE+1kbdNic+QMDQIm8+&#10;99GBJBhyJ49f7O3tVrM5wShYa2gRzSbgwLmzGWCOZHPK+bzT3Pxl144jtIGDKvPo0QvVrQbgAF59&#10;MPW0mTEzO9FfYCD0G0kjhARqjVdPfvZ0utV0xW2vFDNw/AAw+rWyshqss2ZmABspoUHLCvJLiGNM&#10;sdNs2NtTUFCCnyxMSZzc54eukI5E4818+qj3dA9XRLeb6Z999wmXaiarkrAxub1wYwbvstk2/g52&#10;wSiWA2ls2w0yw+TAHEFXrPFdREtRPkwOSA54hZFNcyWHZ1xpSB46eIaGRg8zcTFdkgHfi8Hl5BAG&#10;cUWr0TUZ6VnjdCBY6DGhx0asx0ZJAgAb2yQAsAlKAgATJEiQIEGCJg8JAGwEpAqAMd+0pber88Ir&#10;l29dy7iDZadmwk+nTl4+eOD0mpVbsbzHUwpPxCx/46lOq1ckEwKkUj47nfDs6WsskFgkQBtfrHBu&#10;3rj3xx8DWGhQbAq+qmTU0dGOxdjW5AO0QsbfZbEbKRIXW5V8ZYgUuQ+wVnd3WVTFLzr+QldrtiiW&#10;ps3NXwYH+1BP02nsyoff/jE3LGS5JCETA4DRu5oam7u7u8+cvio9vnfPcZlM1tREVW6liCXnz11T&#10;7O40dk3dl/bHH/18F/R3nGnnxMK+TXVC5im/2mNBiLrputJ8FPKgHQAjbqC2WZkPpECIZkYsapBm&#10;uEs9AFgrP0n2+vXb2Tx4HcX0O3b0Qn9/H2FItFKlViP/wGDfieMXUYh0bcDbN0VScDb0NRheVFSm&#10;BMC8gvxjGxqa6Pyi0oPQqhUAa/uqkP+mpmZ0yuNHLwlWQbboyASpm8gVQoXoAsCIaadPXeEhPVmE&#10;GVenBVjVs+3ALS2qjcLf/oG+A/tPcacAOyUTHBDb3NTcxrfufvxQTnfp0QGvly/zOHD7RY0t+AJr&#10;9du37tMhG4wFN+eFHz9+C4zDQ7h8raioYt4xfhOYg11wxecqzjHFYSPCaHUBYGPWTdJI6ZEvnL9S&#10;2muPnHt3H5egjhYV+te/Bim8Feekl6vTQn5jmSKAHngOPhMEjr5ATrCCzg1I4wWfkR/d6uW+hO4Y&#10;+/0fcx8/fKHrBNVoSBUAk+60CPJfCvmfH7LCoBS6Iix4+ZLFaz9+/CzdVUZzWVNjU2jQMhpuM618&#10;nj97rXatV5sy6tH163f58S/mwlu1Ilne3SUNt06ZLCpiPSST5HZpVGJ7+1e6lIvroG+Sie7IzS2w&#10;twuiyJl4IyG4VBSdAEvevJ8DYP7UiSviNkOK6HSX1IMs5x8DGFB0Tpfk4dHDF6pbGWjQoaoWpu6E&#10;8N3JeiSXy/H9ZLsWVwBgmqTpOIZyGBjoB6NkGsTABiXIWl5euWXjvm+b9E3dlixep8pq5IS1IN3q&#10;x0J+vf/UzQ4xqKtBEKyI40cv0ESDmmAo8dPn7eSq7uK3k1KgLUigvW1QYUGp6tkXIrrpE+qL5nHo&#10;Fpg3NLe28tihkuOYPMIo5+3bIjxCqob+tvKrmGKjN0CeScVZW3gG+MbU1NTR3CdRG7+TcsXyzeyw&#10;OzcbThy7oDqVoJxjR87TCVfwAfq5uOgdva7lyzc7p4VHkwNb0Gp2wIKdE3UCN3pVXOeS41i6XcnN&#10;ZSF4gpGuNmBRVF1dPZ3pZDszjFx27TiKbBQNDMORBuzFCzeIS9AnO7YdRneT7m0dTrjXFhUAjGqF&#10;6fLc2Yzr1+6mX83UYnNeugU9f+jgmbWrU1BDC3N3S3N2eoOOIsXGbCBsSVWK0Mtv3hRJDYfxeeni&#10;DUgLvV05U7SSzdnX3wvDTGlzukUtiVfdBYJWYy7jMX4VF7K+epkHUecCKYEifGbv7zty6CwXAH+K&#10;TzB+ABjJyY7tR6CNUW3CA/h2mR41xc5zdldV1fj7Rkt2Jgx+EstW5U4LfrSLHblOiN/ZpyLbikK4&#10;zcAknN+Zam3p9cv/nn3i2EVpYxn/+7W8vIIAMC780RUV1dKpPg4/dCKDh+tiOr4D5pD9prB1W76Z&#10;N+ipk8cv0h26mLthj/WMw9zdJvSY0GOj0GOjJAGAjW0SANgEJQGACRIkSJAgQZOHBAA2AvoeAFM4&#10;K9kdVEMlrNawOrWbFcDPWLDLkJfFbaqrrdM8DySTdW7euE/ywCYl7OaeaO0XJiNzZWW1u8si5dLR&#10;7+WLXL5uZK4KLON9vCLxE+0abm5myAGWLrSgVL6xDTlRSNzSJCzm9+w6di3jzpdmhanWMlEAmNbH&#10;9+890f3doQqWAatEHviRLb/PnL7aP9DX2Nik5gXmq0Tm+o+JSsSC7UDqqaKiUl2uk9FQi24ArK1V&#10;sbBPStzNL5zwp+uyHtx/JlfZn6sfAKPV7IaE3YoNrabuixesbvv+nieJCPZs//o1csk6fpoHTGbb&#10;Y8nhrnyXrLT0PdhLJ8AYntT8Re0wjZ4TYG1KjPbpk1cSABYTmaB5v5f+E2CQ2/CFa6iSYM65sxmE&#10;XWm2CBJSW1vn4jh/6m8OdAP882c55FtJv5pJ7okp/3QIX7RGzz18+Km6ppZCj1Jcu5KSdxIuSG9h&#10;Pi+faH4wiwFg+K/q2NQDgElQ0xh2EzsBFrpSirOKUSy5eNSK6uxkQKCr00IKlAQRevUyjxAd6oUD&#10;+9PoaJfJNCcM7YHBflSbfv2uHFnnyeOXYqIStm87dPjQmdKS9+MRVU8rAEaBAQ1MPBSk++yZfhBj&#10;1Wu3uHLoOXjgtCKwobHLtpRDWgI5traBY2tXp3AHLoab2907j77de9Etf8VvEOFuI595c4MhJ7ru&#10;EqOr/nbtOEq+YDMjl40b9qqiqgMD306AESxaWFBC++W/5wltVviyaMFqGnRo46WLN1VPaVBXrl6Z&#10;TCKBDFCk4xSmcpQkADBN+t5xzJTq1i2pEAYMhNycfLX09MnrzNsPTp64hOnYw3Ux3bZoqzj07PX4&#10;0QsVkJVNiAcPnLKa7jHHxv+3X+wwpeoK9kvgBMon0F0t4lyb8gaaVSsZyEqb/VEHtdLYRICcra1L&#10;FrMjCKgScko3M6k5jmkfwPZth3v71AWVxtqlCzel8+uW5u6XLtzAbI75SC0n5Px02hXJKkhJ/raJ&#10;hI5NYBaz4ozF8Ll48Qb3Ymu5lgZfYkw9eviCH6Vixx18PCNqa+q4XlV3HNN9jWdOXdU6MfHR3bd3&#10;93FTIxfaWxC/ZlvP9wehJEORHMc7dxxRuybQQFIDwMjmREuHtjlN3Sk4MD/Uxe5GjY5MqK6ukfYN&#10;qJa/betBaR8V1KNcrr2qaBf0Z01NrbdnBLGRYjsT1MRBhT7MOGS+wsqFAuSXKqkLJK0+0HchgXE0&#10;KMYPAGtVuSQSnUunze5kPYT21iUn6PT0K5mWSqFaGKaIvYyGwPi5eSOb38jFAEXMMn/8a4BMUI0r&#10;TrswkKOWxGOwp+4/+erlG2msUW0rKqpUALAYdI1qBrT0XdlHR/sQmiIxO/DDSa1KpE3ZcB4LGsok&#10;NmYDTM29e47fuH53nM4ECz0m9NiI9dgoSQBgY5sEADZBSQBgggQJEiRI0OQhAYCNgNROgNEOO6wc&#10;NBMWVHzXrSLNsvZlXgkTVzMjFzfnBVgIwRZq72hXQ5LQI1hLe7qH05VFWBjnvM7vksnoSgBNwvdY&#10;kCeu34nC8VIsyA8dOCMt9rBICfCLoQulUdSJ4xcphAgPINamyrevnDo7O3mUth7JTptUABitIS+e&#10;v27FW0RBBT+VV2C1iUryyHutqogF43B7O5ayfX0944F+tekHwCRkhSOUUiBEf5/o+voG6QYOPQAY&#10;f5yFawsKiOX3Afjz+DaZPLSR9nun8T2Wr1j9kicda2MP18WVFYpL3SYDAEZ1KC4uc3QI5UiSF5hT&#10;UVGlK+Ae3fWVduLyxg17zpxOz77zmKJZ4qeGhsb8t8VZmQ8Ppp56eP95lzagQtpvDukK8o+l6KOz&#10;bXyLikq7vo+PNBoAbBy6SQGA0bbclK0HIcC6/EGoQ1jICjpPhro9fvSCNAC5Qs6eTuf4awAFBqys&#10;qFIZL9/BxhADVIDFEWXjZVyuAACA/3920AqAEUJvYGJXWbCNz/5lpR9UHTGE4RUWlhLSTAON7zD4&#10;7qqbzs6OTx8/z5ur8Cr6eUcxz1GH4lwd1MuJYxcpiCWYnxC/Ewxsbm7WoXtbZF2debkFzG03U3Gy&#10;sL6+kYSTXEubNu4zUWqziPB1uqaqFh64KSlxN6lZdGXaycuqcVAFADaRaVwBMMIwuOWgPXGHuBc6&#10;GsoT0o6RSyrFzNgFE7GapkXJ0Dy5ufm3btw7kHoqNydfq3eSxBuZoTzJ587ugvJY8vlzleQrJxnL&#10;vP2A1AXeuHD+Kjz63Wmhb1FVFX7h2Jik7w4AaTiOMVNoamYGD0gVQJwAACAASURBVHR3Pbj/TIry&#10;am8b/OnTZ/LhqhId1Lh5PZtjKmzXS+L6XcQE0m8vnufOnskQax4NLLKuroGXryUmG+dAW11dfVBA&#10;HB+z7AT/vewncpXSlKHDWB+h2JKSd1o1IWW+nnFnBkOYmIt5xbLNqqpmXAEw3TZnADrum805g9mc&#10;qJu5sSumrWNHzrVy+ErLLNnSGui/lHiCFjFAq1v+pVm7zQl9CNW0dUsqlBUP4euyPeXwAPf4c6uy&#10;NSI8niYjdCvb7qN7AwEmmpMnL1FY1/EDwKizYKRJ8WMpQK4eQoEYVmDaDGbXMZDv7dtiOnmDv48f&#10;K07r4q/LvPl40eBgP/qI6qY2PNvbv0KEoKvxoFpt9QNg6KnP5ZV8LeBFEb+vXL7V189COlNRKpuo&#10;2F+MHWbA86iYw5UxA0noMaHHBAD210gCAJugJAAwQYIECRIkaPJQqwDAhk+aJ8Cw5jGe6qSaTKY5&#10;Y8mHtQTdbUDrZKzeI8LXJa7feeN6Nhb5fX09bRqnQ1q5d5gFUuNHEOiCsYb6BrwRK1vNGCOgjo7O&#10;gYH+SxfpTjIGn6xYvln18BZWWXT8iK0VLbxWxG3Ouv2gtOR9Wyu7hwDF0ppW9UCSKj8nFQDWykGI&#10;/LfFvDm+tJz2dAs/dvTCy5d51VW1zDXQ3UXrWFo6KlnROk4LNv0AWJsyEGLm7fsU0xI1h2ykKAIh&#10;KoMc6gDAaBPx2zdFNlZekhTV8J2euurDV4ns5J+X+xLyl2H1++zpa3pd648HwFqoly9dumlqpDjj&#10;uHL5Fl27fSVCtQcH+wm5kZqPD11ydi8C3UYghXZpVWCfXyFd/PKJ7oGBvvq6BjQWTWb+LCvvgvwS&#10;+RgBYBSUZqy7iYuEqeLehatXMnUF8CQJjIpYTy4YVOzB/WdKAIzJz+tXb8hbx7Ynm3ngjcePXcCX&#10;NTW15JVTHS9tKpChnu4YMbVqA8C8PSMC/GL8faMNSQF+0X4+UaEhyz58KNf06XR0diyP2zSdRxmC&#10;ZN6/91TzCOlpHjGSvDm7dhzl5wAUjIXYrFi2mUYi8mSkZ0JytMZ3AkF5gs+1tXU+/DAE9/r5QXuT&#10;e+h7ACzIdBob9f39fVo7keIl7tpxxFSpZtFHqj0uALCJTBMAgNF41JoolNacmQESlIsZ3N110aWL&#10;N+RdMs3CoUl4qDGmBgkmJ2pT+t87O6EGuzA5Dgz2fS6vtLclx7E3yvz0qUI1jigdt6WIWDzwly8U&#10;haq7k5DavXtOSKeFrl65LcmhquOY7p5xcgj7qG2ckuM1NzdfukvVzydaq4OIwdJ9PVlZDy3MFaNy&#10;3eptkrbH4D13JoOQGPy0ZtXWwT8GdA1Ybi91YFTCKFJMTCZuhw6eoVGp6jimqTwsZHl9fYPWq0NJ&#10;tT548Iz84+BDXEyS5jQ6LgCYDWMsmvydzTnViWxOa8tvp8Qc7UNhc8av3X4t/U5lRTVtbNLoCNYQ&#10;dJm9nSIqspfHktqaWr02Z8cffwykX82kPT3mJm7RkQltyiny/buP6HS8na7SrKykXR1a2sUxns6y&#10;svf8wkX1ozxjCoCxvoDQ0rVJZkYuu3ceJetXl5yQgo+NSaK5AG2EnJPUsYm7strNeeEMZt4zVYxm&#10;wtCFRVReXoE86Cy6vlH1mLWEq6nWVg8AJuVZFruRgBy6ChSim333SVnZB363KLu8UxljWbqlrFWr&#10;cT4mJPSY0GMCAPtrJAGATVASAJggQYIECRI0eUgAYCOgFq13gF26eS09K+NqJhI+XDx//cSxC9tS&#10;Drm7LmbBx/h1CFi9Y+FHN5NrXYq0fX/CibCH+SErsHLLy1WPLiKlnNdvCwtKUB8s+/kxLy9f76im&#10;pmYsF1v41dNYm9nwMHH8VgZf1AeLHIe5wTFRiSePXyoqLKX1EiqGGmleJzOpALA2pZMlfs02cx5j&#10;hwKAoEXsNJhvTPKW1Lt3H9fU1EreAbqVasy6X4OGBMDalBHtlIEQma9nhgULhEiRKvUCYC2cY0+k&#10;rawRi9epYlFaiQpETh4BhgUYZPef9fcq3/WDATDFT3vTJIlK3ZemS6JUGyWBW5rfQ+DRik5ZJ/iG&#10;8UV7gRsbmz5/rnz+LPfypVs7tx9ZvGA1IdYcWvbK5xu6xwoAG9tuIq8EXYfOMS0mLaoB8VSJ+Lks&#10;dpMFQSMWntnZ30EjqOGKuE1mxizEDThAfih+/dvSlOSD9+89raut68R46evp4ONlXNWpKgAm7R/H&#10;f9F/GLa1tXWGJ63bmdHw9KuZCg1jCg2zXQVpVmSLjlzPb333m23jn5tbIHlz2C1iTU1e7uE8shAk&#10;3/3C+eu64juppkXzV7Ge4rjUlcu3enhPMQBskIVAlE6AMUyrXzuKybaHD/Tt23uSQoehekcOne3v&#10;FwDYj0njDYBxKNrdaIqj2tYZaQONmbEr5kcoGXvboLDg5VCeFZ+rIAB6eA5RgRqkSZ/OebPrglpa&#10;oKM+vC9/8vjl+XPXt245EBK4jHQgCndzXvjp4+dOFa8ujaAd2w6bUVRPY5fdO4+pIcQYI4HKi0U9&#10;XBernr1QcxwjT6Df0uqqWs3TvaQz8/IKaeMO2BK+aC2EXLvjuLfn7p3HVtMV1w6tW7NN2igAnbxl&#10;0z6wC+MdhSSu36l/wMKaKi15v3VLKkWFNZ3mnBC/gwasquOYDkOo+YLVGA4V/fSpYhJErWBQKX+i&#10;ao8XAKa4A+xM+vWMO+lXbpPZyWzO4xe3pxzy9owgQwKTlJND2Lmz1/AselDXAWtmdPX3otXSKWE/&#10;n6i83AI96g7sLcgvTr96mx9Y8eUR2CIrK6rYfpQuWf7bIrrmFv21MGylBMxoJRZUsPmLv280eE7X&#10;XI0XANYjj43eoLrvobi4DMKgv40JPLICTSUwIVQNmNT9aXRQ2HYWC+hnbsKCnHt5LElcv+v6tbsY&#10;re1f2yG3Mn55pNYIkEMCYNTvd+884vz0oy0jdKTPySF0Rdzmc2czYMshf0+PHFUiJTCuyITQY0KP&#10;CQDsr5EEADZBSQBgggQJEiRI0OQhAYCNgFTXA7TjD6v37u6uP/7oHxjoo9Tfz5ZtWFdUVlbHr9mG&#10;NQMFUcHyZmnMhqqqagrWp1k4OSOOHTknxVfUE2Dk+0SefV+8xWlemHK7H+ti1Pb0qStYi1IgRB4k&#10;h5WMdREdYls0f3XqvrRHj140N3/BglPt8oBJCIARVhHkvxQL75nWvtQi2oprZuRibeGF9XD82u2X&#10;Ltx49+6jnGF7OtfboycDATDlcZ9wDm3yQIi+MfV1DR0sBmaLnhNgaH761dvTlfdmY5Xb3qHzXJGy&#10;SuyphHU7KComuMTuJOCbQycDAEar/ZStB8z5ah8/nT2TPiQApotIiWHl3yXvKi4uu3kjG/K5KWlv&#10;dESCj1cEXk3NZGGgTNxsrHzGDwAbw27iAJicADC6NP7581wJyNFazvI4JQD2PTTSSpeEffzs4xmJ&#10;V9D9ZzwYEUPCoJrACneXRYnrd125fIuundfjnxo9aQXAiovKuP9OEYjVQNJaOA00dM0MCy8bKy93&#10;18UVLLomeVTZqwvyi2lzuqWZ+5LFa1WeZTvQa2rqHJQXxSm3tw+te6W98OivU2mK0IWqABh4joF/&#10;4dw1XZAV3Z0DPUwuMAGA/dg0rgAYQdqLFqzese3w1i2pKckH1NLOHUcO7D917Mj5m9ezMSTB0R4O&#10;6uvZyUE8hzzg75s3hdcz7hw+eGZDwi680dM9nOAQPt5d6SYeXY5jQuVfvXpDdyuy6SwgVrp9kHy4&#10;D+4/V8bLYlG8VC+MUXUc0+PzdRw+UHMcs0lE6XhVIz2O4zZ+ueMadtmPm7S5wSB7iWdmJx6Mv4X8&#10;UnMcQzfyq7C6dMEtmHGePXtNyoQ5jiMTlN5zqva4AGAUy9rfJwpf/vvfg1ARks3Z28tCW9fW1m3c&#10;sBsdTVAZPixZtK6cn4/RZbNB81y8cAOzA+3OMdDmlBjOwgA6LvjwoRxsZOEBH73ADGjLZ/ZVK5OH&#10;HETgx9LoDRAVCOT4AGAKs2d+6Iphy4mNQk7YXbwb9ihjOHPc7ssXVHvqbw4wKnjYyQDaf2Zq5IK2&#10;ONqHrly+5fSpq4UFJbLOToxfNT4YAoC1Ke736jqwP814qiOdt7Pl5i4eQc/S1hnMYocOnHn+LAeP&#10;kQYYP3BC6DGhxwQA9tdIAgCboCQAMEGCBAkSJGjykADARkAaABg7cVVf30h3U1NSHFVpYR5zrC5S&#10;kg9SZqwxTKY5LV64pq6uXuuGXIqatWvnUVMjZyn4Bl5hSMI6EAmLQ6xSJJ8vFYvlytUrt328IrFM&#10;wgqN3Lt27DgIW0hbmrkbT3WaYeXt7xO9f+9J1E1tK+WkAsDaFJdCdZWXV6xds22WjR858dEQcBiN&#10;ms3PV+FL02nOTvPCYqM3PHr4QiZjEVfGY8lmCADWplz93sl6qBII0WVr8gF+COyLfgDsxPGLxDF0&#10;X/Lm/VpD+avxB08lb05lT/Fr4Y4dPU+bQ+m+9B8LgLXxWDfxa7dLe6uVwYWG3T20JEaZWZkPl8Vu&#10;nDc3ZLqJK4YYykS1MRbYfVHTPVFDyIM9vyWFHCLjAYCNbTexE2ChCgAMDHz96o2um1T0A2BtykvU&#10;3r//tGpF8ixrH1SP2ghhUwKEXmZGzmARmha3dOPzZzld2iIUjQlpA8D8CgtLZV0yAmgNJx1cxXjs&#10;Sd6SCvXC+sLULZ1dxqY4Twn2Hkw9Za7cFX7+/DXpXF2rIh7XBxISlcvJDNG9TP3OtPZFJ6J8Aq64&#10;MlcBwKZ7Xr6kOBymWW0BgE2qNK4AGI+o5gp9+D//778GBvv++NeAevpjYHCQ7aeBcEKNUIgzPboE&#10;vyJbQ0MDFOmSxWtZvE0jF4iiham7qhrkZ0fcoCRp6Gl1HEv1ZVXl8xFKePTohSqQkLxpP9fq7KfH&#10;j1+qxyhWcRxDfS1ZtJbml6EdxzyMntbW6XIco39QLKYnKSAbGjWsAQtGRYTHtyquDlJ1HAegjbBP&#10;unXE5v2hAJiXr1dkeXklugm8VbE5W2m7Q3d31+6dR6ebYu5gG4MgCWHByxi40qkFGiGtiKkH2Whr&#10;FOExBrARcuVNBuqcWf6lJe+gP8ETCKE0s2OW7xhqIwgm0Pg125hdOm4AGMoBowL9l6rIiUGKnexq&#10;vBpysnL5FknUic/19Q0pWw/a2waZGblQDfkOs0BCZTDGoflhSMDgv3E9G3VTHQWGAmCcCXjX6VNX&#10;3FwWYXZAEyigMRnw+AzWGU9xmm3jG+S/9PjRC7BJpGCAY05Cjwk9JgCwv0YSANgEJQGACRIkSJAg&#10;QZOHBAA2AtIKgFHIQa2ZYfBgtbCBhb9jh7oI+VgWuxFrM9YF3+enQwPbUw6RMwILYyynnefNd3II&#10;MzDNmxvKonmUV6otpHt6uquraq9curVy2WZkw6rJlC3a+ZmwWQFz5wTSPkes5IP8Y0tL3ktL6EkI&#10;gLUpvdVYLb9+9Xb3rmMBfjG0+DQ3dlUgYbPZhfBYAaIQrJkPHzqD5fFI+1wfGQiAtSmDjWzcsEcK&#10;hAjheXCPXRGPtugBwI4fu6BcfLomb041GFnZP2kBMKidtatTFOelTN2uXh4JAEbqq6amLnZpkrkp&#10;Q3ZpMyy6Gy8loBf19/WKTIjfkXby8ovnuSGBcRSdaTwAsLHsJpWomBwAC3j1cuQAmFR5mUz27Nnr&#10;ndsPB/jG0K52VBVMo/EC2WOhnEzdbCy90k5cGrL+IyNtAJhvUWFpl7IvRkkUPfL58xz0I7mZVi7f&#10;IilDKNiQoDge9cjHxYmdWlC9OARNLioqA7cJAAPnHe1DDde9Lo4L8AhUZd83AIzfATZNAsBu6opj&#10;KQCwSZXGGwBDJx46eAbjsanpi7RvRm0DTYth9/C18H02ZWUfwkJWcP+4Oz+dwwJ4Qg3idQR1B/ot&#10;3ZS098L56y9f5M2zD4H8Qz1qdRyTo/b82QyKxolpevPGvd3d3agYdB20Ip5i+2bMPTCUpEMVUter&#10;O44XryO3z/g4jplLffHCNZLj2MEuZFgDFgXCGEPTqKjvHccu8Wu/BVBVox8OgFUqgSLNiuGvnO+7&#10;IpsTCW+PikjgzWzT0hE9ckijqRIAQ6cbzkMkR/swV6cFMCqgS/Heaxl3qE/ZVUYrt+q5CLNNiSRt&#10;TNyNzBDI8QPAIKj+vtFWSjmZN3dYcjLfdmaAUhi+iTo7et7TXVBQcujAaUzWsKkghxAbfiaMTNBA&#10;AqjQui2b9qma+wYCYEr6ihd9/lx54dz16MgEVJ4MeGsYM+xFAWTO0dsXL1yNnOOEgQk9JvSYAMD+&#10;GkkAYBOUBAAmSJAgQYIETR4SANgIaFgAGM/PlluNTU0hQcsobAitSQ4fOtvDNuV9t4ogN+iB/Wnm&#10;xq5Y05pOc968iR0lqampra9vMDypV6K17UszqwYWYPiLVfftW/dTkg+GBi2jC7QIPEBz8FIsPlHV&#10;xoYmKVqIOgB2+JwuuILWeCeOX2SHHsYTAKPSeN3kcnlXc3MzlqAnT1xaHrfJySGUojtaW3gSt7G0&#10;Az8z0rN0LQJHQ8MCwDo62isrq708llA0GwqEWFtbjxLmh6zQBYBhta84WmTilrB+J+OY3rUnubSw&#10;uqbYesZTHc+cugrGtkyaEIidnZ2bNu7lB3F4CMTTBoVAZNL4Rd2fsjx2k8k0J36Yie3knWnlExWx&#10;PiX5wPGjLPBOXl5BA5dkHtuzk8CPcQLAxqqb1K6FGxMArE05XvBGlAx99fr12+NHL+Aph7khyvHi&#10;RSFS0a34762b98ZjvIw3AMYFle33XxC2itQauvL9+0/Qz9AVjx+/tLHyIfBv7eqU7u5vLCUZKC+v&#10;tLcNQv/aWHmjo4uKyrBoraurN1z38tHEChQA2J/XrpgAAAz9O+K4r6qsbu9oxwwSEhjHL8Vk4dGm&#10;88Boy2I3btt6MO3k5czbDwoLSyGNnR0dA4P9kE/yuetyHJOie88VHfLMsPDy9oyoralr49toMjKy&#10;aPLClLp/70nVa3XaJtxxTBnilibR1ImfMMvjNWCI4QMWOly1SpPQcTwsAKxNqQPx1KIFq+kWSTQH&#10;Fdiz8xiP86beEZh0Tp+6IhldCfE724bJw/r6RjqViybfv/dU6tPYmKQhW4cJdB0/ATZkCEQnh7Ai&#10;3QAYtSUoIBZDTA0Aw09f279ijNBFuSgq++4TDO7a2jrD24iaaPIZwt8ll5GQFBWVnjubgba4uywC&#10;B+gYOm16QwJ7D6aekiLRDQsAo9t5OztZbED899Onz9evZ2/euC/QLwavwIuUBnzA3DkBWDUsjd4w&#10;Tn5WoceEHhMA2F8jCQBsgpIAwAQJEiRIkKDJQwIAGwENFwBjj3xhC5Kc1/m09qYtfliSPXz4XG1Z&#10;wp0RPafSLvObjQPMjFzWrNqKPCi8o6NdT0IG9o8bV6omFiFYhF7QZ3zJF9Ld/f29DQ2NOa/fnjh+&#10;cWnUBn5LmddsG7aKxnsvX7ypvPFbHQDDMl4PKMWuB1eBPcYDAKO9pVIDSYyxJBsY7MMa+NOnz7dv&#10;3U/enOrjFWnFXSF0KsjfNxrdNOb2p+EAWJsy3NDdLHarucTqrVtSBwf7w0KWawPAmOTcvvXA3IRu&#10;2HaPjlg/5MqTjpqFL1rD+cyOFqVfzSJn+iQBwFC93buOYWVOP6XuOynvHgL/QA3lcln/QF9vX08X&#10;v1iebe89l4FCCONEPaMi1mOUIecgv5AP/dLV1SWBWA31DZ5u4RBy1Hk8ALCx7qYxA8Do5N+3z4rx&#10;0gWpgyp4//7TzevZm5P2ebqHW033ICAc7w0NWvZnPAHWplAjPSf4gTw2oEzd005ehth0dnZuTzlE&#10;Amlp5v7g/jM1oQVb6usbnBzCKMYUuriwsLSXX98ylPqVtO839SsAsD+vXfFnAcBIDe7ZfdyYh9kk&#10;lY5ZtbioDENbRQ3KIJ808Mu48tfjOG5TulApSi1NSbdu3kc5KBMGCUSUzhXl5xfJvveETrzjGJK2&#10;nl+jSHspTp1kN/Ch3wwYsNKI/a5Kk9BxPFwAjB7BfFGQX0yHkOhKIStzzztZj3q+D4bGNM9AX/qV&#10;25LRhWkUDDdM6bV/bzkwBr569UbSUbAu9Dv9pOBvFOBOPwA2zz4kP7+Yz/5azr2hMnV19SjBerrn&#10;9wBYK/XF4oWraapFz964kY3pr61tSDn5qqnYqaWMh7yGSgP7q0zG7JPu7q6Kiqp72U92bT8S5B9L&#10;5gT4T0YFhhsFojQQAGthd0m2SJgZnRbCMISQ9/b1or2vXuYdPnQ2Ijye4ubRjaFo5t07j3TNNaMh&#10;oceEHhMA2F8jCQBsgpIAwAQJEiRIkKDJQwIAGwGNAABrUy5+Dh04zcPf0b3K7v6+0XV1DV/bv62p&#10;KH7X/ftPKQAXu+3cN7q6ulbrhWGqhH7kdz/I2UKxt1v6HqX19/dq3uhDTgEUiwx4iu3bzX5KOyVp&#10;/Zy4fmd3jwIAw0L6+LELzI3L/SP7GCil3VtNS5RNSd8O94w5AAZ2oUVYxNLdEir4RBuJgUzGNuQi&#10;Q31944b1u/gmXL+Z1gyqKcgvHvPAbsMCwKjC8u4usGg6lwR0NNbDT5+8io5IMDd21TwBhg56+6aI&#10;fCgzLL1dnRbU1dbpETYa1FVV1d4eSyA/hLY+efyS3F6TAQBr4b2MEWSmBMBWrUjWc9iII08MMlkW&#10;u3F7yqHDh84+fvQCbUS1F4WttDB1t53NmLZ2dQqXZzlkRPVOFCoE+Wtr6xzsgskbaDXdM/9t0RgC&#10;YOPQTWMAgKHueAsfL3Jez1apo+k4XRu/IJDGS01N3drV22jTOrjkaB9SVFSqZ7v9yGgCADA6Yvju&#10;3Ud7u2B2+tPEdWl0Irqyrq7e0y0cTQOLgvyXat5pz72ZzLsnuaiuXsmUG1AxdvlNlwxjtn+gr5P5&#10;N9mXAgD789oVfwoAjMs586G7uy4iaASF79x+hID/NuVOEfK2tyk1WF5uAc075Dj++PGz5pxIwnYv&#10;+4liI46xa0L8Toju+3cfHe1DKdhadGSCpn6bYMdxi8r9VWScrNY7lSgr2dbR3g7NBkZhhEqHciat&#10;43gEAJjENwrMyx39bNbDdFP9/bxGrX729DUykM3p5bEEhavpRs3mcySmk2xO2iWgmCI/lLs4Lphp&#10;5YPZEGbGhw+f9NST9hxguoQ0ol2qABhlgAgH+cfSTiZMyhAtXQAYxkJZ2QeINOZfrQBY8qb9XJ4Z&#10;ALZrx1Gt5aiViZpATtA6tFGyotFShj/1MhyFEClVnhMTyKjG5317T6Jd0sVjWZkPpW1AQwJg7ERd&#10;jxyzgIyH7/7e1mVgGDKTAY9K3riezQAhFn0xAMNh/76TZMDraeAISOgxoccEAPbXSAIAm6AkADBB&#10;ggQJEiRo8pAAwEZAIwPACD9obv4yP3QFD0rjRzdI7951THVDrmJV/LmKe+p9yFP/4nmufngAq8Tn&#10;z3KwtDt04PT5c9cf3H9GixNUCavE02lXdu04EhWx/tat+10a+xwpWD8q9q9/DZ5Ku0KHcixM3RYv&#10;XINiac8pVvtpaZclUGrrlgN6ltZ4JCRoGY8u4j/mABi5SzLSsw4fPLN+3fY1q7Y2NjZpnHhjjWpq&#10;+oL619bU+XhGkgNiprWP5H0wpKMNpBEAYB0d7dXVtZ5u4bQSxiOQCj/vKIrOB/FAPQkAI3morq5R&#10;/srAlXv3nurhP9UHeSgCJNru7rKo/FOFtO/4RwNgrbQ+f/kij5wLaJefd2SdBhqh1qJ9e0789oud&#10;hZnbP3+xgzwPDvYXF79zsA2eyUEUpJycfHm3nMcpUi8EL/3/2XvvryiXbl3057vv+c7+wnIZyKCI&#10;guSco2QEARFFMUfMOeesKAiCiggqIogoSUSixEaQ3A261vr23vfuM+4Z4/wT96ma9Gvb3QQBWepX&#10;c7yD0UB1vbNmzZoVnppzYpP/9OlzOoeil76YOgDs23TTZAEw7LbAGzQN4+XI4fMYLOvX7laTMA3w&#10;4fHS31df987JIYR7grLx8jA7Tz5C7vQJ0zQAYEQ9Pd0r47dB8ehSfE11HQYp2SV9HYd9e06qRT3q&#10;VPrk7dpxjLxdjViYxKRRTvc4vvgBOrBn1wkK03TzRkbVm2pSGwGA/bjrih8CAJMMKamEqYmb9SL/&#10;ujp2hg6TrsUMtr9XDMpvJWfQRIPyDrZBVVXVmgfHNEk1NjZ7e3xOvySTyVJT7vKrLT76OvZXLqfK&#10;5erqN70Hx8x2oUUYCAy2Z4sxFxensHfvRrswRGMczMMYnjx++fLFW4UFxSSB7/bgeGIAmMQntI4w&#10;MCgJum/71kNylYmpQxmZGdOZcjJyuX8vdxT/IbqXg/kUMjx04OzF8zez7j3iKscIgyYqYg0lOoXy&#10;XL+WpmlppXahntycp3RxBO/VBMBAfix0oTPJeaTFMN3Tepj9hDfBk2NvqgAY69kb19P1+R2juYYu&#10;/j6xasseDbkx55szp65t3rD/1InLV6/cfllcRvnMMBCwQjt+7OLG9Xtjlq6vra3n+vZZ4LSuRv0o&#10;j39B/uyaDlfy06euqi7tRgHAqMDjxwWnTl7ZmXQ0Imx1dvYTtemYmkb40MdPQ7t3Hpeyr2F5PHr2&#10;tYmRsGPCjgkA7Od4BAA2TY8AwAQJEiRIkKDvhwQANgGaGADWqdwp5T0pUB77MrckfMh/+ry//4vN&#10;CVb5y5dtlqJhLF+2ZaT9Bttq89zR4aGrfv2HJTZ1f/0f81cs39rT04O1FvZUx45e/Mu/mWJXNvMX&#10;q/i4LfxYXPvxq0IxgL2ZtIvDfpvODihCzvWraQRKGfEIOb29vVrPIPCVouevzOaRx9VEALChIcWl&#10;i7d0ZtoQALZv7ylVlKKnp7umps7K3Hcmbyy2iwUFxRQQT6twIARwS6c/PPFDzuSjtWi2+qsAsE5l&#10;IMSMO9kmRi6kCfOM3ZRxijxVPcA6lWqzYf0efZ4WDj8TVmwbBZZgYE9f36qVSfwknckwOnIdV7Bh&#10;GUJcFeVvLC38OADm6uMVrRYZ8lsDYJ38jAxd4+8Ty88Ce3FEUAAAIABJREFU2Csy7jwYGlS0Kw/R&#10;JIIkqd+DFq+Ya+iyaKEvvpKR/uCf//E7NvyU4MTUxN3S3PfNMPCgRSZ41+CgYmfSUegM3YUHP2ig&#10;xI8SwWr09lgqAWCaB1ujAGDfoJumAACD3Kqqqheaec2aYaWPjeRcd2XgR+3HkR+6PgT4xRFCb2bq&#10;kZubL5/qW+TaADDPV6/Ke/t6KdbT19II4mWHTWlp98nU6M62S0+7n7T9MD5Q1KMXRa80jSqdokJ6&#10;hGKil2EMnz9/BYlBmJpvYTZWIb+T/mDOr9YQ7+wZ1ga69sXMzbT3GwFgq1ZulwCwu5kPNU/uvgcS&#10;AJgmfZuD4w4eeTWLJjgYczfn8JGO9clGQZPjYjYROIEZx9Z6cWXlW61e0RRHdN+ekxwzYPr2MDtv&#10;4/q9hnoO7MTZLujt21ru7Kh+4jydB8cSeOPqFIbm06WiUyev8IGjZcDiKz29PVhCWC/ym/2rDeam&#10;f/y7+ckTVyjz4rc4OL5xLV06OMYE1Du9ANjwkqyoBM2Rgm9j5mLBt1UMO7GKCUtac8Ys3aCMQ6ht&#10;2ckvlCyL2Tjj7xYojDVnZEQiKQOpzcnjlw10WVXo1pDAFdKkplYPm5eHFJs27INwzBd4awJghLQF&#10;B64YTq6p43ArORMmVHMRS6Z4z64T6FNqrCoA1qG890P5HWnRcvNGBlbIMo0lB8kN5UtKKkznumPd&#10;i1nj7/9zQWrKXXLqwtv9vGP+/u8LjfQd9WbbpdzKpNlWsx78ERPo+rW7+Y0KdtXp3Nkbis8AWFd9&#10;/TsJAPPyiCLUR9l21ukQzt/+sgDczvibxY6kIwMDWtouMXz1ym2pB9et3c2rGkU7JkLCjgk7NmE7&#10;NkkSANjUPgIAm6ZHAGCCBAkSJEjQ90MCAJsATRgA61TuaXfvPKY8iPcy0nMKC0748lInTxOV+RDb&#10;pGEXGQPn5OvpHz8OtjMaDgZCFz+xS8Qe6frVNLq6y/M9uD948Bhvkclk4PNZfhH+CD7Zmf4iv1ev&#10;yvEvcKtZD+o/fPAsNuqEPG3euJ8fkXQQP9kPnkiZDFDhi6KSAe5t815JtF/FFjQ2eqMxhyVoN/XV&#10;ANjHQch2GADTddy+7RA2daoM9/X34lt4xaKFvthtbtm0H7tK/B0MKFvEeJa1yfr6emtq6u1tWHQd&#10;ymxUWvpabZP84UuakD58NQDWqRIIkWmC2TASIOFJXwJgrOSTxwV0cMMOsEzcbqfeg1jQ5PbhRqvo&#10;w0dFWuo9KRsE1SbtfgnFqXz91tZq8TCK4xD6ngEPnTLZezpbmQYAjM4CsMPX56EyudBi3jU09vX1&#10;SY1S1czLl27RcKCzv8Z3TXJ5/8uXZdKhHj7kPHza398HVZGgEYJvaYw8ysmnksQz+Hma91wVAOMx&#10;Eps5JkcZRHzeVL7t7u4ifjpHBcC+RTdNUQhEdroRF7MR9oEG1J5dJ0i1qLtJziDIDfW/fl3FM2C5&#10;87vSgRXlb6Z8vGgDwDxKSyr42aJ6/eOhkd5C3qIsJYyRC+QMMxvgxzxTR4p6pPrdwIDlKMkPcB3D&#10;Qle/5xAsWRgmsQ6yMO09PT1Njc2+XtEMmjX3xVfi47bgj1TPtwDA1ibuktLYpKdl4SvQQClJzHdC&#10;AgDTpG/nOfHg/mPphgcUA7adPCfUzCDzEfk4ePXKbYpxSlO5pYVvRXml1us1NE5fvCihiM38uHYH&#10;RhC+jsl3TeIurej+NB8cS//du+cERV0m95GiohL8UWUq6aAlCliAldu88YChHrumAMvjaBdcXV1L&#10;qMO3ODhOTbk7DN7oOmBNhbdLXH1VR0/YA4zkc+jAGSn4NuV3bGtrg1ZKWAtYzc15SstImtPPn0v+&#10;+HGIIgR8XlnxyQuTGp+8GDMWC31gXW+n3pdmHDrKd7QP5mJkPmdXLqfAUrW1DdvPjo7P8/KDB09I&#10;FXliTk0AjDG2bs0uSo8KScbGbOzp7ZFU+r3SfRlvx4oFa0Ll3bIvADCpO9av3U2uP3iXo31IVVUN&#10;X8d+Zoz0BJKBwV8Rt8WIrTNZoilvj6VNTc20HhgcUuzfe8rYwMnSnC1BY6LWozA0XG2iJw8w/CnA&#10;L04KLJx1/5GU7pSSlllb+itXYiEN9e+6urqV9fDRnfUYYqSFPdYb1W9r+vsZw1KQZy6C4WXSxg37&#10;ICIwjGX8kcPn1Ubo5OfuTmHHhB2bhB2bJAkAbGofAYBN0yMAMEGCBAkSJOj7IQGATYAmA4Apz9mb&#10;PN0jsQuis28DXcdTJ66oBbPCW8JCVtFeaL4J2xDeuJ5OeQV6enqxDejp6cEmhHs5ZGHfgv0SXRuM&#10;jFjzZRCVLgqAQ+Fo/Hxiy8srFYoBShvAMxywegYH5dnZTwgUIRTn/t1c6fJsF7+p6uzAIuQQIoK3&#10;tLS04u3YO2GjiB0m47/9/aYN+02MXMAM1TOREIhDitup96T4Ob7e0Q0NjdijcoZ76CSIoYM8JA75&#10;MJ08fhmVUIrsnh5Ipru3rwe/YrW5fu1uaaO+JCxRtS+wEMXrdiYdiY/bjI1oXOzGM6evTeBi44QB&#10;MJKqq1M4mqmKzagBYMp+7I6N3qCvY09740ULfe/dzR0aUqCPenp7VPUh636upbmvpA/Y+nb3dKu+&#10;l3nRVde5OIVJke4yMx4ODkIn+lEDT4P0/lsDYB1KZz57m0DapaNAaFBC1ZtqNLy/r6+H0wDPTfXg&#10;wWPK3cU287PtThy7hD+CT0jPw3UJ10l27hAXu6mX596AzuO/PCsekwkKZ97JxosIB5UAsOwHj1X5&#10;wVcwisOCE8irDHoFfZArBijHBhfLaADYlHfTlABg1JXpt7MknNXUxP3c2RtoiJx3Nx8vPTR+0ZaE&#10;FdvQ3XSFnB019ny2JAxPampJ2nYY4yVxVVJM1PqLF25OIECiNgDM81l+UVtrW0P9u3cNjV/1NL5r&#10;HOlFNDB37Ri+bUBYKbO3OvZXr2iJeqT6rRs37hjiW0psckXclnfvGpm5IwvTPZzxq/FdU1TEWiN9&#10;R0pGAp159OiZdNL0LQCw7dsOS+dQ69bsRqfI5f1c57s16/yzSABgmvSNcudAD8tKX5PLC+lq0vYj&#10;MOb4O9mlLpYkhllF/OXSxZsoKV22oKekpGKULHc8nN1askIshp7yOJid42v71vQfHPOppKfydRXm&#10;iHnceQIDzd01ouBZMb7FTVwPrXNoCYEhRhYeYxYD89CBs5IRm+qD42EAA+scWih6ukViggNXtPoa&#10;f0dPBgCjqQ223Z8FEmT9SDPO4UPnpDUnv3nACi+NXAfzyNWJmeUrl1IoQ2Qvn7xg+/r6e7FCu3//&#10;EaY2mrzQ8ODAFapsMEsl78fsIOEZixb63L+XS8loacahNSeEY2MZIPm+jwSA3biWjimVNAptJycq&#10;Umk8lOb2eeFLrMPZ4pPfKdEKgOHzMzbveM5nnLOFTYDvsrLSCsmwszb2sYxKGDVbNh9Q5k7zwtvP&#10;n7shIXyQxsviMnIR5ks+p+1bD+M/cjan0tKlm+SGD/v3nZKiHHu4RjayzKDDbuX4gH5x5Ssxwv/o&#10;xgwqwcMLoONafb1jyGiwwAyhq6vf1pJiD3cKX8BjoZKWdp+wOn4fyOPp0+ccaftCsZfFbMTYWRm/&#10;dd2aXbW19ZqeT2OSsGPCjk3Yjk2SBAA2tY8AwKbpEQCYIEGCBAkS9P2QAMAmQJMBwDqVu6B7bBfk&#10;Qtt+7P8tFvi8elUmJeXm4dFYwBYH2yDK2o1dvYmBc2z0hoyM7MrKKuxdX7+uepr3HPtYFj3PGDWw&#10;ADIWC32KeGgv6VJh/0B/9gOWF4Gf+7PDcUsLv21bDz1+9Az119bUV1S8KXj2YuumA5Sjm/kWzLaL&#10;j9tCJ6rSFggb7O1bD+nxQC60IfR0jzx98uqz/KLSkooXRaWXLt7y9lxqbOCEV/h4RoNzbGWN9Jy+&#10;CgCjg57cnKfSyTha52gfHL9sC9p+9vR12rF/6PoQu3SDAY8dR4msgwNXXr+Wjl1odXXd26qa0tLX&#10;t25m+nhFUx+BEwj58eMC1U0gv7Erc3MOnzPTBmzP/MUSrZ5A2vCJAWCSJmRmPBwPAMb2xpVvHeyC&#10;SR/QUyiMbe3D7DzsRaEPVVXVOQ+fQp6EzaCMga6Dh+uSd+8aVY85aMi3NLcE+n++lYzCS8ISE1Zs&#10;W7dmd0NDIyRDoSy/HQAmyS015S6+jnr4mb6jo13wyeOX8/KeozmVldWPHxVs2rgPHBKT+joOEWGJ&#10;tIlob2df37H9iO5sFvIIAgSf8cs2P8t/UV/XIJO1Nze3QBOy7j9eGb/N1MR9npErz//kTQMB/KTc&#10;zJTuYncqHbziYjfxE0AvysAXtDiegaMxm95UviVsdXQAbAq7aao8wOjIJjx0lSEHlfFeFIgIW3Ur&#10;OaPoeUl1dW0VxktJxfVraZ5ukVISDhR7XvhSM0camozxghr+/u8L1ybu+vRpSGuInlFIFQCj0zo8&#10;zg4h7i4RGIxf9bg4hvp4LlWmatN4ET/xLCgolg5Y6fwUOlZTXTfK2R9xCCOpO8uWDpgM9RxcnMJP&#10;HL/86mVZTU1d9dva0tKK8+eSXZ3CjIa9Xb2ghzt3HJUS0Xd+GwDs5PFLdCxLocy8PZauWrk9Nnrj&#10;vXu5oxz/TTMJAEyTvsXBsSTq+LjNpDbz57JJfNOGfS+LSxsa3kEDGxub31RWp92+HxW5FhoInTEx&#10;ZAj38D0AfUeMxJHYoBnq6pXbmGoJPid/dG/PaFhXrflppv/guHN4aPTdSc+Ckae1EBey1+aN+588&#10;KXj7tgZjtqK8ElYxPGSVsb4zTTeQmL9vbEtzq9SQKfecwPzyoqhkrnKlh2odbYMxm2D1cvTw+ZFq&#10;1iqBCQNg0tdzsvPm8ysgSo8rLzULj+kPk5SLUxgtz+bPdYMYo6PW30l/gEkNkxfmvvz8og3r9xLY&#10;jzKE3PAg3l8Ynw6eoAjS051lt2ihN82DUMunT5/TCu1R7rOdSUdpzUkxhxdo8wCjizJ1dfUw2jw0&#10;HJub5hq7QuHTb98vLi4teVWR96QQS9NFC32wikOjsLAhj3A1AEySw+VLKbCuZnOZDhjrO1kt8t+1&#10;4xhGAaZC0hOsSQL9l9PMS2oQHbVOVc74jL7btuUghVvE64z0nbHaPH/uRsGzYsgQVZWVvc7MfBgW&#10;sgprYNIQ1IM5V/XKCF02CgleSRF3seRAbfgKVmIQXV1tAwrgRTeTMyQoDj1iax24f+9pLOBfV1Rh&#10;AV9e/gZSRXlIki+TWLzfLZsOqGqXNLn8+o9FkBI4Ac8V5W8mkMlJ2DFhxyZsxyZJAgCb2kcAYNP0&#10;CABMkCBBggQJ+n5IAGATIDqIvH4tDduYRebD0VHGD4B1Kk8H1iTuxD4c+3bausfHsURfKm/BHqYP&#10;G3hXpzB9fiJPUARKOtgGMYTJLgj7EI5heFKuBWx1WI4reb/aXh3vOnTwLG16Fy1kJ+AojMfGMgCc&#10;kwsO2+3P96Rj3AC/uLovL4fSMUT121pnh1BySuN4mys2S9gUWS1iOQzACTbw2Iz5eEVjQ+7lHmk2&#10;jyU22Lf3pCYABtFZWrBkTuvW7MK2TZVbSgzuaB/C0ThvsDSPg39zZlovi9kIIdNJzZs3b10cw1ie&#10;iYXeC/mhP5jB/t/DdYm7SwREgf0h4XngAf+6dOEWY+PLYG4yWftivzjwyXKb6TutWb1zAjt5OlV5&#10;+ODJAh43Dy8N8Fs2zmMF6p0N6/aQJqCL0UFgOONOtioAptSH/rwnhfa2QQa69hIMiYY7OYRAH9A1&#10;Sn3w4m6FDi5OYcoDoC9Gx3AstTW79ObYWZr70GE69MpIz3GBqUdFxRtyCSoqegVOUADV0pb4CwBs&#10;oP/xo2eQMzEcHbVeKwB26MBZQz0HKws/9PX5szfUyhDMc/TIBSM9J/Qy3V9GZ6FRLo6h0AE0UNJw&#10;KLC/TyyUkILyEdr05k21s0MIj1PkzQYIO7Ty8PaIiopYGxqc4OoczpBjQxc8lLrgyKFzkB7xs3/v&#10;KVW3S8o/d/jgOYoCynx6OKgG3dOZZfvkSSEkCeXEGx3tgsESutvNOVwVAJvCbiLJhAStYKj2Am8r&#10;C99n+WMAYDAgGIzoL4yC+/dypaYRml5aUgG7QdHzCAjn48Ud48XNOYIObgiQg2TwX+Zv2t+vagEo&#10;R5qfT4zZXJZxTW+23eaN+yku63hU/cum9aLJEDLESJZtvom7KQfyv+phgQcX+NSyVG1aDoIl8C8i&#10;dDWz1cOWltmc0R3X6Iv4sHXzAagNpIQv4icGCEyNp3uUh1skeCaJkdKiWOKqHXw+/XxARgDYlk0H&#10;uMoxhwnMGvLRADAFDDWqRWFo3fGjFwe/BMD6B/pyc54asU5kQmNH4YYucw2dZ8+wPnzo3AT64huR&#10;AMA0iVQxMmINhr8li5bpfPzYxckfHJNfS/7TIo6LuLDZkKP7GMh+PrGw28GBKwg8wEOG6Mjh81u3&#10;HEQZUrPr19JHORvFvP/2bS0WG/i60mHdYc/uE4pB7clE+ezc+5wFo/OhSzmR4YkjHBwPB9pliwFz&#10;33lGLjFL143QRn5n6G6OqQlE5wOdX7N6h+ZUgr8k37hDUc7QfDK8GHSYBbw9l9pY+jNjzu9AoBUw&#10;X14eUZjseDbTzwAJOzhOy8KECJZQz9rEXaMdHPexmLdoJmYftCJm6XrVg2PJZmJBQnARxuw8brVm&#10;/2odofRHH+ddGZisWzczyZuKrzmjxg+ASU3buvmgypqTMYz+7VSZ1qFLr16WYVLAbAtBkRsKZlU7&#10;m0BMXk58Vaa8k+FDH26n3ON5ItVTKLF7Ni1tsdEb9ZQ3VFAedt7ddQnzemdLWWdSp6gla7EWpTxY&#10;nu6R/ELD53ZR269cSmGmeK47NJxX5Wyoi+WKJx9KbH5HzZi4D+w/g5mLEotaL/J/Xlisicxh9jlz&#10;+ipNc5ADg6/0nPB2dBPWw1gbYC1E0y5HreyCF8djPawaCpgiKzQ3t2Bw8fs93vwmnMvw0sUpzNMt&#10;EoyhgbweNiOj2N49J3uV0XE/M9PfR5kppZUYJMOcj+d7YmhQdlu8evvWQzrsNgZbCJnOdaMFPJbu&#10;3p5RtlYBeIsUDxDFoiLWtLXKKDUpvYgiK8Dg8BWd7/y5HjZWAa9fV1GuyvHoj0TCjgk7NmE7NkkS&#10;ANjUPgIAm6ZHAGCCBAkSJEjQ90MCAJsA0e7i0sWUWb9YYbegO9vW0T6kra3tqwAwth+rqsEOFhtj&#10;OuXHXuLC+eR+le0QNmZ4UVVVdfyyzXP5gfU8ZXQXctEwY9ck3bBdN9BxCA1a+aLo1cBAn9btHF53&#10;8sQVbIew66PAd3Rxdbge/oEApO1bDpEzippICXYqK30dErgSlbCzjLnsvir5YNFNXnZ5MHJdTU19&#10;XV2Dpbmfvo49GrVz+xFp60Wiy7yTDdFhSznzF8uV8dvUgnfRLciL528a6jNIBg0nXxyUd3MO53Lu&#10;YocCfX3lZZVBAfF4C6THmfFSOnvxIDDskrILJOPtsRR7Ts27ruQBhk2dziwbfofXSXlN8qsBMIVi&#10;IOv+I/05jJM5M63dXZeMHwAbzn3tHA5F4prgBKGl3b5P6axVC5M+oNVRS1gsF2N9JygAudGQjxQ5&#10;hRhyMGnN6p319Q10gKL5UnRlaUmFo10w1M+ESdiN/KL05tjnPMzrY9RbWPhy1gxrE77LpRhHqgAY&#10;u1H+8KmhviMYnjXDKiw4Qc15js4F9uw+8cvfLLBtRplTJ6+obcIhJNrw37iebmcTiK6kG+6knJQX&#10;hE7coFoJK7Y3NLyjMJjSK8Bn8YtSL/coNATCp1agOXRCRAcleLw8oq5eTv3028cnjwsNdR2NDJzm&#10;zLTxdI9Uw5ygWu8aGv19YnVm2WJoQ4xUIRi7eOEmAWCVr6vMF3hDryArG6uA1pZWVQBsqrqJkFEf&#10;r2gIH5VAk/PyCkc6wiCHvKjItRAy2AbzmRkPFSoAKp1sviwuDfBdpjfn83iRuKIhPJfDhH4+sTk5&#10;eX0qnkyd0iEIi9gZhvGywJRF3dm0YeIA2LP8IrABS4KexcOh/a9+DBlk6zkSAEZ9MTgoP3vmGsTI&#10;IF59J7Cdnf1kTGcp0vbevt5zZ2/YWi8Gn5QZjkwlmU06sdXXYQfKp09docCbqmwwAOzT0No1u/7x&#10;V3OURL9cvpiiFur2i8IfBzFefv3HIowC2MZDB84MDQ2qGQEo24Z1e7jTqjOKkRFGzasTkkbyLZt+&#10;EgCYJpFuBC1eTg6UGKqHDpydkrvzqAH2Oic7z85qMcYvhVYm52mynGQG8WtgwPLMjOz//K9/3kzO&#10;mMnUzGX2DKvoqHWjnIO/H07CtFsKZ2dm6lFQUDyS78iwf2dBsbGhM96L+vFSyg+q1XOisKCYr6PY&#10;LINJZCQeMIoz7mTD8pDo4uM2a/pqk596bk6+n3cMtZpWAjRg6TOtUlDJurW76+sa+Knxl+lX5QMp&#10;tzJpWpzxN4sVy7eOBJaTic7NzadZG60IC0noVDk47lRa5mtX06gjhl2daDHjFF477hh0w3FZr6fB&#10;fGHgszWnXfD4v94prTTqG1ycQmmlYYI15wyr40e/QC9gbdAoLOFWrthGspLiJEuTF36CB9i9xf5x&#10;+flFaOBIEAKMAP61dfNBDg45SUlkqR6YL9jVtat3VlXV8ECI7hRdrV4D2KMVy9Urty3NffFe8pjn&#10;NzmG1wkE/xw/dgnW9fy5G9AQWs0+y3+h9QIQhJmRkc08nnUdaDY0m+cpGfZh3vh6e9vWQ62trZrr&#10;YYqHXF//Li5mk4HusLLx+xxfrKvnGbliSKKzrl9PoxDHqt3VMZyQtYov/+zm8kFKSw5IJj0tiy8C&#10;27nx6Nq7+yT6gi/g3ejiiPoCnsXs9dq/91Rra5uaVxN5gMHgzPyHJSrBV6wX+U8GABN2TK1mYce+&#10;VpEmQAIAm9pHAGDT9Hw7AIxyVHTSFPGZPpCdohggU/i6n4AoqSk9fzYvkyLM8fRICtXBc6uqPROr&#10;XLMqoUiCBHXyxZDmKBvpUaUJjyBVS052HqOejDzxM2bNX7I0qYE8kk0Yp1i+lMefbFIEADYxoWFr&#10;dDfzIfb/EWGrgwPjV63cTluj8VdCW5TbKXf9fWMjwlaFh64KWhy/Im5Lc3OLKpBG1z/xPMx+sn7t&#10;Hh+vaGxc55u46c9hfgn2NoFe7lHLl21OTbnL/QO0gzekZgqFvLDwJfZLHm6RlHcBOxk9Vo+blYWv&#10;t3sUxdkAV90jbGao4fh57crtJeGJ9jzIIfeQcEOFkeGJt25mYIBiN1hTUweuQoJWBgbEXTifLG0y&#10;qYa8J4UQ3ZLw1QF+yw4fPKeGHxBhR5d5Jzs6ar2H6xIn+xA760A82IK+e9dI5Tn4wfIwX7p4KzRo&#10;JXfK8cKemZ/vOy008wJ7keFrzp290dTUolAMaLaIh9FrX7N6R2jwSmeHEIh0oh5gPLdE/ouQoBXo&#10;SjC5NnHX+Ec2aULW/UdMnUKZJgT6x6lmElJ7F8vc1tWVdvs+usDBNojAHvQCdsXQB1+v6L27T74o&#10;Kunp6VHFijTr6eMI4qb1+7w9l7o4htnbBEFiEHVmxkNSubLS16ThaNH2rYe+tHWsyc8LX2GrDIZR&#10;bMf2w2pHCdTXVy6l+PnEgFWUuZ16b6Qs5ZAAdtG7dx4HM+SExE5ADJytLfx9PKM3rt+b+/ApT6Cl&#10;rpl0+lBf/+7o4fNQA1urxQyTmGPPQn2a+0F5VsZvTU2519LcytOGdba1yRJX7whavBxsQz8LvgyR&#10;RF5ldXUNu3cd9/eJHRYLf6BIlI4Cuh0TvQE6g+6Oj9uMCjUH/uS7iS4go+EYQWAVg+Xly7LRD2v2&#10;7DoxbJEWx2OIqekPCaq1tfXsmeshgSsd7IIWYLwYOBNqa27mBSaXRq27ePFWS0urXAOkoZmiqbE5&#10;MSEJDXdyCJ3zqzX3AJtICES0uuRVOQYLxAgVmvCDHo9askayCVrfBbVBl0VGrEF52OrVCUktzMZq&#10;iXqk8V32E6ajurr2+LGLS8ISYWTI8QuWc9FCX1enMBjtg/tPV1S8gXXtVFpaVZnj7yeOXfL1ZkMA&#10;hTFrjGSl6dgL4yXANxaFYRtvXEtTO7SiXsAiAtoYHLjCzTkcLEE5YX43bdj3Vb3wTUkAYCOJZeuW&#10;gzCnGKQYqjeup08gBJlWojP9ysq3u3YcC/Bdxj1cGTQ7z9gVCwYvj6Vr1+y6f+9RB7+UABV6+7Zm&#10;WcxGGECMIEyyVVU1I51gkt/hw+w8KcAXmB9FLDS6S0tfoxjNZWgy1r38QEa9JCX+kWYZTCIjtI7Z&#10;LixOYLdJdAcPnNEqOrp1AYt062Zm/LItbs4RGKcEtCyc74nBgpG4ft1eTK8855O64aWz4JycPD6V&#10;r8YUcOjgWUyUI1ldmO4XRa/CQ4cnwaTth7UEYu1gi5kHWY9jl274vJixCVzsvwxiV/UrGoVowkUl&#10;sGB4F34mrNgGu6c1etvIlVD+1BzYlnC+0oANiY3e0KDucdVBLuBPHhfAqmD6trH0p5Ue1MnWerGn&#10;e+SymA03kzPoqsco6yXyiEWZ3Jz8hBXbYa+YW48uA9UwU4eHrLp+DUOgr6GhkbsljQiAEYH51xVv&#10;diUdxexpyfy0nCm5o4tj6Kb1e1+8KKEkpunpWegLWHvY/JKScq2gCI0XzIZXLqdAAq5O4YsW+tCQ&#10;gYV3dghF12/bcrCg4AWNl5HW1eg+NDDl1t2lkevwLRZvwNDFQMeebmagjRhiR49cqH5bOzio6OjQ&#10;suOjUfCm8u2WTQegnLTkcLANtrUMwHqJ7D+/jQExDqBHEhN2QIwsTRQHw8Aw5Ga1yA/fTdp2+Pnz&#10;V5hxNGc36vrrV9Mwyhb7LcN3MWVMDADrFHZM2LGJ2rFJkgDApvYRANg0PVMOgBE+wXfO/bD4GBUw&#10;AdiLtmD31tomk7EtGSzI4CDb9OLXP/2ocZpppIMPCB8z8cePg3iGhhQj7Rt/AOrowD62uZl1OBpL&#10;eCeM/qdPQ9Q6qY0TqptNCapVffo0OFVzvCBB34JyVC88AAAgAElEQVSwZpqGDBB0WKk2ykZ5hoYG&#10;BwflikE5vsUXah1fhSVTeZh3nnC1D8Ycgx0WHqOerDr+hfr7+noIU9LKMMqoDOShyQxkMCDZT9Wq&#10;yI9hPGIZHFIMcmlQEmOayP6si9sCAJswQanQ4/RQwuqvJZplpEoos7HWYtA7vEKhGIDaFxYUZ93L&#10;Tb5xB/vA4uKypqZm/Avf1byZqFkP5eVuaGgsLHyZdf8RNtjYu96/l5ufX9TU2MQzgfd1dqgf46pV&#10;AoXhY7m7rOw1tkM3kzPu3c0telECBjjG8IG268SV1kahhtGbTITx3tvXW1fXUF5W+fJlWWlJBZqv&#10;unqUmMEfy8srH+XmZ9zJTr6Rfvv2/dzcfLAHJhme1639/IKITfS/fVyTuPPXvy/amXRkwrFcVBs1&#10;AX1Q0wStOY2IlKchLPs0JIPuu51yD/qQnfX4ZXFZa0sr2ZZOjeN4zXrwUjoGqqysevWq/GVxaV1t&#10;vXSfiI6u6FENzqm1yVoLdDLXQ7xCalS31jKdPF0TSkLDW1vanjwuuJP+AHqVnpZV8Ky4RdmikTSc&#10;7rbju91dXcUvSjMzoQN38N2nec+hPNKrqVtVNZPq1KyQphtsVSor35aUVBQXl759WyP9lwu/b8yO&#10;npJuwniUJDymgymNbmVhLQv74fGikIOxsrJKjBHIGSylpd3H2MEI4vrQ38XGy0jm9APK/P77p9jo&#10;DTP+brF3z8kJh91T1a5JPmNuKNXe1fk1O1A6CENnoR8rKt48yn2WmnovNeXu06fPq95UQ1X4v0Y8&#10;/ZFG2ZhDQHqXxCc/y9NShiwtGsUyzZS+hn6+rnjznp/Njb9d35QEADYSqY7onp7RlOFriSkP1zQM&#10;XphNPrQzMjMePst/0djYrGZCxz9b0VHsjWvpFI9LX8f+0sVbikHtXowSjTl3TKjkuJYNZOWoWG1t&#10;PWYBrApu3czMzXmKJYGsTcab3N85cswuaWkHY4hRPwpL4+e/n/+3vr6hopwtZjCtNDe3fK12qa05&#10;J6CcamtOaIVWnklJoKuYB2Uy2fPnL7OyHicn37l7N+fFi9LGxiZplhnnTgrcwgTWVNdh0km5dTcz&#10;IxuLDeomjILamnorC78xATBini0SWtuePXsBDUdVOTlPq6pqqCH0FVUpjTJpcj0ZLglDmvekMB2r&#10;jpsZjx49qyh/w/a5Cu3C0RTUAJ8dKiurnzwpxIjD0iUl5W7Owzy0Ef9FPZoOZGqV0EoV7ap8zVZi&#10;MOm1NXUaxTpp6YJVDZqPFUXKrUy8C11TUFCM7yoUA6PsbfFnCBxzN7pAd7adm0sEWo3pZmJ7YWHH&#10;JlHyX92OTZgEADa1jwDApumZWgCM9gAw9/j8+NGzY0curk5ICglc4eEaYWu92ME2yNsjamnk2j27&#10;TmAbjP2zgm35xjgO+GmIN7Ojr79Xcw9MSS9SU+5duphy+VJKcnJGU1PzD4eB0WUorFcwjbEAwd4x&#10;TU0tnR/YEVL+06IL55OvXrl95XIqHtbGG3e+dmdIyyysQs6fvUFVXb2SevHCrZfFZRNeLggS9E2J&#10;bu1N7D7X+InWH9kPnly8cFMaZaM/N66np6bcxSr2wYPH5WWV/MBo7MN66XW0MXjzpvpO2oPdO4/F&#10;LN0QGLDc2SHEznqxj1d0ROjqxISkC+eSsRTr7u7i+efVa+jq7qqvf3f9ahqsAXg+fy75eeHL8YfO&#10;VyWsEVvb2rAGpaouXbz56mUZoXqo8MnjgvGI5SY/nM3KeoTy+Honv9jIO246gmirkQDAJiM6Va++&#10;iVVC+O6YvonSu+j4Hiufjx8V+Il5irsxjddBmZwUocbYw+Drg4MMkcUH2lKO02FaCdkOH+wODQ1y&#10;5KxXupNExT57SWo0CkXG445JgoV+kmWjxmplhu+Z2WYPG1qGMQ/KaW85JtxOd3KxRAwLTpj9q/Wx&#10;oxPP5j1JfVDThDGxKxIdzCO6b2hIMfRxkJkRbFw/DMttnPfKSamUEv5i0ThmN42nyartGp0lUs4P&#10;/OIaNIrfnFBgHfvhQ6fy62M0hCIisu8O60Afc5fRYG/M8ADQ2HYZa3BPTxd3hutVTVOnWsPoHT35&#10;blL1Kh6zP78sPJolkYAWpawUA/L+3vFdT0GZtrY2X+9onZm2p09dxXffTyjKQoe2aA0Te772XV/L&#10;KgmWllgD7FalYnBIQfEwlYo3Wp3jHwJqrI7ZidwnkulnT8+I52h/CgkAbCQazyCdZOUQP1skDMpp&#10;apYmd1VrM/7Zim+He5cuWWvM89DY2wRyN4sxNsJfU/+4FgNfyzMVg/3n6yUmCuw7evhx85hG4MsX&#10;fcWAHYUraemFyWSkxcyYNEk7psrJKMsz6V0oKeNv6evrU670GMTyVWvO4Zfy8phGmf0cwtpVTimL&#10;ZLJ29FFt7bgAMIl5SA7dSnaYbhWoCl9VSp2jMiiVRA39zLBDTxQc0fl8MXGcFhtEeMPw0mVIAX37&#10;vCoeS4uUI5eBFrQSU1tyEKloda+cryg+shcN9LEx3jnmuGhvb+/jQX3nzLQJ8F3W1Ng8fghTK8PC&#10;jqmUFHbsm5MAwKb2EQDYND1TCIC95+HsMQhvJmcEL46HLdOZacNDtLOQ/SyXsonbXCMXI30nnVks&#10;0rG765LTJ6986Pww+i2Mn4Pesyi6zCrdv5/7+nVVz5d5O1mGg3dN1ov8Z/zVYuY/LM3metCtzx8L&#10;1CFv7gP7TunrOBjoOibEb8OvbW2yT5+Gtm45+Jf/y1R3lu3sGdbs+cV6zq82OTlPx4z4r0o0U66M&#10;3/bv//d8bPJRDyr5+/9ceOL4ZdWU1IIEfQ9EgxebAXbN/G7uNx3ONPQiI9b89X8soKEx5oNi+nPs&#10;jfTYopMiQly/mtbJnTXHPGjDvgtbo51JR+2sAyl7BwUBp7jn2CxREAz8fdFCnyXhibk5T2l7pmr0&#10;8Gtra5ujffA//t1cd5bd3/6yIDRo5QRQfwpfAGPy6z8sYRBm/WKlN9uusOAl3ohJDWJZs2rHeMQC&#10;bllgfZ6JF6bYzztmx7YjhYWohwXTmGZTLACwH4ugHdzR8720D5yAwnCotYM8JtuHY3JOrB5eybjh&#10;lolRhwqNxUyHSovGiwjK5fLi4tKF8z1hTLLuP5owAPankFo/TlQfOsYp5GkgruFKav9qzZIEMmGt&#10;Vq1qqsQyJd00tfRZUF85XrDSyMsrXDDfc56JW87Dr1ta/+ikZmS+h078ToatGgkA7M8l0tLPRnCi&#10;6kHnCUVFr8zNvBeYemDhun7t7pFyyXyHJA3Y8Zu4b83PdztmRyJi9cvJa+JVqa0Y8QOGYvwAmETD&#10;3TpFdljTsE+gys/K9jVTqmYlY6qHmlazF417Ch4YGIhdun7mL5aJq3Z8/zGNhB0jEnZMeq8AwKbw&#10;EQDYND1TBYC9p3yDhS/DQhIoPeACU89FC31g13g2eGeeGNB5vgnL8Mz/ztJCGOg6xCzdUFNdp5kP&#10;8ycjip+Luc18gXehRnoDCuLv47nUbB5L1+niGFpZWfXDeTVRQ0KCVprw7JQ3rqVBJdraZB8/Du7b&#10;e4pH52f9zhTA3Ae/7kw6OjgoHydwxRdk7EaSvU0gZkqqx2IBtMv1wvmbI+WvFiToT6EOfpUbGpty&#10;K9Nigc/qhCQekuhbqSiFEVi1cjuGHo0yDA18GP1BGZijhfO9KJktnqiINQXPXtAdwBFexOz8o5x8&#10;lpuHhZ53szBjlfA8yS6UhAPW3tTEDZYfr5g/14OSHu/eeZzmF8mmved5OM6euWasz3iG3YOgXr0s&#10;+1qk8D1PA7tx/V5jfScrC1+8PWHFdqqEuN229RAXi/foYuF+q6wMpYMmDG/BfE+YqffKUK6T76lx&#10;UocAwAT9a1NrS+vK+K06s2x9vWNaWlonfCVWkKCfnjA9NTY2YTOlM8sm0H85pr4fFCEQ9E1JAGA/&#10;NL1X8RD6+Glw585jenPsLBZ6Y+39OPfZSEnsBAn6WiJDMQEATNDXEj8r6E6+nr5gHrvslZGR/QMh&#10;QBMjYcd+MhIA2NQ+AgCbpmdKADBof/9AH7Pgph5G+k50zkiJAecZu7q7LgkNTsDeLGhxvINtEGwc&#10;/o7/mpt5o5i+jj1m1lcvy37WG4t0FH7h/E1rS3+9OfbWi/xfFL3q6+tVA8CwfXVzjjDWd5pr6GJn&#10;Hci8xH4oAKyDu2eVllbYWi1Gp6NnS0tfo5kyGQPA9u4+gbYvnO9lNs8DD13r9vOJbR5f1uvO4Suu&#10;8mtXb+OLC0w9qR58gMTOn0seM2SwIEHTRrQaqKx8C6NnYugyewZLSj84+A2dFAkAWxm/1VDPEYML&#10;QwNjEJ9Hfwj0MjZglxVgjWG3eR5ar/ynz2HPNa0xxTgtLCi2XOhrYsBQK3zRSN9xnrGbi2NYgO+y&#10;JeGJMUvXhwavdHMOJzuPvZMFw9g8scDdsvkAbJqUq5ZbjJ7y8jeUZnmhGUvCfOTQ+a/y5iRR19XV&#10;OzuG8jnFy0jPKS31vlwxQHeyIJatmw+oiMVtRGnoOZFA8IB5msXQQJ1ZNitXbOvgh4xT22ujt0sA&#10;YIL+NQkDra1NFhK0ctYM6wXzPXMe5v2si0NBgiZJHTyYMLYPmH9nzbDCpJyfX/StQy4L+kFJAGA/&#10;LnUoc4VSMpibyRnYUOPB2jUsZFUnj6kgRr2gKSEBgE0P8VAHA2dOX9ObY68zy3bbloM8weTPLGFh&#10;x34+EgDY1D4CAJumZ/IAGF3kT7l1V1/HwcTQxWyeh6mJGz67u0QcP3bp1cuyhvp3FMxX1tZW/ba2&#10;qOjVnl0nHOyCjfQczea6o7zebDtHu+CqN2MHfv0RiUyDi2OY7ixbrCSwQS16/rJP0wOsqRk7WPzX&#10;ysLXw21JZeXbH0sa6OLBIUXyjTsGTA2cw0NWkduETNauBoBBCOy8e74nJrwnjwvGebZFANvyZZv1&#10;5tiZm3kJAEzQd0tkEq9eSZ39qzV0Xmem7YZ1e4a+ZZROVQDMfIE3fiau2lFSUgFj++JFieZTXFyK&#10;oXc79d75szdiojcYGzhjh4NRiQGlP8fe3ydWxqcDVfPD7RgzU24uEQa6DmbzPGHnYfA3rt/7vPAl&#10;tkYtzS2dLDsLC/teX99Q9PzV4YPnbK0CjPSdaNTPmWmzZ/cJVWdf1Am2Vyck6evYWyxgXqGB/svb&#10;h189LtNHoobZgXkxN/MGPx6uS1pa2ghWJ7EQAMb/6xwWknAnLSst9b7mk3w9/fSpq/v2ntqy6YCv&#10;d7ShnoOpCbNUaOnsX61OHLukUEzfvTwBgAn6lyUyCwf2nXZ2CH2U+2xwUP4DLYQECZpmohOl7VsP&#10;uzmH5+c/HxxUiPEiSCsJAOxHJLr9mZmRHRK0ct/ek0nbD4cErsBad66RC/YX+Pkg65EIgiJoCkkA&#10;YNNDNHdjs2xvE4S9Z1d3108MgAk79rOSAMCm9hEA2DQ9kwTAWAjX/t68JwULTD1Njd0I4YBF27v7&#10;RHNTC2Vxh0Hv6kLdH7q6WOZq/EUu76+vb9i4fq+RvhO+Ym7mpTfHbsXyrT8W5DNOItMQ6L/c2MAZ&#10;wsF6ArNdX5866oNfy8peFxeXvnxZVlJSIZPJfqwlPvlzbNqwj9wpeHhDBfdx/gyAoaOxloIEyHeE&#10;io3H3Zsqr6yssrEMMDVxpxhlAgAT9H0S3eq6dTNznjHzc9Wdbbdx3d5pA8DIrXbXjqOfPg3B2NJN&#10;q5EeOb+ElZ72gPvmsvRXdBUrNeWuGt5DjTp/7gZsNcqgJOz8qRNX5Eoj393dRSYLdh6/8mTI8tLS&#10;1z5e0SiJr9DILX5RKmFgVOed9AcogH/hgcSe5Rd9lcMH3rt82SZquIGuA0yNxLkqAMb/67g2cRe4&#10;GkMm8gGY3+NHL4IZMjLcj80HZnna8jIKAEzQvywR1t7S3NrU2Izx+POtCQUJmkKifC3NzS3NzWK8&#10;CBqNBAD2IxJd87p3L1df18HYwNlIzwnb3gXzWY4JnZm227cdEqNe0NSSBIDZWAUsnM92QD6eS+vr&#10;BQD2TQjWrKamDjvxnzvQt7BjPysJAGxqHwGATdMzGQBMcl3ydI80MXQ2N/PGNIkPZ09fg5nDv2Sy&#10;9vZ2KUvicMZOEP7e3d3V39+3NnGXga4DOcCaGLrcufNAPo237KeHyDQE+MWNDoB1MueJnl4l/XDr&#10;e3R3S2uru0vEPGNXUxO3zIyHPGs9D/LLALCT+nOYkwe6e1nMRn+fWO504oJFVVubTM3XRJMozc+1&#10;q2mUT8jZIcTPJ9bEwBlqY2zgdOFcsrg2Iuj7IcJ1bt7MoECvfwYA5rBty6Gurm6ywKM/Mtn7T58+&#10;Psh6wv20PAgAi4vdpGaCyJuTjTsjF8LYtm4+IJfLCeT+wsor7TyGNuRQXl4phUU11HXYuvmgao5f&#10;VNva2ooZhKIOwj6MExTvpOiyvT1lpa95sjF38gotKiqR6lcDwPBzdUJSJ3dXHVUg7eBraGjw1Mkr&#10;lMxyIWfs8KFz0xacXQBggv6VqYMHQgF9O5spSNBPQ9J4EfZW0CgkALAfkYZjjxe+NF/gzaPI+FJu&#10;dZ1Ztgkrtn9VyARBgsZDZChqauqhb9j76M62dbIPqatr6P55/ZP+RKIrX7SJ/rN5+YYk7NjPSgIA&#10;m9pHAGDT9EwGACOH1kMHzsyZaUP3940NnE+fuvrx4+AHJWn9YlcX+3tfX29TU7OrU5iJoQvsIGbZ&#10;iNDV9BW10FtEyl+ZGe3iRIVH2vLROSw/SWTOZ5hg6Ev0la+ys1RVJz+upVqoNomBkWqjL6JkgN8y&#10;CQB7Xviyt7e3vX1Ssx3jp6Pzw4SapnpUrVoh/UriotaNU1Dkx/007zlmtXnGrnbWgY2NzeAKf1cF&#10;wDDhzf7Ves/uE9u2HKKIiHONXB9m540ZWwxcoP7IiDWUoSchftu6Nbv1ZttZLPAeDwDGT+M7eN+p&#10;iquLptvx+J+pyUpTH0CdI6viSNVqVjIxFZVUXWqjZtM0WzEmY6riGqestL5IrcJRGkglyXSQR9H4&#10;lfBbM08sqfI/QhWdsKUDA/3JyZ8BsA3r9sBUymTt4+yCryVND7Dt2w739o2RCITES83BIF2dkMRz&#10;ZXlhCDvYBrW2tpFWdyoDkJaUlFsv8jc1ceNOUW75+c+HhhSjvIGA7U+fhk6euAzzDsaw2IVxoMx/&#10;Ss7ZpbDDh87psuHsAyPp7roErx4TFO9Uhl09evi83jC47hgTtb6nt6dTOYNoAmCJq3ZgC/dhFFIO&#10;n27e2YEB8fxuh5ehnpOfT8y4O2SyJAAwQYIkKyFIkKDRiZaRfzYXgr5rEgDYj0iSO05YSIKZqSeW&#10;ythZODuGHjtyHnLg973+bBYF/VzEvYq7GhoaI8ISgxbHL/aPw+6y8V0Tner82dz9hDTKeelPQ8KO&#10;/awkALCpfQQANk3PhAEwdvu+p7uutt7JIYTOeQ31HJeEJfb09qCa8cyRdPR54XyyiaEznY3qzLTJ&#10;eZhHnkNUBixJkanwOg4msb/IZO0tLa3gGX+Uywc0OeeH5p2oH1aVfBGam1taW9tkMhkG6uCgHPWM&#10;53IxQTi9vT1DQwpKb4Oq8OqW5pY2fGKubKht+F+araZkj3hdoP9yyoVjZeFXWlrx228f+/pYdDI6&#10;faa2SvHK8GGUvkCrR2ga86sDM+T5MUoXoDnDKSj7+zo/DEMREKNc3o//kmzbWmX4o0IxgLfwN47W&#10;oWg75HPsyAVjfSdjA+cVy7eCE4lbKQTiooW+c3613r3z+KNH+bpz7BYt9MEUSGmBRqmf0DUIzWaR&#10;//y57lCzO+lZaxN3DgNgo4ZApE6BrNA63jRZW2sbiQtyo/Nx7tXRMZIycA3skzQQ7KBkVxeTM1Qd&#10;taMqJq42Gf1xPJfWSanQKJSH/kBE4KaluZXqgfx7enqgM5DheFBSlIGyUE/hV+IHtfT2Mt3jzjnD&#10;o4Yay1sxCmPtnDE56kQlrS3DXHEN6acKR2EJQpAGLLnz0yBFF3DJyDhvzNTgLzSiVRsilWRK2NxC&#10;gUAV8gEupfFIdcqYV8K31Besm8BqC68QvGEEgU+toBoqAQ9//PO3tNv353JnKd1Ztps37v/P//yD&#10;eqSXIzRTSxMDwNS+fvlSCgFgPOKfd0V5pRSTlvu09efm5FNIQBNDF0+3yHfvGse8sUWDt6SkAl+c&#10;Z+wK4wBr//z5q97PTlrvMfyLil5Z8Eth5Ap8727umKA4wb3oi+DF8TCtmIDw89q1tEEVU6AVAOvq&#10;HtcpIb/eoTh/9obOLBuLBT6Y4xztQ6reVE9PiHYBgAkSJEiQIEGCpooEAPaDEpacWBBin1hQUJx6&#10;627W/Ud1tfV09CEACUHfiDDIpB3x6KdSggSNh4Qd+ylJAGBT+wgAbJqeCQNgLCrdQP+Vy6l0Zmo2&#10;z2OukUtGxkPMk+OPWoM3NjY22VoFGOo6eLpHxcVuepT7jPKsEMBW9ab6wP7Te/ec3Lnj2JPHhXJ5&#10;f1Nz88EDZ709ouxtAgN8liWu2pFxJ7ulpVWVeXwXszXYSLudtXXzgcX+ca5O4TaWAc4OId6eS1cn&#10;JF27cruhoZGOsMcc1Qr5QFlpxYXzyevW7A7wXebusgSvtrFajDr9vGNQ28ULN19XvIERVw3gy/nv&#10;uXzp1o6ko/v3nXawDZ5n7AYpmZt5b1i358D+M3t2n8Dfa2rq2LXND51trW0nT1zeves4/n7k8PmG&#10;hnea4YDxGyFVEH5qyr0tmw4EB65wdWZNc3II8fGKTli5/dLFWzXVdWga8aBV5snJGbt2HsO7zp29&#10;0drWRsBJ9oMn+/acjI5a7+URZWu92M05PCJs9eFD5169quDo0RjzU1d317KYjUb6TgY6DhfPf3bJ&#10;UgfAZtokbT+CrrGzXmxq4gaZeLlHtTFfkxF1jwOlAxfOJevr2M+f6+5gE1Rf927Vyu3c7WM0AAwM&#10;E5iamZG9f++pqCVrvT2WujiEWlsGONoFe7pFhoUk7Ntz6kHWYxQeGFAH4aj3oScHD57lGTuPQET4&#10;C+qsr29ITr6zcf3e0OBVzg6hdtaBXh5LVy7fev1aWnNzy+iBjN+/Z4qNMkVFr86cupaYkOTPlCoC&#10;lUDs+ODnEwtNu3Y1rZr34+grA9KH1ta21JS7WzbtXxq5ztUpzM4mEHoONXvypKC3txdjobq6ds8u&#10;pm/UCq2pjOjMHaJ+9bLs5PHLy6I3erpHQlC2VovdXCK4rE4+eVJICZ+0ShvVlpZW7N51Yt/eUzt3&#10;HH31shxDAGP2zZvqM6evxcVshIra2wT5escsj910/tyNt29rVbFPlKyqqj596ioUCT2F9+JnbPSG&#10;Y0cu1FTXjomSTi3zxS9KOfMDFRVvLlxIxjAPWhxvbxvkYBcM/iHbjDsPOhnC3fflkO8uLamAqGGj&#10;YM2g4Qvne5oYOqNPDx08x+3Y0dup96Y82eHkAbD+gb6nT59LxnyBqeej3Pw+pcwpBin+Qv+aZ8zu&#10;bdXW1o8ZEZ71S3dX47smGBMXx9CggPgl4WuePXsBtfwst/fMvQyWR2J+86b9fWMxz8Mp9D959IwS&#10;jIElJ4dQjFbVW/CTAcCYe9mg/E56Fr5ljlnexA1mFlrBrx0IAGzsRwBgggQJEiRI0HdCAgD7cYmW&#10;wyy37pBCrmCnDZOMIiNI0JgkRYZ/L4JRC5oKEnbs5yMBgE3tIwCwaXomA4DJ5QOx0esNdB3MzbxN&#10;DF38fWM7vz5qDcpn3X+Ul1f47l2TXN7fr3rkOtD/NK9QX8d+zkybv/5lwelTV3p7e6KWrP3175ZG&#10;+k54o6Geo+5su1kzrC5futXPoI4OPhQ7wdij3PzAgHj8F981MXTmjwv5H+jNsZv9q42bc3jKzUy8&#10;bqS0kxSvtqGhccf2I5bmvrN+sdKbY48aqJK5Ri5UIV4xe4a19SL/HUlHWlpaJP8Akk+gf9wvfzVH&#10;E0xN3ChFjdlcD/yqO9tWZ5aNoZ7Di6KSXuYz9wHNRyUz/mYx8xdLFCsvr1RDKcjjATLJSM8O8I3D&#10;e3Vm2hrrEz8u1EbWtBnWjvbBly7e6u7u0uqsgPZGRa79+78v/OVvFi5OYZh7mhqbVy7faqDrCFkZ&#10;6jEXrnnGrqgNPQvZLpzvdWDf6c4PnSMJisCDqjfVtlYB+OKihT7PC19KbnxqAJjOLNtNG/b9v//9&#10;n4kJOyAHHgXRJedhHkQ9yrEyXh0RuhrNBEtrE3d9+jQUF7NJX8dhdAAMPNy7lxsUsJyp0K/WRnqO&#10;yu5zmcskxvRn9gwr6FKg//KcnKdqwBU5r5SXVeIrkMxf/s10985jf/zx6eGDJ+4uEWgIWkR6yF1b&#10;nJgm/Grt4R55NzMHmjyCUjGtrn5bu3H93oXzPSFeA51hpWJJ0QyVSjXLFm+0sw48dPAsNV8rXgV9&#10;gNzQ1+6uSwx0HKTuIxUFPyYGzhAX1q5lpa9n/N0C6vGXf5u3Z9dxzVRGEH5vX29raxt6ynyBN7Qd&#10;olYOHFYhWgpZgcN1ibuqq2sHlMNNtWnohcyM7Bl/XwT1/utfzDLSH6DrL5xPtrEMgLgMeOJTJit9&#10;KKo9NTD7wRPq+v6+vsuXUmwsF0OrDXVZT80zYg5D+my0WjvYBj3KfTYSsvgtmE9Nufvpt6Grl1Mx&#10;KsEqlA2VQFfnGbvgAwYvxBsasqr4RYlcqerUueh9/BePkb4jDfkFpp54Nf4CPYQ1SFixHeoxtcDA&#10;pAEw5oZ1584DyQMMyllYUCyhUFIIRBurAI7qeUGqEA5EpEwANlr9UFQY0vr6d21tbVrfrhgcgMCh&#10;w+ZmXhRDtaGebgCMxrNCId+y6QA3LD7Q7V07jqndaZiUBxgHwDIzH6K70V5TE3doggDAxv8IAEyQ&#10;IEGCBAn6TkgAYD80SWkXKN7pv6YQBE0ndXd3Sc+fzYugn4SEHfvJSABgU/sIAGyanokBYFzdu+pq&#10;G1wcwyjMl/4c+6Rth8e8tq+VKBggeUVIXyf8qaCg2MrCb+F8LyN955vJGYcOnNWZaWNp7svdFNzN&#10;zbwsFvjg5/PCl3SMTie516+lzTN2NdJ3AtEr6AcAACAASURBVGMoqa9jb6jnyEEdF3yeZ+y2yNyH&#10;8I8d2490DueqUTsQZ/5bFRVvfLyidWfb8ZhgPoQw8XNwdjSPz3Suam7mbcoSOdpERaxpaWkluIKC&#10;hgUFLJ/xdwsDXYfPANg8D/yK7+rOtjXSdywuKuFBIz80NjZ7uUeZmrijgJND6OvXVapuIoR24MO2&#10;LQfpQJ83zdOAn8szUMHQGV3AE0v64Fc0c9XK7a2trZouGmAP/0IT8CwJS3xRVOLhuoQOvk0MXfXm&#10;2HP27CmqGGuaiRsksG7N7lGQwoGBvsyMh4QQ+PnEtn8R1047AHaLZUhiud/AKnqBIVjabhiRI92r&#10;V+WUNnOuoevt1HuoMC5m4ygAGGFyJ49fMuY5w/AWSBUvgrhMjFzwXuoCSBss4V8kw9TUe6rhN+nQ&#10;Hx1ha72Y+Dx7+lp6WhZHvFgaJCM9R1YnyxCLqtygIRwYYFWl3MpUrUopqPe9fb3FL0pcHEPxdryX&#10;cpjpc2CVNJYUjFfljQ5CzQkrtmmOS94RH3p6uvftOWnAgT1UBZbQQKrKUNcR6sqUf459oP/yO+kP&#10;aLCA2yOHzqvxhs8Qcn19Q2hwAtd2D4hlrqELuozgPaiHIc/hRBU6O4Q+e/aCInCqViJXDDzIemw6&#10;PFhc8Bnskd8eg7L4MGSwnCGzGOZM31hWvGf5RUNDiq2bD6Lh6BG0mqSqN9sOrzZn4wvD3wmj/mVx&#10;mabv2rdgHtxm3X8EQaESacyCK6gcOmiBKTrOh0lb18HWKqBguLYOglvuZuZgaPPR7fQZAGNdySDA&#10;GX+zwOj7rgAwlJHJ2gfkAwkrtg8DYCbuNpYBtaoOXh3MSMraZL7eMRg+3OPKzcbS/1HuM4VCTuEu&#10;P18V1IYPQVfxaF3skudcfR1mk1AIitC15Bt3RknsR/jQu4ZGV+dw8AMJQ855eYVqgp2kBxgYuHol&#10;FSYL32XByh1ECMSveAQAJkiQIEGCBH0nJAAwQYIECRIkSNBUkQDApvYRANg0PRMDwMjX4dGjfDp5&#10;NDfz0tdxuHUzc3BQMf74h6q1kQ/sl5f3GZT17NmLRQt95s91xxO/fIuVhd/8uR6Geo741crC39TE&#10;7dd/WC6NXIex18mPLOUK+bVraXT0jC8SlrBm9Y4zp6+mpt67fi1tz+4THm6R4HahmZe5GUvPs2Xz&#10;AbXoajxM7YeWljZ/32UGug6W5owBvCs8dPWuncfOnb1xO/Xe5Ysphw+ejVm6wcTQeZ4xc4nA63Rm&#10;2Z4+eZXQBcJgzp65tmnDvh3bj9jbBCpDIHqtTkjamXRk25aD+Hv121o6FG5sbAZjc41c8CIHu2A1&#10;AKyT3cTp3rrpAF6Bd9FhLqSxNnHnhfPJ4Ofa1dtbNx90tA8x0HWkAnpz7KOWrAUnavAeXpewYhuD&#10;fIxcfb1jAvyWGRk4mRq7zTNxCwtZBW6PHb24b++piLDVxgbOpiYsKw+HfxxuXEvXmpiHfN0gRu57&#10;5LR1y8EBlWNoTQBsy6b9v//+qba23tEuGII1MXTx9Ypuamru0pZelWcXGzx+9CJ1OkU56+vrXb5s&#10;80gAGAczmBroz7FfON+TuScaODvZh6xbu/vokQs3rqdDUU+duALhOzuEon9Rhg64He2D6+vfSQfc&#10;EgBmbemPjgOf0ZHrbK0DGPyp72RjGRAXu2nXjmPHj11EV4IxcIjhgNehE+2sA9GzahAmfkWrXRzD&#10;IHxoiylH0aC9e/ecvHD+Jjrx4vmbB/efiQxfgwLz5zKlMudgBjp3UMPFDdqFt0OqHNmCPjhZL/KH&#10;bK9euY2qTp24HLlkDXjGeJln7EqYMR692XaHD51Tw/mgWi0trYEByyENMEZ4z2L/uH17T16/mnY7&#10;5d7Z09cgcAZAGrmgKug8fr4oKlH126NIlVn3H+F1ZBZCgxPwmWNaLmjU/r2njh+7tCPpaFDAciN9&#10;yIqFA8WLlvEgh/iAAYJXhASu3LJxP3p8R9IRb4+lNJYJuotbtkkNYv92zMfFbJqPicfE3UjP0dUp&#10;DEMGg+LY0Qvr1+62NPeDqvNRxrgKCVrZ0cFGGaHmr16WQx927TiKnkXbKWOWt+fS3TuPbd96COMr&#10;+cYdrSEoJ0MaAJjD9m2HWI6698N2VSvRjQF8/eOnoQdZj9FqSAnqhEahvWwgfPEKNswvXbylO9sO&#10;bUe7TLnd27xxf07O0/q6Bkph2E+p8vgNADV7LvGijX9ULk/adgTajk400HFAW0aRErl/pabcM9Jj&#10;8DbGY3jIKk2EfjIAGBnw+LitPASiN3p8sd+yaTt2EQCYIEGCBAkSJGiqSABgggQJEiRIkKCpIgGA&#10;Te0jALBpeiYGgHFYQpGacpefv3uTg1RhQfHAQN8EDry0vpcAsAIlAMYTz7hRrL+dSUfLyyorK9++&#10;elm2ZdOB5OvpYEYma0f5wsKX/MTZmfwzIkJXl5RUDH1U/Pb7R5T59Gnot98+Nje3JCUdQRmOq3no&#10;zbG7zqCdLxAUhWLg+LGLc2baUMIby4W+9+/l9vR0//7HJ9SAqj5+Gvrjn7/hjXczczi4xc7NDfUc&#10;/XyWEeZERgFv/Oc/f/+v//qP4MUr6CjfepHf27e1/+t//T+///4b/kU+Fl1dXaMAYKhwcFB++VKK&#10;ziwbMExH/PFxWypfV4Ft4gcv+vhpsKHh3e6dxzh8wjzJwP+OpCO8U9QBMHL1wLvmGjEXGV+v6OwH&#10;j8H2x49Dv//+Cc3s7e25dOEWQY8L53vq69ijCeh3rSmpUL+PZzR6x0jf8d7dnLEAsAP4C1q3eeN+&#10;yuMFBh7l5mtGQeR+b+xnaHACyy6m67Bty0EU6+7qih8BACNDXFfX4GQfgq8smI9OcUpctaOhoXFw&#10;UIF24dV4IDQ0s77u3cZ1e1kxU88Fph66s22ZE5iSeVUATEIy5nIHsnVrd1dUvOnr7/sNsuJPfX3D&#10;ivitw1XN95oz0/rUicuqStXB89KhO9ApkCfD2+yCnzxmObr++OMTuo868Y8/foNkbiVnWln4QanQ&#10;R+AqOmq9qt8JORc+zM7Tm20338SNFG859KHyLZpGVaGBvT3dd+/m2NsGcc8qN8I2tAJg6Ov1a3fr&#10;DGu7G4R27sx1/B3tQoWstt8/yuUDjx89c3OOIM3BqAnwWyaTyaTBq4YhMQ85Hh/S0tw39dZdvAJN&#10;Y2L/4xMKb1y/F/0CORACCmlAcyCQ9PQHMAdoAorh7W1tbWsTdxnpO1OoTMhELTTot2Oewpziw4H9&#10;pzGsUAONC/D26lU5vm5s4ExQGYZGdtZjCqtIOoOS//t//y9YDPKOhc5v33r4//yf/w/N/4//+AN6&#10;OOUuRJoeYDuTjqDtEE5fX6/mQ2CVXC5Hcz50fUhLu8+gQY7qcX81lydPCga+9KYiJ1RYj7jYTdAi&#10;5lU51wMdp8NjzDo7hC6NXHf86KW8J4W1tfW9fb2wkHhFdze5w47RXuL/Wf4Lbuo95pu4w+Ri6Kmm&#10;CvuCOphL2fI4GAF7i4U++Hn1cqomSKwJgK1etaOr68OYoCB+QjIZGdkmRq7KGx72MGKjOKVNLQkA&#10;TJAgQYIECRI0VSQAMEGCBAkSJEjQVJEAwKb2EQDYND2TAcAuXbg5Z6aNxQKfecZudjaBZWWvp9Cz&#10;QRMAIwTi7Olrgwp5X39fb+/wMa4EyeBnWHCCgS476zTSd4oMT2yXtfPcYMPeB/Shu7trcEhx8vhl&#10;FiPOjMVh83RbIoUupJPH1ra2AL9l5DqDAufP3fj0aahz2I/hvXROig+//fbxduo9MLaAn+abL/Cu&#10;rPwCu5LJ2js7P9CJudk8DysLv8KC4u7unra2dsnvbRQAjFuWrsZ3Te4uEXiLuRlr2rKYjZT/SWKD&#10;PvT0dCsU8gP7ThkxrwUvgsGeP3/V1/fZxU0FAPPEA64iwla3tLTJ5QMkSWpjJ/cLOXbkAqXAYV44&#10;Zt5lpa/VXHBUu4lFRbNa/KbyreqxtVYADPLHtzIysvF2tAjMJG0/opmYqoNl4ep7UVRiNs+d4sjd&#10;u5uLYl1dH0YCwNpZ5h5F8o0M7iHnC2F6ukW2tbVxWSl7j8sKJXlbOkOCVpowNryM9JySth0e+JxM&#10;Tg0A8+ChOJ1OHLuEVzBVV+oDVYVvhKKq4T5yXBa9UXVAQexNTc1ODiHMN9Hcx9jAKT0tC8qjFDgd&#10;vr9v559+//3TmdPXyM0ISujqFF5TXacWe21JeCJFwkRLV8ZvRf2QlaqqowwG6cuXZRibphwn0wTA&#10;KPRf2u37zH1tPoNzUDLtdha6nrs0fWYMP6FaVVU1Hq6RrI0cZcG4GByUk9OnJoZkZuoBoT1+VAAF&#10;kMYOhiRk1dzcIgWvo55FG9+8fot+JFcqLlVWUiaTeblHklTBJIQmuZl+S+ZZ3EIMn7sZD8E8odRS&#10;X7Oq3lQ72gVTNiy8fc+uE5JIUbKtTYa+SL5xB+1ibqaz7Tas2wO9bW2V8QiBUw8JqAJg5kpXp5KS&#10;8qLnL18UvdJ8nuYVZj94knLr7r49J8NCVlHYTHIl1JllszPpqJpTrDQeu3t6GhubMGQwkDkyxKKk&#10;QlwUURYPhpKbU3h83BaoGeQJwwXG8Iyz4ZwZJ3I5vXjhlqZN6FSGTCwvfwPjTJ1ubxNU/bZWW3hM&#10;TQ+wnfjuB21ESRNRHlrR3997/36ujWUAB6E9KVrpq1flE4vxOwESAJggQYIECRIkaKpIAGCCBAkS&#10;JEiQoKkiAYBN7SMAsGl6JhwCUS4fOHHsku5sO4sF3iaGLm7OEXV177q1RbGbGKkBYIQ9xCxd38vi&#10;enXQcaoUO5H4eZidR9EITU3cbCwDXldU8QP0ds2a2XDt6goJWknJk4z0nK5euS3n8f3eU3TH3Gdo&#10;Gv6Ln/Y2gU2NzZ0fOjX9GMjZq6Gh0d11yVzuK4C3P336XPWclExDgF+cBIAVcURKqm10AIyadub0&#10;NQNdB8rIZWcdWFVV3dPbo9k0Os0HS6FBK/mZr4+BruP6tXv6+rUBYBwhQ5kXRSVoclubTA3Z4oEZ&#10;m+x48EZ20K/r+PhxgWb6KMWg/OL5ZLCHDloauU6DJe0eYHhXQ/07V6fweSwbmYuPZzQY4AjcF+JF&#10;248cPg9uIV5Pt8jmJtYRkOdIABg1MDZ6w6wZVqh25i+WJ45fQiUymUxTx/BGhUKOr+vMtIGaMSRp&#10;xbaRADBzMwZ1LAlPJCUnxZOqQv14S9rt+7ybvMCtl0cUtUhqyK2bmXpz7IwNnWf/au3rFS1jAu/U&#10;6k6Hb9XW1lua+5IHHj6Ul1eSUpF+5ucXEXSErmGn/9Us3KKaPqBiMDD0cRC6bTQcnvELAIy/nSW5&#10;jV26QaktDknbDkMmqEpD2xmuMzioSE/LMjZw4RnjWL431aR3qhgSOc3s3nWc1yZTl5VCjn+hAAVm&#10;hGrduHFHMahQU0KUHBgY2LL5INijEKMYCCreft+S+Tk8NZ1igNem3tccZj7NrZ8PrEd83BZJbaTu&#10;vnkzQwLANq7bOzQ0kfCw4yRVAIzgarSCZKv1IXgP7GFU8hB/DPpC2/ErjIOsrV2roye9CKOv8V3T&#10;rh1HKfItTwnGgojybIheeKCTlMUNH1ydwnYmHcnPe97X29vXN9r1COqCyxdvMacu2GQDp/Cw1VoT&#10;btH1i5MnLhvqOZG726YN+zRT7nV+CYARgLoyfltTU8u7d02aT01NPUZZXl7h9WvpEAJkSKn+0CL0&#10;IJRBtYu/NQkATJAgQYIECRI0VSQAMEGCBAkSJEjQVJEAwKb2EQDYND2TyQF26MBZvTkMADM2cPbx&#10;jFYNKTZ5UgPA6Bz51s2MT5+GOjo+n6lRAq3373l8ue1H5sy0ZUiGriOPADYoeYZpxrkaHGRpogx0&#10;GYhioOMQFbFGiluIOmtr6lJu3T1+7OKKuC1nTl1F5ZocSs4l+LkkPJF8qubPc8/Necr8J95PFQDG&#10;mhYWsoqz6gOBH9h/mjdNu9zwlY8fB/lB/7D/kNUiv6qqGgIOO1UAMPIUWRKxRqGQa62Ke0V0x0St&#10;N9JnPhmQKqrVPGju7u5avmyzsYGTkZ7T0cPnP34aVD3o1wqAoRPb2toGBxU8FB47fzcxdMl+8EQz&#10;xxia4+cTa2LoDB6Sth0hl52entEAMNCTxwWXLt7ckXRkWfTGqqpqTb8NQp4YADYoz8h4KJ2Pxyxd&#10;rxUAm89zoRnpOV66cBPMv9fmHNM/0Fde/obgB3SirdXi5uYWSFvSAVR1Mznj6JELsdEbrl5JRfO1&#10;ercoXdnaPVyhD67kSlXyqlxy+EN/nTx+mUA7A13HpG2HP30aUR8gK1Tl5R4FGbLMcCoAGGqDZMrL&#10;KzlmPIy0Vb+tJXFpo06Ci7w9lnLYwwt9il5T1qbuAYYK858WDQ4pVAdsJx/aUOArl1NJRcmDp7am&#10;nvspdn5ZskMuHzh35jpBXGD+4P4z1EHflHkIHBU+zSvUGq6Q8f9xMDPzoTSIQoJWfk8AmCdl81J7&#10;ICU884xZ1FM8PD2bG//VBbZFZ5YNNPb0yStQmF7IsHNEpAdmEkJGD5aVvd6z6wTltNOdbcvcvwxd&#10;UO38uR7EAypHF8/+1Rq6l7h6R0XFGzA5EgbGh1tPdXUdpUukSw8wleS7qVqM3PuCFscb8nyHeOOj&#10;R/lafcVUATCUJCVxdQ7X+jjbh9hYBqDMrBnW6DJCv3gMUrvgxfGwFVrRuG9EAgATJEiQIEGCBE0V&#10;CQBMkCBBggQJEjRVJACwqX0EADZNzwQBMB5o7vzZGzqzWAhEE0MXd5eIhoZGOmKekhH1JQDGEl9Z&#10;LPTBr2rnoUR0JBq8eMVwqDRdx+wHT+TyATot1STwODDQX/yilM67uRtNYFNTM8EVnQzU6abIXXgk&#10;z5v29s/P+/fsgLK3txdyQJnY6A0Gug50xvrgwWPVdFaTAcAoquHbt7VO9iFglbLRQAha3R0k6vrw&#10;oaWl1Y2FmHOlEG25D59KX1EDwA7sP6OW7EciCjW2Yd0egglROOXWXdWDft60rrq6BjtlFrS8JwVq&#10;aNPIAJgMVT3IesTj+PnozrbbvfO4auA1AlnznhRK0S8fP3pGvT8mANbHY2PSo4yG90X3dTJkqAe1&#10;/cd//pHzMI9i2RnpOUUtWasdAOPBJFEGwu/VFgaNy6rn7dsa9JQpP763XuQvAWBSAWIJmsnxSHWu&#10;QCjf39879HEQHwL9l6PVC2H7TNxeviyjtlNStCXhicPRI3Uds+4/6h9QT5+mOo4UioEd249KGJIK&#10;AMYkfCf9ATkXGhs4oVpClEciDDW0Yv2a3ZJKHD96UYlIfcaQKGUXNLC2tl7TK5TwodSUu1QSChAW&#10;sorgc42SDMC4fOkWMa8/x37PrhOkJN+e+QgotlaDRq+GNkqpzoIXx39XABiNF4w11QcDUF/HnltI&#10;L8pexlMS+sP0RYQlnj515U0lC0HZ2anFK1GDGKKIgaBQyOtq6zMzsg/uPxOzdD2qQp1G+o56cxiA&#10;RA5hFIsVMrc09711M3NgYGAUXYXc1q3ZTd0NuR0/ekEzFRmM57P8IlPulormBAUsJ6fJkcSiBMCG&#10;cUF8Uesz32Q43yFmHLydUuvBJiyL3QhNmMLovuMhAYAJEiRIkCBBgqaKBAAmSJAgQYIECZoqEgDY&#10;1D4CAJumZxI5wAZTbmWSB9g8Y1dHu+DK159zX02eVAEw7kzg6uwY+vZtDeXj0Rx7NTV1VhZ+PFcT&#10;dz3JL2prkzU0NGqNdoW/Nze3lpdXurlEUOhCfOvZsxcSeEMx7uiRyWRdXR/wLwlTkcsH0NK6uobn&#10;ha/upGVt33aYXAfo1ffv5WqgRBMEwNApDATKey4l2vF0i2xsbBopQJlEKDCcEIg7Nl2+lKIFAOP/&#10;Sr6ePhJ8Qj4ZWzcfMNAZBgySb9xRO+jHr3czHzJXEiNXd5fhVGqqlYwEgEGqEEtD/TuKHknJulpb&#10;2yBq1coPHjirr+OAyv2VAevw9jEBMAlYwlvwGa3oV4HEWEYiWXtF+ZvcnPxLF26GhyRIyZwiwlaP&#10;BIDhQd81NFCcTy2yAle1NfVuzhHcCYYVftfQqFpYRakYcayrT0Wp+iGQ2pq6gmfFt1Pvbd64n6Bf&#10;SpFV/KKUADB8q7m5xdZqMXgmVFiKjjjCOGIehNeupo0EgO3ZdcKIh5Iz0HXYuG4PhDzSqMFTX/8O&#10;Lzp29KIy+p/jKmXQSDUMyUjfCTqvOVqlnk1PyzLlGAneGxe7SatUCcC4dvX2SADYt2N+sX/cSJgH&#10;M00DfflPi/ioZABYoP9y1cJ/LgBGETh9vWO2bTmEsSY9a1fvXLF8q49XNBiexxUejY0MX1NeVglu&#10;yabJZO3jN+BslMmYQmL0EdIMI/Y07/nZM9dWJSQ5O4Qa6DriXdwhbDjE4jxjtzvpD7QmGOtU6urD&#10;7DxyDYS5gwpRLFbVl6KndiYd5bkefWBV8Dqt7l+d2gAwjBpUPsoDhvFAndCzMUs3gFu8HUN7moEc&#10;AYAJEiRIkCBBgqaKBAAmSJAgQYIECZoqEgDY1D4CAJumZ+I5wBQDD7Iek9+PqQnzd3lRVMIO4r8+&#10;S4oUS1DtFaoAmImhi5dHVGtLqyb2Q74IzwtfEv5EnjquTmEjhbqSHjfncIqvyA9G3e9mPNTM8oIW&#10;kbtSeVllTs7TSxdu7t55LD5uS4DvMhfH0EULffV17HVm2pjyeFnkYTC1ABidyzNfLjMWgi8kaCU/&#10;7R1NyHTsu2/PSb059hYLWEDII4fPjwSAqXGrJlg0P2nbYcrKg8LXr6WpFmY46MdBXsDBSN9x88b9&#10;mkjMSABYOwOCWC6frZsP6s+xR+vm8iiI/cr60dEyWbu3R9Q8YzcDXYe9u09+/Mi+RVDT6AAYaXJX&#10;1wfUD4ZrquugHrdT7x07cmHD+r0RYYme7lF21izS2pyZNmiXmSkL2jY6AIbCTvYhbW1tagifai/X&#10;1TV4uDE8jwCwei1Z8RhjAwN9kEBLS2tpSQUG0flzN3YkHYmL3eTvu8zJIQT9ojfHTneWLWmmGgDG&#10;PQJr0K1mcxkqDD2vrakfJTgbKQN6eSQAbM2qHVKAOFurxe4uEaOPGnfXJY52wRJkGBqSwH10NDAk&#10;pqsrtDoXfgmAobH2iat2jJLDaRQA7Bsxj39FRqwZBVZhpqmgmEwTQ8v8lvf2fC8AGMFCGP7//d//&#10;9ccfv/3zn7/Tg2EIxZPJZMk30jESyRVsrqErzGBm5kM0v1M5cMZPKE+INYVLxXjBvPDb7x8xHhvq&#10;36XfzoqN3gCRwvSRcTY2YGhlefkbreAiWUJIabHfMkiVNP/J4wIJMKMCTU3Nrk7h4B9G29YyoOpN&#10;9UjzjloIRJTHqA8JXBGs7QkLSYiN3rhyxbadSUfBeVnZazAJoaFd03/aIgAwQYIECRIkSNBUkQDA&#10;BAkSJEiQIEFTRQIAm9pHAGDT9EwYAOM+EM/ZQTw/ozc1cc/JeTrSkfFYI6cLX6SjT+mMWA0AMzZw&#10;DvBbxiOSadTAz6NzHz6loF70mJpoj3Ol9iyY78mCdC3wMpvrnppyV/7leT2qraqqOX7sYvDieIuF&#10;Pkb6TiaGLtLDD3aZrwA+LzAdfu/UAmAyWfvQkAKM/f/svQdbVM2yNvwT3vecs/dWyTkrknNWEAUE&#10;CUYQE5gjomLEnBNGVIIKogiIgKiAgGQd4jAzoM8+73u+6/q+3/Hd3QXLcRgG1AH1setazoUzvXpV&#10;V1dX1+q7q1qCoOJj146HV6n3DuR58MApinTBXdu2HBgPACsYyY44TgTYQP8WNQDskhoARukluzq7&#10;ohauosiJK1dus3Otvl7l1wWAcQzjfu5DigTCU7Zs2qdUKuh4KtanhU946BUTbHFx6QBHgCYDgFGU&#10;GNi7f+/h6uRtPp6LaBVe6jt2DJKZN1pkZuRpa+lvbz0ZAMw3wHcxB8C0DJMvAJivGgDW+BUARn+g&#10;XdVVtZl7j4WHJVGw0RelMvexNvdhASiGHlZQKq5R6gAYZAaWyp5XQlyECocExTc3vx+bZlBdFDyI&#10;8Nl4AFjCkvWTSRAnXfx8pgAMGSeHYKjrgvDlff10WJ0GAOalfqCahn6qR4BBMVJWbRun5AQA2NQx&#10;vzRhw3jjQsM08XCxXwoAC8bQ2LxxX09PLwyIFMlKJ6Fh+KuGlCVPylydwyEBsMd1z/vypVvMeo/P&#10;oXpQrA77I+1moISf/f19DwtLwkISeVAXO1ILnQhzpBhz2h9RF0uuq4DtGulxQ49tW7PIJshGwr8U&#10;0JyRUwlNPFcnb9WRD1YdAONhgp5rVu9Q8Xi1Ca8Bfu6jbks7dSQAMEGCBAkSJEiQvkgAYIIECRIk&#10;SJAgfZEAwPR7CQBsmq7vA8Boea6pqdnXK8rSzIed1zLT9diRc9JK5eTr6evrratreHD/0buGRrl8&#10;QC6XExsjYRYaq8za4gZolfPu3QIbS38JhdKd50q6GARizPJ0Gc50PX/uulJtWRbPyj56fo5jqKmR&#10;h4WpF0WZSFgFoVlhwYkrlm48dfLyoshVqMTBVs8pEDs7GXp06eJNsAc5gNWliWmTBMAOHzwjAWCb&#10;0jPHA8Dy84u+GwAbGOh/WVkDxqwtfF2dwysra/r7vyECjDPT3dra5ucdjVZbcTjnfUtrb28PC31T&#10;KfBoCN/awm9+aBLpJy3i6wAAgP9/BsDAHsRbXVUbFbnKytwXzNPRPmBSvfvcXSNjolJ27zqyb282&#10;z9I2MQDm/wMAmHQc3Z7dRx15yj7K82Zr5afGFVOz8LClKau2njl1NThwCfQBjKkDYJD5s6cVKAZd&#10;wq/BAUuaWKLFCSLASkrKxgPAohauGj04ilUIeU44aqDquAXczvrX3EC/WBqw4E0DQ0oaB0PSIwA2&#10;/czLfg8AzB1jZ7zD6mBVwB5UAiqK9qI87RjIvVs4Hi6FajDopFydGBe6+aFxSmgZJoX3zS3zQxP5&#10;qXUs76KX+0LYfK35cml0V1XVwlaMBv4ugW2kccTY6O9bnbyVTnGD5B/ce6h+4KJWsUgAGD4xsmS8&#10;uye8fi5yIwAwQYIECRIkSJC+SABgggQJEiRi6p1SAAAgAElEQVRIkCB9kQDA9HsJAGyaru8DwGSj&#10;m/FTU7YRlGJu4hUft+5bvVK2339IefLE5Rn/cPbxjIpemHzo4OmWltaenu4JV5nVxx5FC1G4DIXF&#10;PCl+XlHx8vnzF2VllZO5ULKp6T3LbveRLZuiaQezTs3611wW3WXNEAiDGS7uLhHhYUtXLt+0Z/fR&#10;SxdvVpS/bG1tQ8nPfw0nJW4wNfIgkEy/AJhKpbx54z4TMl/AjYlKmTDMjrDDjN1HR1IgGnvu2H5Q&#10;7wAYIRAXzuWYGnlamnkvilyl9SQq3QAYqkJzdu04ZMyxOsiwIL9oQD5A5wkF+sVaW/jh6UePnGOx&#10;ZZx/3QAYhZ7Uva2HOqHL6GA2VG5l5hPkHxcbnZq+IePYkfP5eUV1bxtQ+P/9//6n6PEzDlQw2GNK&#10;ATCWT3LLgZn/dEYvk6IazXT1dIuMDF+RsnJLZkb2tat3Kytr2ts6hoeVKpUifN5SlIFSqQNgaF11&#10;dS2BFmDJxyuqvu7dhCkQ799/OB4AlpiwXgobOpR1urb2bWlpxeRHzcuXr0Yf9BMAsOlnXvabA2Cy&#10;0TyHnz4NX7+WS8kJqRVzZ8+DAKHzGuaFzgKE1TqYdXr71qzF0amw0spxoDKNB/GY3Y8Y748fPYVs&#10;eX5admpa2fPK8c0Oi5KEjSKUy9TQA/3Czu1jyt/7+nWdFBM8LySRztLTrfzqANjqlO39A30YlWMv&#10;iQionqzop4YEACZIkCBBggQJ0hcJAEyQIEGCBAkSpC8SAJh+LwGATdP1IwDY4KD8+rVcFoEBIVj6&#10;ucyZX1/3TkcwitZh09PTs2xpOiqxtfI3nOEa5B8nZbuaPADW39///PmL0bAYX3+fmNbWtqEhJWrQ&#10;keQK1N/fR9fAQH9vb49sFKgoeVJmyyPJUKeFqbfb3PCjh8+9fl0nhUHw2wfoOKj29o7ohck8AkzP&#10;ABg6RaEYOWuNcWLiNS80sbtbSx5IDYGAz7QNe0biJIy9sg6MewbYDwFgCnnyyi0UWLM3I1uh7cCn&#10;iQAwBqPm5xVZcywEj9iyaR/vl/6CgmKSGB797FkFnYAlmwQAhntXp2wzmuWGBvKFcgZmFOQXd3Z2&#10;QphS96HTCX67kXPPfFQaUwOAjSAiuXcLeYsCSam8PRadOX21vq5BXUtJqTAQ29ra/H1YVeoRYKgH&#10;FTY3t7g6h0NPKPFmZWWN7iAY+eDA5Uu3xgPA1qzegZ8wytA1p05e/u//8xf0f4LscAP9owOH/TH6&#10;oJ8AgE0/87LfHwAjwk+4ZcP63YTc48If8bFrtbYXgxTiNZzpYmnmM/OfzosWrKS2TNLUY2bp6Oj0&#10;9YompNnMyPNh4ZPxUhdSX9zMuc8jxtioXJu6A6YGNahUymNHz0to1oH9J/GNDqlqAcCSt/X0ajnD&#10;71cjAYAJEiRIkCBBgvRFAgATJEiQIEGCBOmLBACm30sAYNN0fTcARvBA7as3c2eH2VgyoMjM2HPP&#10;7qOTPwbsI0tV119e9pKAKyd7dsjWvr3H1U+BmiQA1tvL8jG6zSVUgCW7e/a0vK+vr6OjS2eSq48S&#10;ANbX1yvjrac109SU7WZGbM3Uytwn0C+28kX10JAST8E96jmyQJTEj/AtvadApJR3ENHc2YTB+Hm6&#10;RXIcToscJOKpAmULI1bQCrKpkce1q3f0C4CN8NzSSniPpZlPQUGxVhhGNwBG3La3dwQHLqGjufBH&#10;W1s7dCB9Qwadj7UocpXGSVrjAWDEMMQLHaALtx/Yd4JAEVSgkeKMMkxevHDTYIYLZZiMXjRVEWAQ&#10;V3zcOlqItzTzjpi/vL7+nUqllI6+k7gi2ba1tqPTSZ/RivKySgLAMEZRICYqRercO7fzdGTFJDBm&#10;+9as8QAw/FeCB1KTt6FDOifKDgcJSAOndxRO+CkA2PQzL/sbAWBQs+am9/4+MfwUw0BSp8MHz2hE&#10;d1GI7cOHJey4RLsgWDk35/DXLFZMlxVSJ4zxzs7O4MB4ntKTob8lT8p0mB0yqoF+GErsqEUfz0UN&#10;DY29fb0ovzh6tZmxF7iFMal6WaPbEgoA7CdeAgATJEiQIEGCfhESAJggQYIECRIkSF8kADD9XgIA&#10;m6bruwEw2ejC6OrkbSaG7o52wdYWfvbWAS8ra9jK5kRLvR9HMw0mr9rKb2cYmINNYEV5FWXSm3wE&#10;2Ch1x8WsQTFwggqPHT2v+0AywhhOnbx85fLtR4+evnhR3d7Wwb/vbnnf6uMZZWlGAIPnzRv3//u/&#10;/+JYV09P71c5sig52Js3da5z5ttYsmx7DAC7qzcATEJiQoLiCfBAA2/fytPRNMKHqqtfOzmEUAJA&#10;9EvZ80opgkovABgBBvl5RTYWftYWvr7e0Y2NzVoT8U0IgKEqlUq5Y1sWP8wpyNLMp7CgGOL19lxk&#10;Ze5rauRxPPuC+hFfOgAwllFTpTx86AwpJCQWMX8ZhE8nk6mnOJMeLR8cyNybbTx6WNpUAGB4CtXj&#10;PDuMjRHeI4UFT/766xMeBGZG0699Uaq+/r7y8pcYFNSD6gAYrenv2XXEaJYbgXbr1+3WqQ/46J4X&#10;kghBaQXA8h48hpClw5laW9sprnFc7ervKy56ln3s/IP7D6HJb17Xjx7a9xMAsOlnXvZ3AcCIz6Fh&#10;VW5ugSVPhIiLRRzaBL6oqB6Q92uMuLdv69EFUF3Ix9jALWv/qeHhoc7Ozgl5o6FRX984xzEU+oxr&#10;7ux5r2re6GCPMTak3LPrqCkb4yEY6deu3vn3vz8/e1pODKDTYcS4JkwsFgGA/ZRLAGCCBAkSJEjQ&#10;L0ICABMkSJAgQYIE6YsEAKbfSwBg03T9CABGQVpPip7bWgXY2wSwhWN+ElhXZxedX6VjfROPGxpS&#10;nj1zjQcfBFDwwdrUnYODA3TXNwFgfMVZfmDfCTr1ytLMOyw4EQzIxknShZ+UysGrl28bzHCxMPXC&#10;o13mzKuve9fT0wPOq16+cneJsLH0o/x7xcWl46WYQz0KxeC1q3dMDT0ojg133b6Vp57di5aPw+ct&#10;tTDxIgDs2bOKSQJgtNCPR2xYt5tHpLG14NSU7bh9vMX0zs5OCHb/vhMo6ciCjXxCgxL4sWpfQpF+&#10;GAD7QALPOnAKT8H3o4vRWiqZBAAGLZI/elSCXkMD0SNHDp999LCETifCcytfVDNMVE1c4wNgXcOf&#10;hrZu3s/BoVBjA7fUlG24V+siLIti48kJ54clQUqUgHFhxMqpAMAgnLKySoqzsbH0n+MY+rr27XgL&#10;8R0drAePHD5DiCCdmfS89IUEPQ4q5JCPHcvPyYId3V0W1NezY8DGqgSUQaVS5lzLlUJ81AEwAoTq&#10;6ho8XBdA62j8njt3XalUaAU2qH/xlLDgBHQT+gufmRnZkkpMJwD2s5iXTRoAg1mQALB1a3aNB1Li&#10;LvUANa0qMSF9HwAmG93EsG7NTsIRKZA3ccl69ZhL2SjSz+Jiud2AwKHepaUV0C7YQNIlrZXjJ+gz&#10;xvvBrNO0OwHjekH4CnzJA1W1s0d5aKHzdjaBBHetTt4GM7I/8zjnk1UC/ZnwHDK9A2CoUD1Y87vr&#10;mZAEACZIkCBBggQJ0hcJAEyQIEGCBAkSpC8SAJh+LwGATdP1IwAY6f2AfGDLpn3GBu50kAwdpNTQ&#10;0MjTu3WztdEPHyUayVPX36dUKi5euGFr6c8Cv9C7ln5zHEMrKqqktFrfBIARVFNV9crZKQxVEZix&#10;P/PE8LDqI8MMvrqFR+T0tba1BfnH2Vj4OTuFovI1qTsGBvrop+qqWneXCAo1wE/3cgtVKoUE2EjU&#10;1dk1OChvbnrv5xNjbe7LQygCrC18c67lqp+GRUvMEfOXoyoCIZ4+LYfQOjs7SRoTAWDs9uLiUtRM&#10;URp21v737z8cGlKOhRjBJFiqqXnj7roA5Z3sGeCxZ/dR9cV3vQBgpCjoaDBsYep98vgldLfWsL8J&#10;ATBqfmtr27zQREszbytz34j5yzalZ0Jc5sae8XFrNWJ6JgDAhoe2bT0gRUfFLV5D6+waWkOCBRvH&#10;jpyjfiHYA4+WYAP9AmDl5S+tuJJAmfEJxdaKzKEJ6KzaV+jBCOpxjA40ZDRl3AfpWUsWryVYyMzI&#10;M2XV1r7eXhYyOJpEkUAd6G1NzWsvj0VUFUOb1AAw2ShyjPFLwgSHXu4L6+sbBgcHNBSeJ5DsGhpS&#10;nT51BT0+2yEY+mNvHVg6cjzbx2kGwH4W87LJAWCDCvmNnHuojYGODIjdrlAM0pDXyC6IrlQ/mu77&#10;Xux/BADr7eutq2uA6Eg/yYZD5upGg5r87Fm5rbU/nYxobe7j6brg0cOnYB6aTGWY6n0YsfNkDfr6&#10;+zD8790rBFcjltnI80T2RZVKV3guUXdPd3zcOlMjDwjZ3WVBc3NLJE/rCmMb6B8Hi4GROFGImz4B&#10;MJq5pM6CQGSyqVqFEQCYIEGCBAkSJEhfJAAwQYIECRIkSJC+SABg+r0EADZN148DYP39fR0dnSFB&#10;S2hvvp11gNEsN3+fmOtX77a1tQ8Pq5RKxeCgnM5hGh5WDsgHqqtr0zdkWJh6U2AKLmMDt4sXbqCw&#10;xpLr5FMgsuX+IWXa+j1GM1k6OxtLP1R++uQVlUohHxygplHqQvCDxsYtXmNi6GFnzbA3KzOfp6MA&#10;AzuupqMzyD9OOmNp9aqtSuVgX18fb/DI4zDawW1dXUNU5CqK1CFgAw/la8eD6g0ZVMhjY1KlRdhz&#10;Z6/93//7b3CLGihtoA4AjCpBsYQl6yghGB7h7BRW8qTs06dhfE/pGPGvp7dneHiooaFpfmgSh6zY&#10;mWpBAUtaW9vU4zl+HADr6vqA59a+eosvrTmG8bKyZrwDgSYEwHiZD+B8964jeBBbW+cgBIQJ/k+d&#10;uIyf1CNjdABgHMZQoNMtTL0cbEegpqLHzz7/NUw9RxxCVmiFYlB+9vQ1G0t/W37Olr1tIKoKC0mU&#10;GqFHAAxd+fYtwxhsGCISZG7suSk9c/jTEJ1BJXGFGiAZCBNsSEpFAJh6N+FToRh89rQcT6E2Yvis&#10;WLYRj8PtUHj8OjSkGhpSou0+XlGE8KHkWACMQm0qX1TjWaiNozXuCxesqK9/R+x1jxKagMpv3cqD&#10;fnJcJwhdqR75N/0A2E9hXjYpAIyB1vfvP5JsQlhwQltr219/fUK/QEXV+Uc9u3Ycytp/ct/e7ENZ&#10;pxvqG6EGEwJXWgX1HQAYNQcj9NrVu3S2FjHs4hz+5k29+qCmjLW72EB2Y/ChDWs4VH3r5v2w57Aq&#10;wyO6p4Ak8QesEyxSTfXrPbuP2lsHWpp6gzHc4ucd09nZyQNSdXGFIT/Ezue7Yc4DZx1tgyAlt7nh&#10;6GiYwcyMbKj3hOCKHgEw6qzbtx7AlKGz9u45durkZViDKVqIEQCYIEGCBAkSJEhfJAAwQYIECRIk&#10;SJC+SABg+r0EADZN1w8CYDK+fjow0P+ystrbc5E5P2fIwTbIytzH1MhjXmjSwazT167cKcwvfva0&#10;PP/B41Mnr6xauWWOUxjt6+cLqYFGs9x2bDs48PVy7bcCYHwE9rxraAryjzM18pzNT8CytvBdnbzt&#10;SXEptQ63dnR03sstXBDO4rHAp5M9S1C2eeM+KckhLYVv3XwAHOJXPNrSzAfsNTQ09vT0gMm+/j5U&#10;VV/37vSpK75e0WgpnmI1iuSh2uxjF9TDoWgRdk3KdgsTbzzRxtLP1Tk8bf2eY0fPH9h/8lXNaxgO&#10;VKgDAEMNeG5F+UtnpzA8C01DMRfn+ZBtbe1bGcdO8Nn4runc2WuBfrHUC3bW/qjq0cMSheKrRGE/&#10;DoBRAsmLF29amfviCg9bSsCh1n6ZDABGQXKPHz+DtBlmYB1IZwWhvWigxtFiOgAw/lNfTc3rOY5h&#10;HDpiJ4oF+C4uyC/Cj5DzwMAAmt/V9aHo8bPUlO0QJp5CK+x83d870D+2paW1u4eCxvQDgFFV6MGU&#10;VVu5UjF9RoH9mSfev28BP3gKWoRufP267sjhcx6uC0iw6hFgN2/ckw9+lTYTHZGx55iJgbuTXTAh&#10;tdCfHdsPnjtzPed67vHsi2tTd0JVbCz8oAZ0lhgBYAf2nRhUj1Dk+nn8+EWOPgbSWWh+3tGnT16u&#10;r28k7YJk37yp37PrCMGTsx2C8YkGVlRUScN2+gGwn8K8bBKmiTTneekLCRdHtVELkyH5Q1mnL1+6&#10;2ceBJYbxDKlOnrj0n//LAd2NJtjbBJSVVfLQwOkDwGSjp6MtS0wzM6Ksm0Gmhh5rWKrVfvVGEcq+&#10;csVm2Ex0HLTO1ioAw3COYyjEdfjgmXNnr1+/dhfqd/7s9YNZp/Cls1MoqrKz8udWC7INfFj4ZAA9&#10;OFEDGQLU29P4rtnTjaW4hAzxFLIPYK+87OXAJFqnRwCMOis1eft//W9HNMRwhou/T0xz83uNXJH6&#10;IgGACRIkSJAgQYL0RQIAEyRIkCBBggTpiwQApt9LAGDTdP04ACYbxcCqql6FBsUbG7jR0VmOdkGW&#10;pj4mhh5W5j62ViyQxc7K39zYy8TA3ZYVYDiZhamXhan3vr3HKdTgRwAwGV8NZ2y8fBXkH4enONoG&#10;gQdTI087q4CQwCVLk9LiFq/x9lhkZe6L5852YOCW8Sy3ZUnpPCKhWwrL6Ovre/3q7dzZYeYm3gTR&#10;mRl7urlEJCVs2Lp5/8a0vajHfW4EJeMyMXSPDF++eWMmrcwaG7hvSs9keEzXVxFgR4+cw0/gxx7a&#10;YumPv1Gn0Sy3nOu5g4NyFNMdAUaYwb27hSxQyZThWywSwshjjmPYwgUrVizbFBuT6jo3HHWCJUiM&#10;RdeZ+5w6eVn9NDIivQBgCsXg+rW78Q140MAkNGgyAJiMAxWoNiw4gYICKQ8buqa3R3O1WgcAJhvF&#10;0nbvOmI4w4WW8tHdEGl42NK1qTu3bzuYvHJLWEgipAcR4Sc8DvwHByyxNPPGly5z5r/guAglp9QT&#10;AMY0Uy7vf/q0nPihQEmoNLRxWWL6tq1ZG9bvWRy1Gk+nqBoIHDqWtiGD2ghRHNh3Uh214k+UofKN&#10;aRlGs1wJFrW28MPoY2pp4WvOu4aCwyIjVqxbs4ufc8bg3kNZpzUwUcLnMAz5032oKjwU/CyOTlm+&#10;NH1+WNIcx1CqkCILocb3cgvl8i8s/RQAbPqZl03ONGGUtbS0ebBMpH4SNA4eZv7TGUpO4A3HVJTn&#10;zlxDdzs7hYIrt7nhFeUv1U+8myT9IACG26HqlZU1sCeENsFcY0TcuZWnriqEyrR3dKxczgwIpA2N&#10;ol0CaBouPqZ8aFiBB77LIRCjHhXi77mz5925na+hxjqIxjIaAh2mID98YkQkxK9nINYkWqZfAEyl&#10;YhHGaAgl2p0fmvS+uUUAYONdAgATJEiQIEGCfhESAJggQYIECRIkSF8kADD9XgIAm6ZLLwAYkVKp&#10;aG5+n7p6u62Vv7GBm6WZj62VHwW7qF3svxQfZmbsOT80qbCgWKlSYPBo1EarzCVPynjchp+Joce8&#10;kCTdABiNRKVysKnpfVLCBjNjDxNDd9yLi60+G7MnEjyACxzic9fOw92y7n7N4LOPgwr5o0dP586Z&#10;z4v5cZ59CbLCZWLA1naNZrraWPqtTd0JVquqXnGgxd/UyDMkKL6trZ3n+PooU4NG/LyjcS+qYmn3&#10;rFhcCNjLOnBKpVKizPv3LX7eMeATcnObG6EBgBENDatKSsoC/BYbz+LitfSzNvelhfXRprGlf8MZ&#10;rsEBSwoLnqBHxvYpGFuxbJOxgbsdQ0fc8/OKxoJkI6Lk0MLmjZmGM105lOJ+4XwOOgV1trS0hgbF&#10;c1jIL/duAZrQpe0AMNkoALZzxyGDGa4OtsEz/zk3bX3GWACMshce2Hdi1r/m2rEIsAA89PKlW0ND&#10;mjUTAJaUkGY4043L0OPE8S9HCtHCMThcv3YXQ4NMvNFHuCxMvCBtdBlEZ2LEFAO/+vnE3Lr54H/+&#10;n/9euZwFtdjbBBnMcLl44YaKP3QEAGPxZKEcNPX29YrWBYD19b5raPL1jjY3YdCak30IB8B6qQ9R&#10;AA28fTvP0T4Y+mMzolQ+XKlcjWaOKBWJesumfQrl4MPCJ5SlE5+LFqzUCHmh7KMQxYnsC94eC1GJ&#10;qaGHlZkPFAOs4sI3+Fyzejskc2D/Sfw62yEEEjh25Jz68U6SVgwNqS5dvOUyZz5EgRtZalDOHlSa&#10;1BJ9DTGiBmh4yZPn6JoxPTh4714h7kX3QVsSlqzTBYDl3LM09UHroBjJK7ZoVUIqef7sddTGe8d1&#10;x/aDY9HW6WReNjnTRNDL8WMXZv7TmQINKQgP9ft4RhEy2tnZBTZOn7zyr/+aQ1Fizk5h5RwA+74I&#10;sOVLN3JBBUKLMGwnEyMl0cePH4Y/DWUfPc9tVICNlT/GiLfHIh7k9FUIJrQONV+7esfHKwqmBnpL&#10;Aqc2UpAW/Y0vIXyMKch/TeqOt28bYOonP8uQTSgqKuUW248PZGZgr1y5PdYs6BBL+oYMEovxLPfk&#10;lVt7vz8CTAlrP+MfzrwfvaBIzQIAG/8SAJggQYIECRL0i5AAwAQJEiRIkCBB+iIBgOn3EgDYNF16&#10;BMAoCaFcPlBcVJq+IcPDdYGtlb+lmY+ZkaexgZvRLFcTQxYiYGfNgmNiY1KvXrnd1dk1OCjXuoBI&#10;5+iUPqtAPXNnz3OwDYpemDwWE9LKBoqhLTeu34uPW0e79fFcikiwMmcBRq7O4ckrtxYWPMHTeWpE&#10;zTopxVxlZU3Kqq3uLhHWFn64F60wNfKkGny9ojZvzHxaUsbz17FT0GIWJTvaBaNmfObnFUk5FWWj&#10;KdFevKhKjF8/x4El8uLrxQGocGP6XjoTqKWldV5okpN9yBzH0ADfxTz1n2ZjaT33/fuWA/tPeHks&#10;srX0Nzf2ZLjOLDcW+8WDV6IXJZ8+daWpqVmh0C7Ynp6eNat32FsHus2NACeFhU/Uc+tpCAGN27n9&#10;IB4EIaDwlcu3Bwb6cRXkF8/8h/OMfzhDvPV173ScWkSpwzL3ZrPINpbcz2fblgP8WC9NAAxNKy4u&#10;nTtnnsuc+bMdmBDevKkbKwQCwNAv0C40AU0+c/qaOqJDydNwnTpxaX5okgOPmYOU+Eq9F9iAhGOi&#10;Us6eudbc3IJukg8M5FzPRetQG3p2WVK6JG00v7b2jbfHIjRztkNIWEgiOlpHBFjju6Z5IYnoRJT3&#10;cl/YNBoBJpVRKAdLnjzHI9BG9BcpFQaItTnLdhjgF7tz+yGWBE8+0Nffh9vDeG3Qf7e54U+flktK&#10;xaLKPn6kv5XKwfp6lpAzbvEaCM3NJQJyDgtOSF+fUVhQjCaoVErIHBqCJhjOcDl35hp6ZCx+gDrR&#10;BbWv3oAHf99YOgvKlA1ed3MTL4q/AT+HD51ted86FhyC/BWKwby8x3gKRgFuX7V8sw4A7M7tPHQE&#10;2oUeWb9ml/p4USvJFP7ypVvoHWggSu7NODYwoCXccNqYl03aNJE5zT52wdcrGhUS8m1l7ov6Kcyr&#10;s7MLXXP+XI6VmQ++ROug/D8CgKWmbLfngsKAxbAd71i+8QiKTYcjOtoFQT+JJS5wLUAaOG+obzx9&#10;6ioe6uMZhQZKZhamnpsjFkkWEhS/bWsW7GE/p+/CirpjolZjFIMf9E5QQByGbc+YwFCtRGLZtiXL&#10;no9uaNH6tbsmee+YqlgE2Kb0TAxbCActDQ1OEACYjuuXBcAo+HLCSyKN2PS/PakLYeyvEIiOX38j&#10;4hPoBArwJ3X7zyGNwTidj9ba+3/USJ9+Uu/uX3Bq+NuTAMAECVKnCd2Av82MMJ7fK+MvSn+/9k4d&#10;/W18YEGC9EICANPvJQCwabr0CIDJRqdYOaOBxsbmgoLiSxduHMo6vWfXkc0bMzMzss+dvY4vGxub&#10;8CylclAm69Y9hWBibm1to6u9vX2SbNDKhUIx2NvbU1/37vbtvBPHL+7YlpWx++ilSzeLi0qbmpr7&#10;+/vkgwM65nv8hDL9HIe4fevBgf0nt2zat3vXkTOnrhY9ftbe3jkwMDA4KKca0BwIsKWllVjt6Ogc&#10;2xBUBRvx+nXdw8Ind2/n38y5V5A/IgoSXVtbO92OP3Rw1dPTo1DIUSY/r+jwoTO7dx7ZnJ558MCp&#10;69dzy8tfyngoHp10NZ58Ojo6JKlO+BaKtkiF0UZCxQoLitev3bV+7e7DB89onNE1lnh6w5FKICJU&#10;qEPT0Muj3d0hG18f8as6Vxq/cn4+8lAhGWRy6uRlSAndB3Fdv5b7uraup6cb6sF7baT5Um3gUCPQ&#10;qrX1S7/olpV6J+IaWwDSJsS0oaHxRs69/ZknwFXG7mPnzl4reVIGKUGjBgb6+eoATzfX3sGUqo1x&#10;1akmN/zEjw1jAXaQJ/QKnS7jndXGBkp7Z2cX6qF8lVDUtPV7RpPjeeRczx0vgAa1gTfIDZw8LSm/&#10;cD5nX+bxrZv3Hz92PvduYVVVLQpoyG1sA9UGbIcOWaGGUYFjvOgu2SWVBGM6ik0b87JJmCZSIhgZ&#10;dErpsxf37z26deP+7ZsPXlRUSYMOzOBX/JdnX/Rzd4morq79VuBKIvWhOtYETZLAjGTHmDK3tGmF&#10;G6FXPT29KpUSugdZPXtWDiN5+vSVjD1Ht205cOzIuZs598uevyCVVgzKP3zvgheJCF0/2q6Ob52n&#10;9CIW4qSdW+YT2RcNZrgsjFihHumrXxIA2NQRBAudnPCCJYEJ5bN2DzSOkLCfy/n0MKAugbFjDV+O&#10;FtDy6+9C6E2ogVpbtFzofer3n83s35m+HozTqVEfyUHSuLg3O10s/H1pPEul3t2Q/zRzJUgAYIIE&#10;SUSHl+t2A+D+/Q18AP5C0a3Vy8WveHFWKKT2amZj+jNJx7Y3dYURhkiQIAGA6fcSANg0XfoFwIho&#10;qQjjAfMEplWVSjE0pBweVqlUSoViEK89+AnPmoxXAY7gf9D1rTv3qX5iQ6kcHBpSgQ2JAdkklpMI&#10;R8GjMc+hFWjCaA0DtO759ak/3aOs9o4XJCRjrgbjh2ZQfKrn45JaqjtJFz2Xlm+USkm2ClTY39/f&#10;LeuecOeyGqs9E/b514VHsDrIcPjTEDvbwlcAACAASURBVJ5L4WsTVMHXjtX6Udcj8fNkunssV2OJ&#10;gMn+fvh2g9A9xi2XErqA1E+dcx3C/yYNnLATKbgHSsKVSgm1VI2qJSnV10cuaWkm/mhra2e56fp6&#10;P30aohhKcuV7Rgl/0pcsj5xicGlCmpmxJx2klJf3WOMMMA2hkXaBny9yUyqgbBRY+fGDrniIrzta&#10;l7gmrxKTLzltzMsmbZqIHwa3jzrN+FtdY1EAQzjnWq6pkYefT0xTU/N3YyrS2JlQUDpIXQi6bZGk&#10;qyRwNA2iZirNZU7miM5W/JEXSI1RwCv8thr0IhaJHVjazIzsGf+Ykxi/fupefgQANkUEBWhtbSsr&#10;q9R9lZe/fPny1aua13V1DS0tbVAdWBJasf0pMBiF/HJIZmrft2EhKyqqIIHnZZUvXlRruoUfP5Y9&#10;rywuKn1S/PzZ0wrde1l+TaIIcsy5nZ1d6OXLF2/t25u9fs2uZUnpMYtSkuI3pK3fs2vn4atXbte+&#10;eoMxiJJakwQI+nGCeN+/b4Eu4YJSPXtW0dk55RpFbiGcb/Rv9rELaev2xC1OjY9bt2Hd7v37TpSX&#10;VU4mz4Sg8YhEpxXcgu2FLSUD+/z5i5qa1z88HQv6NhIAmCBBMv4aDhVS8Uz4lS+qL128mbHn2JrV&#10;OxKWrItelLwsMW392l3Hjpx79LAE7iLeaHQkufn1CW9gcnk/XPF7uYU7tx9auXxzTFTKqhVbtm3Z&#10;f/nSLfh4DfXvSksr4A6Vlr54965JDC7ICm6A1uOioTlVVa8wf9FrwjR4LIIE/eIkADD9XgIAm6Zr&#10;KgAw9VEhrcJ/6PqST0i/T5kMG2o8fA8DUpi8XprwUY1+sJ6RZo2k65k+wUrR9L/a+uZY0pDStyaX&#10;mzr6opbfolQ8FZvi1s0HPp5RK5ZtSk/LKMgvHi8PGy2jNzU2e3ss4idRsRijmurXk4kxwu/gSl27&#10;fqMXgF+N+Y9fk/pPMLxDw8otm/bN/Kdz1MJVv+mL1lhT/9NlPhVEIMTiqBR01sa0vWPP0tPjgwQA&#10;pndiyVcV8sLCYnMTLzNjT/rUelmYetlZB852DPV0jZwXmpSwZP3BrFMV5VV9fb0UoTudbPOw726F&#10;crCioqq1te37cnhOhlAz6newDTQ1ZLl5XZ3D375tIDwAQ5nHYnb4ekUZznQxNfJwtAt+8aK6/1sO&#10;Gvy5RBZJoZA3NjYfPXxuQfhyO+sANMTc2AuagB6nszPZxc9VdXYKWxK79vy56zyrwYBId6NforTD&#10;BflFNBJNDN2d7INfVtZ8b6bcbyC86GTuzcbjWO+zrve2NMPlA50/+3U+bUHfRJQ2o6+/r6ysUqMT&#10;WXcrBx/cf0SZ8Jm3E7kK1liIejpJAGCCBFESfrx5XbxwY3H0agfboJGJwGTEB8DfkosYHLgkY8/R&#10;5ub3dMvP5v2bid5ZSksrIsOXU6Ms2KnY3tbmvoYzXf18YuDb7Np5+B//4WRl7guzfPTIufFOhf8T&#10;iNw8+AC1r97U179Tx8Dopez9+9ZA/ziDGS507Eh1da3YMSPoDycBgOn3EgDYNF1TCoAJEiRIv8Qi&#10;upSKu3cL4LLDU//nfzhFL0pWqviSzdc+GIGUw8NDB/afRGEn+2C4vyj83Rn2BOmdeG8OPn1S5jY3&#10;HC71yROXdATnCfq59OHDR5VKeeXybVtLP0szn8KC4kFtB9fphQQANhVECx+PHz2FMXS0C3K0D8Kn&#10;k0OIlss+xMEuiI7uszL3gf00M/ZgJ0QmplVUVA2Oc77mFBF4bmtr37P7qLtLROO7pqnDyAkAw1Mc&#10;bAPtrAP8fKLr695pAGBhwQk2ln4o4OG24OXLmt9lNqE3NHB74VyOp/tCPnt6oUPR0ayvbYPoZFZc&#10;dlYBaN1shxB8Q2jo/LClBflFsMwy2W/Q0t+FaDA+LHzCxqB9sL1NgKdbZFXVqynVKLYaKO/ftjUL&#10;sy36F8/FMLcy98UYx6eddeCTJ8+1nnkpaELC66NCOfj2bcPKFZvDw5b2f70sOIp3FmPQYXBB4PFx&#10;68Y7ZlXQFJEAwAT94QTFkcsH8h48Dp+3lCAuskiYhrgP4A8fAN842gXTl7BURrPcAv1i4fDDgv1e&#10;U8NHfvw8ZlWXOfPNjDyd+FRLPq21hZ+JofuKZRv/+vfnvRnH4N86O4VZmnmfPH7pjzXL6Ft+cMbH&#10;E8cverhGFj1+Sv8d/ZW9lLW0tEbMW2Zj6QvdcJ4dVlPzWgBggv5wEgCYfi8BgE3TJQAwQYJ+I+IZ&#10;nPpqa9+6u0TAX3ewDcKVm1vw11/DlNpRov7+vs+fh69fu+tgy5Zx4dDD3z114rKAWH4Roq15t2/l&#10;4eVk1j/nLoxYOXVnSgn6QaJxd/jQWXvrAHTWhnW7GQ4xlY8TAJjeidbcHz0ssbdhAA/HtwJgFY1m&#10;uY653PA97Qu2MveFjYX9RGE6SfHMqSvThoH19HTDvIcGxRsbuM1xDG1qbB4v3lcfz2IAGMwR5gtr&#10;Cz8fz6i6Oo0IsM7gwCWWZj4o4DY3fHridX6cPnxgaQ/B/No1O3mH+qA3cVmb+0Kq6Gv07Nw587w9&#10;Fnm5L0S70DqDGS6WZt5OHCLFLXbWgRcv3Pjt1r9+ZRoNx3xCI9HG0s9tbkTVyykEwGjCffq0nIY/&#10;BjUeamXhG+QfNz8syc87xs87unFkfE3F8//mhFF29sxVT/fImf90jpinHQDLzyuysfSH5M2NvZYs&#10;XvPHrrT+LBIAmKA/lrg5Yu/FmRnZcG/MTby5X8c2QBjOcLUw8XaePc/TfaGXx6LZDiFmxh6GM10l&#10;3w+/Yta4fPGWUvk7+QCwrrCxq5O3GRu4810mgXBmXJ3D54UmzQ9Nmjt73oH9Jz9/Hs7YfRSOkJM9&#10;Wu15PPvin2mW2TtXb8+TJ8+jFyWbGXnCCSz5ejeMBIBBenAO4UJATwQAJkiQAMD0ewkAbJouAYAJ&#10;EvR7EXxTuXxg1YrNJobusx1C4crDD9u98/Cb1/UfWPw+G8VdXR9qqmu3bTnAVnlYgVBTI4/ohSkf&#10;+QEYwl37FYj68WFhCXpwyeI1dXUNv8Vq8p9JtH536uRlUyPPjWkZnZ1dU4dDyAQANjWkAYDZWgXM&#10;tg9JW78nI+PYrp2Hd+86Il3bt2alb8hITdm+NDEtKCDOwtSboyZsucTG0s/M2PPcmWtTvZOAXiqa&#10;mpp9vKJMDVn8mbNTWOPUA2BzHMOszH0tTH083SL/BgAYDaXWtraYqNXGBm4Otmxzt42lv4mhh7fH&#10;og3rdp8/ex1GuKKiqqH+Xd3bhqqq2sKC4oNZp8PDlmLSREud7Fl5cxOvEyNrQ7+QSv++NP0AGJyi&#10;oSHlgX0neALPIOrZixdu8gM/eqH5tbVvf3Fl/jWJPJnS0gpba39rC1/Yh/EiwPIePLY084XhNTZw&#10;Xxyd+meutP5EEgCYoD+WaAPElk37YXww6fAtTf7w5QJ8F+/LzM69W1BWVvnmTT18nqclZbdv5e3d&#10;c8zHM4pvfwkgx8/C1OvihRu/iw/AB3vPu3dN8HPIfUVbEuPXv35dR8chv31TD38SZjlj91GDGS72&#10;NkGQTPaxC79LA/VI0kwVtXCVwb/mQlYOtkFPxgHAQoMTzIw88dqOMgIAEyRIAGD6vQQANk2XAMAE&#10;Cfq9iIJRXr164+4aQREJdJbJHMfQ0KCEpIQN8XFrg/xj6YgLSuZgYujh6xVN+YXEisMvRB9l6Mon&#10;xc87O7vwh+iaX5kwP+K1sLiolEItp/SdRwBgU0HqAJi9DUt55+ocXlv79tOnIfnAAH6SLrl8AKYS&#10;Pn13d09HR+fVK3f8fWK4OQ2gdHmWZj45ObksQcqUjVl6qWhsbA4Jigertlb+Uw2AQau7uj7cvZ1/&#10;K+f+zZx793IL29s7yC38fQEwUE9394qlG034JmgWfWLiNXf2vIMHTjc1vUc3q1QK9Di6u4cT7PCg&#10;Qq5UKmCTs4+ep3RthJdAbcrKKuVTlvj0j6KfA4ANq9LW7zGa5YZuxXDesnn/58/DdHol1BvDbSqe&#10;+7cnCQBzmTOPggzC5y3TAMDImjU0NN68cf/2zQc3ruU+evRUBNtNMwkATNCfSTTdHD54xtTQw8Eu&#10;iDLfznEIOXr4XFtbu0IxiBkfzgwsEq6BAXgFSoVC3traBh+A7Zix8CMfAJ/l5S9/Cx8AHKIh8Fgo&#10;pt/G0h9/1NS8VioHuzq7CB7DOILP86K86vrVuzDLOddyq6pe/YFmmfu3TGJLYtdamrFoPwdbLfmQ&#10;uYfclZ/3+Mb13Fs37t+59QAaImyRoD+cBACm30sAYNN0CQBMkKDfjmgv2/PSF0H+cYYzXSkeHw6u&#10;tQWdZsESfNOCnbmJFwrEx617/bquXxxu8UsSulKE5f0WhG5CZ8lGsqlMIQkAbCpIIwLMxtLPxXl+&#10;RUVVH9sW8OHjGKK7enq6FYrBxsbm9A0ZzNIyDCwQltbZMaz21ZspzdhGABiMPEz6NABgROoooOQT&#10;/qYAGB2ZefTIORNDd54umE2IYSGJ5WWVKpWCJPmBk3q/0ze4fWhImZ9fNHd2GFTF0S7YzNhzaUKa&#10;gEn0QtMPgNHwp3xQ6E0rM5+rl2+DBzr3Hs/8lTX5V6YRAOxZxRzHUPSmVgCMCJOaZF5oJhU0nSQA&#10;MEF/INFcU5BfxM745Mlvrcx9MQXkPXg0PDzUw3e2afUBoGbDn1Q3b9zHCzUFjZkaea5YurGvb6rO&#10;YdUjgX/54MCT4lInO5b80MLEa35YEnweCbqTnNy+vj6FYsQs/5nuDckB4oiNSYWbNx4ARoTJTprF&#10;hCESJEgAYPq9BAA2TZcAwAQJ+h0JUw78sPfNLfszj4eHLXWyD7Y08zE18jA2cDc2dDc39rIy84EP&#10;Fxu9+vz5G3DtBfr1y5Lol9+IpqezBAA2FfQVADYaAfbiRfWEthE3wr9XKgc3bcxkO4j5yYsmhu5b&#10;txyYTCJEFOjq0n7peC5cMpmsu6GhMdA/1srclwCwhvpG/NTZ+YFW7cd53MfxHodrQm47O7ukS+Lu&#10;WwEwHU2mlSbdPOiFWKh0PwuVdpkz39rC18EuCJyHBic0N7+HGugQoEToguHhoWtX75ibelPkHxr+&#10;tKR8QO1odCKpvZJ4x0pgvFZ/HL+/JhQUCuirsNZfteqSXnpw8gCYmmw/jv1yMozhO/wKfYZRXb50&#10;Iw1hdGXu3YK+vr6Oji7d4+LD+KNpMs3UYF6Dc3WeJWmrMzNOS7U1c5zOmpDJUSl9p93gCYH7SkrK&#10;CACzMPGCRwpR43uNG/EIybZMKD3qte8zYjLZl3s1MjH+RIv000kAYIL+NKK0/zA4EfOXmRl78mSG&#10;zJXKzy9SKhXcy9JFsA8qlWLXjsM0a9BUlZ9XpNvx+z6XT2J4bOHxjPN4PMCkwVuDe1aQX8wTHrCt&#10;PzGLUvANzXdfz/IfJLM8dmZR9wHGfqODT93S+KDN/o83hU3SPuuewnQInzhE82OjvwBgRY+fwVqO&#10;TFVq9+H/ah7yBIz9iCao3zthhZMX0Y+wJEjQWBIAmH4vAYBN0yUAMEGCflOCH9PT0yOXD2Dwvqys&#10;OX8uZ++eY5vSM7du2X/44JlzZ66VlDxHMYVyEN7bL7USLUiQIB0kALCpoO8GwOhemYzlP4lauMrc&#10;hJZR2JJ9Tc0EQWAUraueX1H90hH62d/fPzSkbG/vCA5YIkWAdbR3qFRKuRz3Dmh12FAb+BnvcRR4&#10;oR7fNpZ+PAKM8MLxGEC1smkBkukE+O3bskwMPZzsgykk+mlJGb7s7Jxg2YuIFgswEmNjUs2NveY4&#10;sqM0t205oFQqNBRb6mKpdWN6YQD1aGWyr58lXdQqK/X92lrZYwkbRwvzbek62iJDAbXCmkqrHp1D&#10;28B5/Vr6cWBADz04eQBsYDQ9qRQzpGNMaR1QPT3d1DXDwyo6PJUAsMePnn7+a5iqokaNERqrSn3H&#10;97dqsnQvRspoc/o1KpFGGcqoS5hXLtM6nMdKSUMZvh7vk+kO7berd7pWu0FR0Z8/D1dWVksRYAvm&#10;Lx8aUlHb1QU7+Qgw8IOadRsxmc6GjRRWyDG+ZDq7EoQe+BPW/gQAJuhPIzp98Mb1e2bGXnDb7G0D&#10;MYkfPXzu06ehzs7OCW8nV5ydpOW5yMbS38khxGim6/KkdK2xQaNP1GVLMaXq9orVfSfyGYgHrbVh&#10;ytDqIeB7cPjvf38ueVLGg94CzYw9E5as/+uvT9J8KgV76Y4AkyYgmqrYRAMOv/ZY4KhIVWnMa+N6&#10;EfJ+CkJTF7VWv5Hm2QmJXDUdUxiXZ/c44oIEBiGZJbFrJQCsrKySZUfnUwZulApPOgLs44TOv+5E&#10;ml9LfqTG8dx77itOuKeEzarj+TM65CNIkA4SAJh+LwGATdMlADBBgn5forw9GLnkwKmGlENDqqEh&#10;pVKp4P4cW2L4pdagBQkSNCEJAGwq6EcAMNnoSkpxUamdtT/lwzGa5Xby+CWVShMOkcrjzR+3vK59&#10;e/XK7fQNe5YnpS+OSlkSuyZl5Zas/SdLnjyH6VYo5BrvnHTaHDtpIOfexQs3vDwWUgae2Q4hF87f&#10;uHXzQc713Du389va2tVfy3FLf38/Hvf2bf3dOwW7dhxKXrk1MWFDzKJkPHHF8k2bN2bmXMt987qO&#10;XvW1rmV3dX24fSsv5/o9PCL3bsG3ngHG/+yGQFpb2u7cyc/MyE5N2R4XkxobvXr5so1pGzIuXrz5&#10;koEcbFFgSt+0wUlvb09DQ6O76wJrfoCHqZEHuoBL+xt0kjaAX7p403CGi4mBm7mJV1L8BshBAlr4&#10;u1/P48fPrl+7e/1a7oP7j7o+fJDL5ZDzrp2H4xavWZqYtnP7obwHjzo7v/Kx2Y09PSqVsr7uHQS+&#10;fWvWymWbF0evhrhWLd+8e9cRKAC6GFO5TBvKQvFtz5+/uHrlzs0b969fvQvBjpeaidCRioqqa1dZ&#10;YXxWlFdJGBi9vnI2cqmqV6/eoFHQk5aWVujS7p2Hly/dmLBk3batWWdOX60ofwnXgm+B//4enCQA&#10;hr/zHjwGY+C56PFTfAHG5PIBcHj50q3t2w6CsZiolOXLNoHJosfPcIs6Y9Q7TY3vcTtGE3Q7MmKF&#10;hYkXJUGFft69k4/vr129C2lrIJS4l6Cm0mcVJ45fWr92F7o+elFyUvz6tak7Tp64BDngVwwlrRpF&#10;Z4rcu/eQmC8uLqW1p9LSivS0jNiY1JXLN+/be/zp07KPfOjhlqKiES3KzyvCGxk4BwN1dQ0wAls2&#10;7cNYBgOb0zPPnrn29k29tCzIJ4tuCPNdQyMUdVN6ZnzcWlxp6/fAOtXUvEYlsvGBOjCJ3ocevnvX&#10;+ODB432ZxzFmlyWkxyxKgSquWLZpw7o9F8/fqKqq5SunXx1+g+e2trZBqriOHj7nZB8CqVqZ+/j7&#10;LMY3ECyag7bQo5mO1TdC1bkG3n1Y+ERrNlfyaZXKQYgEHXrk0Jm1q3ckxK2LXpSyNCkNvQBpvOKN&#10;6uepa7VJnuzYAzCA0VFa+gKPxtDo7eutfFEN6W3dvB+SjI1ZvWrFZtjhZ08r8CM/1+cXmq2mggQA&#10;JuhPIwJg2BYWEy8H2yBrC19fr+j371u7uyebSpr7AEpMFv/1vxwsTb3nzp6XlLChubllrPmirIko&#10;3NjYfOtWHqYkWBg8OpYb0h3bDt7LLXz/vgVv6Fo3atBsVVv7Fubx5o17MF8N9Y1sk+ugHJ4YjOHB&#10;rNMb1u5CbTDvmIPOn8t586YephJlNGpDYZg+uHD7952gGRZu27yQRMzmmI9QMz7hl9K5p+XlL8mL&#10;wHMxBUvtIn7gY8CMozzuhbWHnWxuen8o63R83DpYUdhS1AZHhY4Tg4+BwvgGDmprSyvlD4e0b998&#10;sGNbFibr+Ni1aev2HDt6Dqa4nx+8Ku2rQMk2PpvAF4LXhNlnzeodhw6eKX32Av7G2Daqyw0EqX7o&#10;+vDsafnpk1c2rNsNgUNQUQtXoarVydtQD/xtzKroHY3bUTNmXvIQwkIS6QwwXIcOnr5ze2QWQ3eT&#10;e4Aa4JBQG2/dvD/eGWCSNw55wmnfmLZ3WRKbUtH81au2ZR049aT4OTV5PIcNkkcZkvz9ew/Je4T7&#10;Cp8WIoJ/mLJyK3z7pUnpmzftY746fEWVQodKY+LG49AKyOHo4bNwDxLJn0ncgBkf03dJSRmXj+IP&#10;2AoiSJ8kADD9XgIAm6ZLAGCCBP09CP7Nh69I1zZ/QYIE/bIkALCpoB8EwGSjoSfxfJcoHQqF12yt&#10;kT1dXR8GBgYaG5t37jhEkUN4r7Y085EucxMvC1OvuMWpePeWD8qlVQBazm5v75gfttRolhud5mhn&#10;HUAXbrQy98W9zk7zamvfSmgBO+9BPvC69u2Wzfvnzp4HxjQeh8vC1Bts4Fe8+r58WTN2wRcNwfu8&#10;g22gqaGHsYEbhPP2bQPBJJMBwPhWjB6UO33yclBAHHjAE7/mwZt2165cvvnZ03KOHEzVDIWm4U3+&#10;9Kkr5iaeaBGTnk3g8+cvvuP4eogF/bhqxeYD+04WFj5panqv8aBBhTwuds2sf801nOnq6xUNiT0t&#10;KXObG2Fi6A4JmBt7odWQfFJiWmcnR85kLFGPfHAA0t6XedzDZQGV/LqzvHALpH318u2+vl7woNFZ&#10;8Ng/fRrasmnfP/7DCSox659zjxw6q1IptWaWw5dDQ6q9Gcdm/GMOCv/rv+Zk7D46NKyiwnRSWu7d&#10;AnQ6+mjmP5wvns8ZGlKeP5fj6xUFTizNR7iyMvehLFLLl258WPiEo5jfOcAnA4AxJKOzK9A/1tjA&#10;HZwvWbwGT2xra4eSO9mHYBSo6zYYwzfRC5MfPSqRj+aopCFf/LgUXYOhhJJ0DAxdEAW+sbbwxa+h&#10;wQn9aoggSKEcLCkpQ0ttLHz5gNLUZFSVvHJL5YvqQQ65jYmow3jp8HRfaGLo8a//nL00Me3z5+HL&#10;l25h7KBnLUxGFAM879h+EF2MxiYlbDDgWhQSFM8WvGSyfXuPY6CZm3gTq0ydTJhiODuFHco63dvb&#10;ix6k9coD+0+6z42QZCKVnG0fkn3sPOofrxdg0KDSmXuPe7pF6rAbMHcrl28qeVImdTrtRq+priWD&#10;QyA9XWgjWSp0HOwYOaMKxeCD+48gDVQ485/OUZGrBseg0bSCjO5DycXRq6kVGpLnzARtSt9bV/dO&#10;qwYyO9bSBgsPrjA60tbt/p//+e/Xr98mr9rKMjR+GWje0G0zI0/wuSwxDRPBdxiH34sEACbojyIM&#10;Z9i3FxVVdJCnkz3btHQw6/TYGG4dRIauovzlnl1Hbt64X139GoNorAayOV3ejyn+2NHzPp6LmMun&#10;OafDdnn6+8ScOX2VArLHWj8YtEuXbsI8MtNk7Png/uN///fn3LuF5Hd9sV3cMMKWwvZmZmTDXeS1&#10;fZk3E+M3YB6xYoeC+2qYZbLM4OTK5dtyFqDbv2vnYfIi8NyjR85JRpX42bp5P3wbuCjwY+vqGurq&#10;3wX5x0GMZJw5G+6R4cvfvqmHzwARoTCbdxxCqqtqVUrF+bPX0WR194YmJvCTviFjZC+R7GP/QN+l&#10;S7cCfBdLJaUpzMbSf/PGzM6uLkypWlFDfI8eycm5tzBiJbtRc8oYcQ/wGT5v6cULNzBBqOU2YBqy&#10;LCl95j/nQkPUnW2ac/FpNMu9tPQFhWG9f98a6B9nMMOFT3m+1dW1GsH0lDYAzsPr13Ub0zKc2Llx&#10;Hhr8wCkFkzFRKYX5xXJt21PIO1qxbCOECVF7uS9sb2/Hg9A7cJOYS6bWNJISXO5r1+6izHgDAfzn&#10;5xXFRqdiplav4cv7iJl3xPxlV6/cluL5BAmaDAkATL+XAMCm6RIAmCBBggQJEvTrkADApoJ+HABj&#10;r5GD8uxjF8yMPPluYj8P10i2OZStQWs+qKLiZXBAnLGBO96lneyD8bas/sJpbx2IL/EmbGftn330&#10;fH//yIvrdwBghH49LCzxcF1Aj3O0C6K396+eaIMnhqA2lHGdG044wdfxHAwAc3eJIMTIzye6vu7d&#10;JAEwYhuf69fuMjZww9PROkhYnQE6eR6Vmxi6z3YMyc8vko85TEtf9IGfkZm8YgueRWBJZMTyDh7Q&#10;9t1PVCgGFQq5Bt5JiRaXL92I/sUVGb68oaGJVnzmOIY62QVDDnMcw/DfZUnp/aP5J8Fb8eNnoUHx&#10;6AsIc7ZDiIasKOAPf5gZe6ambG9taevr/yq6i59Pptq5/ZCZsYezU6iVuc+J7HGDETkApsw6cMrC&#10;FJoTis8D+07iGwkAUygZOAFV5A/1vnXz/uFDZ8AbuNJgzN4mgA7AgzpduXwbMvk+YU4WAOtiZ7fY&#10;s8R6kMO2hobGiHnL6OmQm9UoMofhDDlDu/iACrh+7S6p1ncAYBRSDzp44BRaStiPo22Q9CxJkyms&#10;EL186eJN+ZgMihwA6wwOWOLAk25tTNtbWVljZ8VWIXEL7iXFQP/uzTimVCrQ5uRVW0iLYmNS6+oa&#10;4uPWmRp62Fr6WY2aDv7cIMrnaTzLbffOI6ohZVPT+4Ql6/EIW0t/aiM1ytE+mEpCXOjNsWONVocr&#10;X1SDSa6HflBXDTNFqujkEIJ+NzFiqSOvX71LK6TfDoDJ6UAa6BiEidZphIFSnCKEtjk9E7WZG3uC&#10;fwebIHVmwB6+RCUmBu7eHovyHjyWD2q2CyO0paUVBsrJninq3j3HXte+RWEy2ur6TCaRetnFeX7R&#10;42c6Mpv9DUgAYIL+KKJ9MLDPMKSwnGSaHhY++dZAcE4sI6tSpdAaZk0TTXlZZWTEChMjD5gvWDkJ&#10;cKKLJnpYMBNDj8T49e/eNWkkMCRf4tq1uzCPsx2Yp/S0pPzc2eswpHSkt7XaROA0at7hJS6JXQPP&#10;TYqR+gYAjOUC6N+39zj3IsIw9Z88fkkyy8TP7p2HwQ/sv593NHzOuMVrGRjmFEoMYC5DbfNDkzo7&#10;u1B4/74TVNjHc9GrV2+2b80ioEjd6qIhZMONZrouTUznoWPdmzfug1tibY6SX5h04JMdyhvNcl2b&#10;umPsVjN6UYKTsG7tLoK4SCYaWYZLPQAAIABJREFUUxjHPkOgACgA5tPW75HSM34bACaTYWaBB2Jj&#10;ySZi59lhNTWvx2aTRoXXrtyBN06OyljnHzMOd/69oCeZe7N7WOzcV34pSX7N6u3WFoz5eSGJTU3N&#10;q1O2oUJbK+Lti1KxjrALps1J+zNPSK8S6lJCbVAkyNaMz6r0KjH27YA2u6CSv/c8KEi/JAAw/V4C&#10;AJumSwBgggQJEiRI0K9DAgCbCtILAIYanpaU8XQ6gbSmkJ9XpI4kERxV+aIaL8AohrdKvP2aGnkG&#10;+MWuXL55147D27dmLYld4+QQgldN9i5qFWBi4I7XYFqhpvX3jo7Otat3hAYlhIctdeIrKYQTzAtN&#10;WjB/+fzQpNiY1Pr6d319vfDccOOTJ88ZdMHe/xmAgSeGBC5JSli/ZfP+nSwX4paoyFWoAW+/tPpg&#10;ZuQZHLiEL5p8efEmAMxlznw8Dm/mPp5RdXWTjQAjUCdjz1HDma6OdmwNAs/y9Y6Oj127KW3vrh2H&#10;li/dGOQfJ63d4E0bNbx9Uz92+eDHibIe1dc3ggHCKkwM3XdsPzhegNRkiPJSjj2PnVRiWVI6D+lj&#10;W2jXr9uF7ra3CYAoaH+0iaGbiaHHg/uPULKLrRMNFD1+5shXQNBfNpb+xobu3p6L1NRjLXrT2MCN&#10;n0URhD+iFyaja9SX3ggA27EtC7/SYkr2sQu6AbAD+0+QyvE1juPqAJhSOXj/3kOoDQFLS+LW0ilZ&#10;ZsZevl7RO7YdPH/u+snjl1Yu34QCDJlgiB3Dny6czxnk8YvfKs/JA2DQdmseg5UQt27J4jUEGeK/&#10;nm4LMRZWLNsYHZkMcY0e3RFkbe472yGUqmKBmPKB8rLK4IAlKIwL6i1hYIF+cfRlSGB8avI2Ei9b&#10;Eevv27n9ELqPry6xmq0sfCPmLUtbv2fPriMb1u0JC0mkndeE8kIgEL5C8ZUcujkAFugfiwIQ+Mpl&#10;m+Lj1kKe+C9qxu3oOKNZrqj/1as3GAVo7KoVm1EnpBo+b1lsdKopX0i15KmroGCJS9ajFYSQ8d5h&#10;Fqwgvxij22iWG+7Cf/18YuJiUpMSNgT6xaIqfEMlba0Dysoq1Ve1CL5687qOIUN8UQzVgqsA38Xx&#10;ces2pu3dvfNwasr2xVGr5ziG0kIexhGYmTtnXu2rN3zplqV4ffOmPi5mDcxUSFA8JZYkhI8EGxaU&#10;sDZ1pxQBBlMJtQFL5sZeFM+nnqySwGkIAfJhj7PHsPWwsw6MWpi8ZdO+3bsOr1m9PdA/DmIhG8Ka&#10;bOF7M+c+T3r5Re1hx9pa2+bOnkd6smLZpsiIFVyYvrCQMGswhlCbyPAVGKTmPB+mox1jyd93MZnE&#10;b1Xm34UEACbojyJu5fo3b9zH98Ew8wUL2dz0Xkc+PR1V8Q0Vmg6ATM3lc3eJgGcFOwkzaGLghv/C&#10;bmMqwZUYvx5TDyYvsjYwRzCYDQ2NbL774joyX+Lq1TuwWqjB2SlsY1oGCtNuAFQLqw6HCuY9mEfY&#10;84mAmWXDmS5bN++XAmoxOnZszQoJWLIwYiWcLgn9gkmMDF+OiQxeCuYUzPhwfTEp7M3I5l4Em+mO&#10;Z1/UAMDgQPJZyRe2Nz1tL22JwIzD49o90SKDGS4nT1yioxnhV9C8AzOLKc+C/41ZL8A3Nil+w7LE&#10;NMzmlI8RnJNvc/58Ttb+k0Yz3cg+e3ksgn2G3MAhvrEaLYkevH7troap5/DVwLo1OzGTogw76szI&#10;A44lpgxMXpgyMJFB8uh0vpvHn5cJAvNnTl+lKMCPPJU0OgiCgnBo1iCJST4D/HBK3A3BtrS0wgmH&#10;j01blDQAMJ4mXQ6niPkMbJIa2cOEqtas3rF71xGo4qLIVRQFTnoCCaRtyOAxheoaxSS/Onkb+QNg&#10;AK8DtLkNN+K1hVwCzLzQMQqnQ7vsrdF8z9y7BeqB0fTWk/fgkQ3fS0eJK1xmz4tauIqxtBOz6o4F&#10;4cvtMSmbeOFX7uB5Xb+W+01RkoL+ZBIAmH4vAYBN0yUAMEGCBAkSJOjXIQGATQXpJQVif39fbe1b&#10;V+f59DqNN/ZzZ65J74rUca2tbXjPl5aV8ZSzp691tHfg7Z0OoGbLJZU1K5dt4ohUEK3D3rxxX/3F&#10;Fe/bQ0PK9vYOvDzjHRjvrs5OYahEpVLi/sHBkQPJ6SRtvFRzbINt4QwLTijIL+7qYieWfTlyfGCg&#10;uPj54ujVtNmTgh5u5txXx4S+GwCjXbQvKqqlpRY0/PSpKy0trbzJjAH8gQehjR5ukZD8bI7/bd+a&#10;NTYNmj46mqFxz5+/oMaCJTzxzq28H0nZp+NZqHZpYpoEwDjaBVmasZNCDmedvnsn/9bNB1s371+4&#10;YCUdIwGCVN1dFqCMI9u36wuBnzh+samxWf3Ud6jHJhYHw7ZvO7LETa5rVu/AS+Y0AGC4oG921oEW&#10;Jl6bN+1ra237oreDA+VlLxdGrKC1EoYk2QS8qKj6jv3C3wSASf1I+7K9PBadO3u9vqERAiGJQRUT&#10;l6yH8tPyImSyeWPm6AoXC8YiqUJiq1ZsNjF0J3jv8aOnn/8apmPqB3gIF53zd+b0VdRAi2XmlKqo&#10;oFjGQwBRCa3B3b1TED5vGcmBtpzfy32oDoRTBFiAXyztwR+tzTPAd/HZ01fp7DEwk7xyC21sR3n8&#10;lwzCSOCdqXeA3+I7t/PpJBV+Rn3P+XM59EQSGtSMh8d5h7HzXfLpjBY+1rqOZ1+gZtJ6647tB9VX&#10;DyncKjVluwnXHysLXy/3hRiebW3t6nYDFywkGOMqEcBziLkeOXRWsnjoIwjw8+fhysrqOY6hdowZ&#10;rwXzlw8NqUhn1AWrGwBD+V07DqF+MEzLcMkrtpQ+q6Bepna1t3VcuXTL1ysaAqfhA0tSUV6lrjYU&#10;AQbJQD5cSv604T0kKP7G9XtNje/pDEJ8ljwpi5i/DGpDa6ymhh5Hj5xTDX0/TP6LkwDABP2BFB+7&#10;lgw1rOuS2LX6dTnI5Xvf0hoaFC9Ni7BgWQdO1r1tUDek8Bv37D5qyxwkNqebGLgnxK0bG/dDABj5&#10;EnwigDPmm5qy7dmzCkwo5EqBf7idzo6hfIsDmwjmOIW9fFkjTcQwbvj73//+DBPHZ59A2kHy178/&#10;0XyHq7e3h1ziCQEwiR8HFgnNnITdOw9jYrp9K+/AvhPwCaurWCZAmGj4FTSFcR+S7dWYOzsM82lH&#10;B/d+OUiWn/cYcw08TL7bxo8C5WGEPVwjz5+73tjY3M9PNMesB5/Nw2UBi2ZmGxQ84+PWqgeBEfO3&#10;bz6g091QG0pm7s1mB2Sy4yrJlZLDt8G0eCjr9GwHiIvNhpiFFy1YQWueJH56IqaqJTy9OW9sYFlZ&#10;5adPQzSL0UYxmlnGA8AIBy16/AxsENSERgX6x16/fldy/hUKJna44ksT04ltQgExpbINcF9DoauT&#10;t9GWNe5UB7CwQsfQA/tOvnr1BpyTJjQ0NG5M30udQu5K1MJkyVGUXhAWhC8naBbzYNr6Pa9r31K7&#10;6Orr631e+iJ6UYqFibcTTzwwLzQRrx7fgRML+gNJAGD6vQQANk2XAMAECRIkSJCgX4cEADYVpBcA&#10;DK+vzc3vQ4MTaAUWL5zHjp6XgAdaxt26eb+xgTvP9OXr7rIA75ZDQyoZxyFGr64B+UBvX++2LQfM&#10;jL34Sq5PoF9sW1u7dAI5yshk3Xi/xSs06iEArKG+ET91dn4YhS7Ye3JhQTGYodwvc2eHVZS/HB5W&#10;4Se1x7FLqRzE23tIUDwVNjF0374tC+/8Px4BRoI9mHXajMcGoeYD+09+/mtYYpUuFPzrr+Hbt/L4&#10;JmJ/cxNPCIfi2PT7mk1iuXM7X1qLwefTkjLdHY1fPk6aNJ5FANjIKoyln6d75LOnZUPDSoVycGhI&#10;OTDQ39LSRoJCL6DTGRDlwFbK5jiG5j14/OnTEAd7vsiqv78PJQ+ypIUjoI6FidfduwUShjF1ABhP&#10;ockqROWDgwPQis7OLuIKfygU8qam92HBCRamXk487mrN6h3fkcryOwAwiBfSWBS5qqGhCYLl63cf&#10;iStiIDYmlZYgLc2854UkQttpBQf1UTH8d/nSdFNDD1RlZxVw/94jqHdnB2vdyGbwvt7GxiZvj0XW&#10;LMcRE0JcTGp7RyfkgwJqmvwRooYcIsNXUBwYw1cC49s7OqTXKHUAjDHPt71HRqyor2sYVQwVjbjR&#10;8j2jABhrKS1CvX1br1IppbGMP6Aq+/YepyYQWomOWJaU3s6BK+prDDo0GSWhP2Z8pznKREYsV18X&#10;g05WV9fOtg+x5/XYWPrev//w8+dhkpV0QWgoiRvjFq+B8Ekm0Hb1t0WU6e3tKykpIwAMihoetlRS&#10;G+k4GR0AGPFTUVFFm+Kh7ZDD+nW7YSEH5XJ1flB4aFj18uUrH68obseYBibGb4Ahko0qIEmVADCq&#10;DSwlr9zazlch6Tg9VlsnO/quubklOAA2zZuPC8+k+A3qMPPfjAQAJuiPIugJrBDmAu6tMauybs1O&#10;jcyrP0g0ex45dMbEwJ0nl/OHv3Hjxn3MzvyMxi7JduG/mHPPnL4qbSYwMfS4cD6HJhfZ1wAYm6H4&#10;zGhr6X/u7HXMlRzckqlNBMO3bj6gcCUW427gjmLSfiYUwOwDq1iQX0wAGJvLFq/BNx0dXdIsRk+c&#10;DABG/PAsjqHwrNAQGE9MguxUztY21PiR59kbBcACaeeB69zw4qJS8n5pOsAnJqabOfcpnTJNYTC/&#10;YSEJr2reoM7unu4PoxJDSTyL51SEHOCuz3/3rkndPmO+Toxfb2nqzULAeZ7hIZWS50X4agpDSUxt&#10;J45for0OHLsKraqqZSIdaelIydjoVAkAK3r8DM8itmUfZRMCYDI+6ZMTQi6Bv29MTc0bTFgooM4S&#10;IWqpKduZrFhmTn9MxOBHSqigAYBxbA9e5cLnzysVypEknMQwOMSkhjcOOpwVUx4c+MrRlxraCgbX&#10;l4OyDJBbHLW6p7dnQN6vrpn4C11Z97YBng9F+BnMcLmXWzgVu9ME/f1IAGD6vQQANk2XAMAECRIk&#10;SJCgX4cEADYVpBcAjB/Q1R4ZsdyCv+WaGHpkZmTjDZ8WFHr7el/X1jk7hXHQJRAvnDdy7uFXegnX&#10;YIZ2s0ZGrLAw8abtyRfP35AQDnqpaGxsDvKPkyLA8F8JIZNalJK87Z//6WRt4TvrX3M3pe+l+I+x&#10;zHd2diqVCjrAjBayVyzbqO71/QAAxl7XU5O3j2aG9C8pKcOLd2fHV2xI6FFYSIK9dSDq9/eJqXr5&#10;Su/nDRA/589eH42nYWdvvGHpFnUtbUOw/JSviS/1UxbGAmCQz40ctv41svzPkRVCYujIpTls4zaD&#10;AXDLyeOXhoeHurSpBwNTB/opTJAgrtiYVKm3pg4Ao33ECxeslLYPf11VFySAQURnUaAhc2fPq6r6&#10;CriaXB99GwBG2+EhOgxY3Egrbl+46uRcPXpKQT80WGqqX49N+gedN+HoEfhnJ0h9nbwUcti/7wQ/&#10;MCaYn/C3AGqDMmMHFE9lKUdvOjuF0pZ/CA0qJ4VGqQNgI5v0HcPAPPiENSDF4MVGtrSrAWBBFLOY&#10;n1ekUikxbNWExsK20C5nnqmJ5OYOJl/XEZPqlmGgv7+ysppyOqFnaTjT6iHBUVn7T/7X/3aAbTGa&#10;6bpk8RrUrDXBF6qFwKEePGsTQ+bCQhLRBMl00Cpb6bMKKQIsfN6y/q9Tm+oGwOhsxTUpOyB5nh/V&#10;a35YEqRHMQrqzKBKCASq++D+Y4ohsGeW3L+goFiqjS9TjgBgkDwa6Ocd0/K+FXZeQ21QFSR8/lwO&#10;XxgNsuIoZlPT+78rBiYAMEF/FNFxqhj+dKAUrOvunYf1CIDRgGqof+fJQ5pgHtmhgxnZHIjq0rAh&#10;ZPMxxWzZJKVkZBs1YOgoFEkDAONh+p5p6/egNjLaag+Wfej6IB8cSErYAFvqZB9ibOC+c/sh9Z0o&#10;NMM+5DMsAWAaQbeyUe9lkgAYVXLowOlPn4a+9m26ZaO+qBQBxgobex47ch5eCiYLDVHA8BIqOZI1&#10;1zqgIL+Ih952qc/XPd3dbW1ttNuMoDLpmEaazV9UVFOWabZPyDqAnMmxLhD3ZGTQBEyClEAYTMJH&#10;lVIC0DNpD40EgD158lzDf9ABgNEEd+vmfbWsA/6FBcV8Btfi3eFNoa21LTQons4tw9y6dfN+xSg/&#10;XwNgI17lzZz7Q0OaeoV+gFsLDYSvQk2DqufmFpIfMnKq3JU78PnBLSb6Y0fOKRTyjvYODZb43qbB&#10;3TuP4IneHou83BfiZWTqzugV9HciAYDp9xIA2DRdAgATJEiQIEGCfh0SANhUkF4AML6nuDNq4Sq8&#10;eNMr5eaNmbQigHdRvO4ez75AiAXeaePj1uEtnZYJxhLeOVUqxdUrdwiWYKhDxAr1KI0JATAqc/HC&#10;jbR1e+IWr8Fb66NHT7Ue8M53jHaBmXu5hXyvKHsc2FMv84MA2Pq1uyj+Bp8nsi9+/utTT0/36Ibl&#10;LwvrqOdFRdXTkrK6tw2Q5FR4ncTPsaPnafnA2sLXwzWSMrqMdwt+eveu6c7tPN3X3Tt5N2/cr6ys&#10;5r3w5VkEgDnaBaGnQgKXoMlj3WkIAeqRffSCwUwXaI6FqXdIYDy+pFSW2lrB1LX0WYWtVQDtlUan&#10;PHxYQqsSUwqAgbfbNx+Md2QaQ+bk8oS4deYm0HMW8AcN/Nbz1b4VAKP9+8krt4x3NEU3X+tkwVv8&#10;ZBTcUl5WqY5vTQiA0RNDghLMTfmS4iy3QwfP6GgXSXUkno+vHi6KXMU7dAQplwAwYn7l8k2UCFRr&#10;bRIARiMoMnz5WEyR5gU0c0H4cr5wxg6K4yukCo1qacC2tbbRwXt8wH4RL8W63b2dvyl9b1JCGsby&#10;9at3FcrB8ewGCpeXvSRwEc3x943p6OiQzsr6QQCMjFh9/TsPt0iSFWq4fi1Xh+TpicuTWDAfPy3P&#10;PWXlVupKXlvP+/ctowBYkJmR596MY2NFJBvNA1ldXcvPWWQzgqdb5Js39d+K5v4uJAAwQX8UkUvD&#10;ElZb+BHskX30vB4BMD51Ki5dvEnp7DD1eLktbHzXPN7JpnjuwEB/7as3dBQlJaeFR0G2TjMCjG8x&#10;gV3VmKSkR8OiZnMnh+b0tak7uff4pYB+ATAwDBf03btGrfsDqLAEgFEoUpO249bI6q5bs1PyezGd&#10;ad2cRPPU8qUjUzbmjrsjB1yNTGHV1a937zqckrzNzzsmNWX7eJWgPEVRL45aTXHMYLIg/8ueCf0A&#10;YMpBcGJk4DabZ0HAbK5D08h5uHzxFs340Bx31wVv30o7VL4AYCObToIT6O1Dm1IxRxH+P9eEEKNZ&#10;blcu36Y9efQTFIzVw0W9LDFtYGCAa9SXcHapUxrq3+H96FXNG4waYWMFTZIEAKbfSwBg03QJAEyQ&#10;IEGCBAn6dUgAYFNB+ooAa2tr5wvQXvxt03XLpn3Sllh6a+Xbe0NotUXrwutIbXw1pOx5JUWMsYgT&#10;t8ja2rejmNPEABgRnWdDSW+kX6gG9V26qO2vvz5VVtZQBBhLhxK9mvbGEv1gCsSjh89SjAgE62Qf&#10;fCL7IrgdPQeon8cSjbxs4y65vL93fDjqB4mWD44cPjsKgPm5zg2nhHjjlQef+flFtpb+ui976wBT&#10;Q499e49rLBIRAEbrUBvW7lJfh1InMJC8couZiaeTHSt5MOu07mPJyA4kLFk3slRk7HXo4GkCrqYI&#10;AOPJ99jBFe3tHUwxtLWCnXUxOHDxwg0oEtWWmrIdTZ5U36hV8h0A2OmTVwa0rQaOFv6wKHIlX+Fi&#10;hZ+XvtA4ZUoHAEaDsaL8pYsz038bS38MhJcvdUW2UYWlpS9GtrGzBKTzXtW87ueb0McCYLAGkNt4&#10;K2JfADB7tjy3dfP+sbohYa60TkdQ2amTl5To93GgSp6skq3Wgbfyspd8g/wIA4Ps0BMGpra3tUuL&#10;a6N24yONVnwJgwNNa2hohLUcsQxeUepw8g8CYKR+D+4/okVq9HWgXywtwI1nlcng5OTcsxrRWJ/Q&#10;4ITm5vdkGzUBMGOvvDxNpFNd7LDnbi4RKGzLc3bBAgsA7Je9BAAmaPI0EgHm8yUC7OCBU/oFwDDn&#10;bkzLMOEpr+H4sTie8Xc5yEZPiiJsgyK3du88TPMCmbURAIxtpvEF5+3t7ePAHh9x162bD6QpI2XV&#10;Vs0jsvQHgJHHGL0w+eM4olMHwFhhnj1YqxXl82b/9q1ZFAaH8ulpGVodIcmjhpQIJcq5nivl5aP5&#10;l9IJdmCuZbupuqVHkDypI3p6ejHxYZYZFTt7KBwefQFgLKILk05zS1hIAkWrg9U7t/N1eHfkkzc3&#10;t/j5RFuN3OIHltQjtyRu4bFsTs/s7R0XVUXhDet2ozBYMpjhcvHCTZ6B4MPIabilLygPMx3vun7t&#10;LjhafTx3In6lMGua99FAfjhc73i7sgQJGksCANPvJQCwaboEACZIkCBBggT9OiQAsKkgPZ0B1tvU&#10;1MyPjWFngEkpEHk6fv4OPJqwxdbKn+V1USnQlX19vVovWmkN4YlQ2KK8pV/eg8eUBXHyABi9u5L/&#10;JuVV6+/vVyjkqiHl589D+APs1de9K31Wvik9k17R8cSohcl4jtqpRd8JgH3kyf3wX2o17dU1N/Xy&#10;9YpKjN9w6sQlvG/j/mF+ovjoGTxdVO1UEK0InDp5WToDzMkh5NWrt+OlQPzIlwkKC4ppjWC8iy8k&#10;sUW0/ZnaAbDZDiGGPMmM1iilbo6IBDJExIfSDD4pfj7eujwRoVyZe7NNDNn6mtEst/VrdxHKNXUA&#10;GC2lKbXFA0niBdtlZZWU3A+faBSaJoUETa6Pvh0AM/J89OipbshwyeI1FIaokeNINhEARkuZt2/l&#10;SVGMC+Zr35auTiwetKsrYLRP8dCix8/ooZoAmJEnHqeDefUIMHyePXNNPs5CLUomxW9AJzrg9dPC&#10;7+aN+1qrBeMoOT8siQAwWI+y55XqANjH0RHIVrtGkwfSkqJKpfz0eVjJ1amhobGi/GXmnmMO3GxS&#10;Zsi2tnY9AWAfSPInjl/E2JnNT5WjUDndwDBs49u39bR1gE6mqa6upfxXPQwAa1U7Ayy4mo570daV&#10;o0nSoqH8zMbODqvhEObfcvlPAGCC/iiibTcLF/z/7L13VJTbli/a3bdHvzG6x+0+p8/Ze6vkKAiK&#10;5BxFFEygqKgYABUx55zFnMCMCRMgQVQyCEhQkuQKgO5z+pzR73Z4/777+p7b43b3+601qc+iqCpQ&#10;C0T3+o21a2PV961vrbnmt9JvzTmXSXY/mzbuMxQBRpOu5paWubNXqOy/fVJT0vT3XTRhQPcunWCI&#10;WZQoTd4kAox+WhS9VpeqUz737j2Whgzm0VptCDYsAcamDUYsyJYe4zaJAKMQsxvW75WCWmlcKZN3&#10;79xxxGRC/0GxfXuStR4NIQO7+LitJuNdiQC7kjpAvER0tdIQpqJwMGpjPMKNmCC9f9+Lb+rq6ouL&#10;ylIu3/T3mccmOZwKvXXzvgEJMDYBLiihGJYYdzD6qObquhShf0xUnzqeOnmZ+4FskZi//p9+ck4+&#10;cYlFA9VGrJLkeTjhfgLs7Jkrklf2Vm6Pjqk+P50WhKqZGXtMnTx9TsTyHdsPZ2XmNjQ0YCrIg6qy&#10;2Q73z/xO+9EnAQFtEASYYZMgwEYpCQJMQEBAQEBg7EAQYCMBgxBgWF2/elVNsQSYty4W5+AsOfrv&#10;6uosK61wnRpGG694ytzZK5YuToxZuFZXWhy9ZtmSJBSDglSbTHBNSbn1MaLY8AiwVjVPZVj2Q3Ma&#10;GxoLXpbcvfPo9KmUHduOYCGN5a6X+yxrCx/aDUfZDEiAtfa7xes+uP+08XjXSRMDHO2DIBw8wtTI&#10;jc75Rs2L2783GevtJh48SSL5DNvEBNoRuJKaJhFg+HyalaeroWkH//69J+bGHroSmps2koYkwC5d&#10;uN7Lj99qPEUSL7M1YVvtoSUlFfp1j7ZIUi7f4iQK24GKWZSoCoE+UgQYVPrg/lN6bJWISSovf+Xm&#10;PBN1YbHunaajano8TGqt2qfGAMPn8/wC/ZThogVrJAIsKyN3+BZgEAXkefHCdaOfnImGWRG7Sf9W&#10;plRINIr00BvX7w0mwDjf7JmX90LP3qsGAXY19bauiz8SYDxa2IP0TK0yoQ5k+rTFuggwuqapiQUj&#10;hObgYhS4uLgsPT3j3Nmru3Yei4/bOm/OSj/vubbWfpamntRS3KGoYQkw2oQ9Km3C7tl9XBf5py72&#10;5qbmIP/5RD2ijqidrF/ybJuSgp+RV8OK8spOHUZd/bS0X6SNBXvBUYXiIp1s2bcOQYAJ/NIAVVmy&#10;eJ2Fql+NW7nlswkw6cSA9E8VI7LQytyLvAfnZD/X33vQLDTjSY5kiB8xcxl5QlYnwGiYTojb2qnD&#10;mpy6zUcPn/azZSaeSxYnqr8XhibAmLtdXKlLegMJMH7xjqNaLx5MgCWfuKTjyhZljwJCMNZBgEmX&#10;QeD4ngyaq6trMjNzr6SkHT54ev263YsWrJ4WvBBjOiRAM3Oaxd00HAGGyQOyyst9wacBbKKCa1q0&#10;+cEeLLEd24/0S2y86949J6RDIR8twPjJp5TLN7XOKqV8tvFm4lNQ59MnU9Rnd6RvmPBgKsJn5iy+&#10;KSaTmJmjIphfbdq4Py3tQW1tPebzmAmg1J/kzlrgFw5BgBk2CQJslJIgwAQEBAQEBMYOBAE2Evhy&#10;AoyFcJB1v3xRTPZAFJv63NmrSqW8qamZHwItxgJ4Ig/egIRfLc289Cesme1t/XHXFIdg0wluyI3W&#10;rp9kAYbJG9b/5eWVyScuLlyw2tMtAitqKgBWuVgYW5p64ln4pzXf5zU4AUZA2bZtPYTSmhm721oy&#10;R4goBp2KRRnMTNxR00D/qO1bDz16mNXJjOCGsLD5PPAdFllOdj4LjT6RApL76vFIQ6IuLSk/dOCU&#10;1nT44OnQkEWoF/my00WA0antmzfuDSaiiDotK62YPCmExOvlPquiolLXeWqpIsj8dtqDiUQbmHrO&#10;nb2CAoxB30bOAuz0qRSTjNKdAAAgAElEQVQ9u4RUl6qq177ec8luZopDCK/LJ7TmpxJgbE/KNuDl&#10;iyK2yaV7+xLK/3kEGB02P3r4rLHKDilp3a4ht0pRUmhO/KotZsb9jpXOnE4dTIBxO6RAdA569kY1&#10;CLC7tx+NNAHGX+pWNH3N69qLF64vjUny8ZyDuttxR0nIH2lwv2FwAozaJSlxl5mRO8nw+LHzQ0qe&#10;7Rczj5ex/bYdxh4PH2TKBxFgKC20FLqqSzmlZhIE2DeRBAEmMHzwoapzzeodUt8yPzL+swmwTgYK&#10;0dTvMo6Ng5XVZD+K3sNxUnBRUemQY7pM3o2umIz+0a/6q+ynNQgwcnynyx2rigDLGh0CjA734Fdd&#10;c4wBBBjnbA4dPK01ruRgAuxk8ucTYHT0ChXHOLh+3Z5pwQvR85NHQVQZs1+L/iHMiyauI0eApd97&#10;IvmKnDd7BZGautRAktjhg2c+2swl7VV3Kq6KAcb0lgeK0+7oWLOZfnLG/E2a3fVrgrwbOThNnoYx&#10;nR8nCkAb4aGT6JjaBDdMwDCsx63ccvXK7YaGRpnMYG5CBb57CALMsEkQYKOUBAEmICAgICAwdiAI&#10;sJGAQQgw5HDt6h3afcZyGlnlZOdjnYwZFPmFo7PAFBMIa9HhpPE/TEUyHuf6N/+X9cH9pz+JAGOX&#10;dXY0NTVjAYwVrJmROxa0tlZs5xfJihNsxuNdbCx83F3D585ekbhmJ/EcBifAOA/X2tXV+ehh1tKY&#10;dcjHZLyryQQ3FJ4ckRETZm3hgy9RhhXLN9XU1Gl1kvOFoC31srJXFNqHeaqc4LZ5034KNa/rLkhb&#10;qVRoTX19PfGr+mO26yLALPqdIHnfuf1wsAtEKtLz/EJJCH7e86p178sTJNM0O2t/+4kBlmae4TOW&#10;8vBLn0eAJQ+TAEtNSdNPgEHlqqtq/H3mES/iaB/Mokp8SuSkzyPAoHIjRoCxdtyz67i0Fbhl04Fh&#10;EGBsg3Xt6h2Sbhw7cl6DAKO9Uby8xUVlwyfAHqRnjigBxt7W9jZkdeTQWV+vOXgi5EaMEes3zL0t&#10;TT0hCvyBl2jG9Ji1a3aoKCUDu0Bs5cT5qhUfo7OoSES9BBivwry5KyXnZmlpDyhDKQaYIMA0IAgw&#10;gV8UaGg7fOgMpkDoW9Cb+XrNxSQKfddnvODoRmpqapEhRl4MJeigaJrhRhEE+w+CVA1nTMe0EwMQ&#10;P0/g6+kWQd2pFgJs3VgiwH5yPnMqVZ1ZGVweIsCILcOERKltQmJAAow9lNdxVngs5I/ZLzdJ9+0f&#10;wsy8uJ2T+xSHaf7e8xLit2Egk+KJGpwAu3b1rnQKKnp+gi4F0JDYiWMXJIO/1fHbJYZVgwC78QUE&#10;GBUeE6eSkvKNG/b5eM2BZIzGOdNKAdJAK9AcjB1TM3YPC138NCtPv69pAQEJggAzbBIE2CglQYAJ&#10;CAgICAiMHQgCbCRgCAKMbeNu2XyAfOthme3jOaexsZFO79K+Btl+TbTymzo59FTypXNnr549c2U4&#10;CVcmn7iYn19IRMLwLcDw6JhFiRN+cra28MECGKWiNbyL0/TwsKVYRe/fd/Le3UelpRVYFRcWlFAw&#10;gJGwACPIFczDYXFR2cUL1xPX7MR629bKhwzRcKPEhGGhHjFzWUNDA6Rn2O3m/sza2qIi48y5aY6l&#10;qef0kEVv3za06X4W7TtoRWtb64rYjVK0eT0EGIRzO+2BVgKss7OjpKR8soO6BVjVUKfFmcbevH4P&#10;ukoWYHNmraC5+qcTYD27dx7jB+GDhyTALp6/NpQFWGdFeaWnewQqQppZU1OnP+KFlqqNLQKMtkrP&#10;Go/v3wpMStw9HFsBvDUruW4QeXP6ZIomATY8ZkWDAEtPzxhhAqwVCrlxwz70G7gAhWcbiMbuuNJ5&#10;Suj0aYuWLVm/a8fRmzfuFxWWdMu6X1fX4HtyKjgSFmDoKD6SiEeHZQEG3QgPW2Jl7kUbmg/6JSYI&#10;MJ0QBJjALwo0gGZl5lFXSQasUpjVT8oK787cWSt8vebEr9xy/Oj5Fy8KoYR4mypfVXt7zlazACsb&#10;jlU3ucsjCzA/n3k6LcDGGAE2mFnRyEoiwIyJANMWDNVQBBiJ696dR+jnMb1E4zraMRqJT4ND/H3n&#10;LYhKWL9uz/lz13Jynjc0NKLk/U4F+ShjcALs3t3HkgXY3Nkr1afWejThwL6Tg5vb4AQY1RHVQYvU&#10;1tan3XqwY9vhGaGLUVPcBelhIodhFM+CTmKWONk++OnTZ5hrCTswgSEhCDDDJkGAjVISBJiAgICA&#10;gMDYgSDARgJfSIARCdTU1BwaspC2jLFkTVi1hWJHs+PA3V0lxWWq2DOMAMMTf/75PdaifX09ehIu&#10;6O3t6eUhu6Ul93AIMPLbtn/fSbZrP4mF3bIw9fTxnHPk8NmXL4uxVse8DoqkVMpxGQqPzB+kZ0qr&#10;9BEgwJgcICKsvXFjT48Sn2/fNDx+mIX19pxZK5wcQsyM3bnlXCDW6iYTXPftTf6M3aghQTZPB/af&#10;JJ6Adr5yc57LPutYa3tHu/rWyWcRYMzMpba2bgonwOi0OLRlyHghCqX8/Llr/NhykJmxR/T8BGqu&#10;5gEEGNtFOsJj0WndIkF7QLU2bdgHPYHYhyTA9Pug46eJmapPcZhmZ+PPOAavObSFN3yRjjUCjClM&#10;X8+Z06kTVDHAli/boFAMS1sWRCVID025dHPsE2BSbDnOhQcSgYoXf8f2I3m5L9BvNDU2QfgoAMUU&#10;hNzQT+Iy8iZqcAIMt2/bcshUtR+6W3ekGTUhMPH6es+lEGu462nWM0GA6YcgwAR+gUCfEBqMOZsn&#10;uheMgAf2ndR1UkQraOAoLirD7VbmXhiFx//gdOTwGfK8V1tTFxywgI9Q/uiIshltoH9MZxOGB+kZ&#10;PAYYmzBggKP9N0GADbpSJwFGXVnlq2oe2tYbT8TIgj9il6y/c/thdVVNQ0MjTVQwKcJnGx/io9Wm&#10;BwYnwDAA0XiKNp0WFD3knipJbMumA6qoaW7btx6CUo2MBVh/nGAqFeZ7fM7Q8uJ54bEj5xYvWuvp&#10;FoHbMZgyHpHNf9xnh8eKblZgOBAEmGGTIMBGKQkCTEBAQEBAYOxAEGAjgS8kwLCexBL0xvW7/Ogu&#10;WyFbmnpiXUqLfFoDVFfXBPCoP+QFMT09g/wT4l49iceW6NSYgA1JgElbAB6u4TaWPg7cm/+i6DW4&#10;BkXq7MSP7ZQnbXnTKv3mjXsSATYrPFY9UMGXEGD8NHQ7/qlQyPEUsmDjYmHZsm2IXiXEUFRYemD/&#10;STydTJpQhtDghYZvaZWVEpE0KC1tka9J2C6Xd38OAdbevkLNyuczCLDWVmJPm0g9yJwr40mOVupC&#10;AvSmr693x7bDJhPcJvO4GglxW2nzjv/Us23LQWkX6eCBUz06NqeIDlwdv814vMtwCLD1SXv0sJJE&#10;eDx5nC2FfI+YsXTIiBeDMhlbBFgLf7tv3rhPt+NzRmjMYGtLDdBL4eM5R6JhMp5kj3kCjDd6czPf&#10;FPairmDm9CWFBcWQAESE/Kkp6RWmfuPZswIyWTC4C0QAzz1x/KIUfW1pTJJ+Uvzdx4h6wRTWBa8A&#10;+haqnSDAdEEQYAK/NNAhkk0b9hE5gY4aHYLKXnlY7zjGIAyse3YfZznY99uvP3v2knoJ5D9vzkrz&#10;fgfIPimXb+rvu2jCcDL5kuQuD5MH1TxNEGAaV+okwGjU2LXzqKkRMmHzSWSVcvkWckaiqS+gMuvv&#10;N/L+GDOSEWDphiLAkDOuxOwFOsDPiLDTb9VVNfpt4nlzy6OjEiSnkaeSL5ObbsMSYCg2ColrFAqF&#10;pGncY3kbtAvZdrS3v6qounb1jp/PPFSNzyv8INXsp/n6J6gCAq2CADN0EgTYKCVBgAkICAgICIwd&#10;CAJsJPAlBBjt72OaFDFjqbTv7+8b2dDQSMvsVhXpErMokRzNmRq579ubzBeizbqy5Te2ZWXm5ebk&#10;19TU8aXvx/W2fgKM/NqlptwiJ3jWFj6e7hG1tfUKhVzrE8lJI4UcMDgBhg+IoqCg+OaNe/fvP+kY&#10;uN1M2xCMCZN1//zz+7NnrqBG5EPSwzW8rLRCf9iMzwNZlsSv2kIuH+1t/VHxSxdvQGioyDAfh6ua&#10;mpq7u7sS4rYNJwaYHgKslYcZW7ViM3llRG4H958aMtACxD5/Xpzq0Z4HD/SHiCOLpZ3baQMIyua2&#10;e+dRVG3w5hTtdKAW82avlKJN6CHAoN4RM2M7dEdJITJj/z6KKBZsOsFty6YDdHJ5OCKVMhlTBBj/&#10;tQv5Q7FtrZgFp4vT9IKX+gKbsVu6u7Kf5tuT11Nrtu1VUlJONMyYJcCam5qR85PH2f3OWq0Ze5Sf&#10;X/D+fS+URFtLsXP0UA/J76tBCbB3tEOdfj+TiGq0dYBv5Ju3DXrWozw3WWpKGnUjdOIeXR/1jYIA&#10;0wVBgAn80tB/XONRNroCe3ZuKZCb2hzG8NfU1DSM21voYJOHWwSmWNQ5R82LIw3E8IR8NiTtpRMq&#10;+Ny4fq9CqdATapTPQrupq+d2P647th2WsXM57wQBNlhWWgkwFICmozOnL0G92NTI2GPvnhO///3P&#10;Et2lAVyPCaqP18ejKjdvGMwCDJmwyXP92zA+2tIxkVs302UynbM7yg3zeR/P2dJkGIMsSYyEaRAC&#10;jAy/Kiqq0u8/uXb1Di1Y1IrRSiWEmr3/0FtYWOIyNYy7Q2SzxKtXbuuPmysg0CoIMEMnQYCNUhIE&#10;mICAgICAwNiBIMBGAp9NgOHGzo4OhVKelLgbK20sVpmjfGP3I0fOqZ/2JUZq395kU0aABXHzpkWN&#10;Tc1tOrgEKk9O7nNH+2AsOJ0cp/n5zJPclNGiouZ1bZC/GgFWXUseF1tVR5sPHjhFZj1Y/UZHJSBD&#10;rbvY0uMWzl9Ni2orM6/wgYY7n0eAYeqIbDMyclynzpjiEGJh6hEcuEBrAWgpjnzIcQ0W/MgHj3ue&#10;X8A2GloGEGbqGEbban8civf8eSF3j8MMzvA5dcr0zMxcrOpbW9uGVE7aHOnpUaDAM0I/hk//PAKM&#10;/FUmH79Im02WZszGSM+smxGW8m7oAxEVRLFAexkDxCTJjLr27T0BPSTjsMQ1O7XuVpAcystfOU8J&#10;pZjneggwvBp4CjLMf1ZATnIG5QZNkJxKefEoJt53VBs3w2uZ/tqNKQJMQljoYu4sK8hkglvyiYt6&#10;NoBo93PLpgNEeOOJsyOW094c78DHKAHW1NSEYqempNHZefxK/pp0NR8ZQGxav5e6PltL1m2io1An&#10;wLpl3Xm5z50cGQFmaeoZNm2xBuGkhwAjyqqq6jV3ZuVDhFbarXQ9kqdN7WVL1qMKtO+8cvkmyaHi&#10;SBBgBumRvjoEASbwywQ6q+j5CWQENtGK+R/OyszTZTAtgc6OoDeIX7WV6H8MQ+idbt28L1fZIZEv&#10;WWkoxBSuvv6NNEkbnCHGIIzFGOwo6hKyvXb1DnEbNJcQBJh6FXQQYM0sCmlFFZ9G+pK7hQfpGZ1d&#10;nVpHMZr6Pnr41JabCxMBdu3a3cEEWNS8OCLAkKAhwyTA6IAXVAJFpSEJn/hbDxVK8zdoDtkO0lEw&#10;1EhyqG4IAoxNtt82NMyOiMUjSEo5Oc+1zuuQCcZBtNfi6LWSRdr5s1d1NbeAgARBgBk2CQJslJIg&#10;wAQEBAQEBMYOBAE2EhhAgPFgNs5O058/L6Rl8ztNsFsoznlPr/LNm7fr1u6yMvfGjRRqKyRgQWND&#10;Y3t7m/oKGYvhwsJSHufJn0iyY0fPvX/fizWkxi4GPRCL+biVW7Bapq2QIP/5fCbWnxtFjQoOXMA5&#10;J/8pDtMqK6uJFaDNF9pxMBnvKu2/Y3GrjQJhZkx9fb337z1BrWlDhAWfmLZIfeL3eQRYC3Ph2FFW&#10;VgFhWvNNZKzYc7LzlUr54BPWeFx3d1dRYanqKT7eHrOqq16rbxjhQRCLlPSHlB+yxbGk37c32Xi8&#10;yyQ7igTGDrceO3IOZe7pUdAmPgmT9h3ob5KGQinv6uq8nfbA35d5hsHtrOlNPHftOPoZBBhtfpWU&#10;lKPunJBjTZBy+ZZWyxsqj4JvqfBgIYyogHo08uBMUtXOnk5FJsQZhARFQ+AUSkT9odAHPGL/3mTa&#10;wiO11EOAQVBmbOttD9R+8HY/HgFFOn/2aj+Nau7tz7b83qq/CMNsmrFGgNFu5tHD5/j7GGRtwUyR&#10;6urqmdXUIJNK4n1LS8vdnPlWpn2Q8XgW0I6FYevXnzFMgPX1XLpww2icC0W1QTXfvnnb2m+QOgDQ&#10;TKhZYWEJKS211NTJoRCL5N+JTMSePXuJ7xkBZuaFJmN62N9LtbTqJcBaVT0zOljJyDJy7ioIEDXV&#10;eI94V8YIvIwnOdSN027mlZQ06DBdPBIEGCQs9Uj4W2sLjn0IAkzgFwiyfUePYWfjh8SZKh/0248e&#10;ZGEsQw8gTQAk0D8x1uDGHdsOm5t40uiPDmrOrOWS+pGH59raem/P2eSG2tzE/fjR833vezBADJry&#10;tdAZqe1bD5lzq3QMMV7us6qryVfeO0GADW44XQQYxFJW9srdZSaNSszi6hZ3aTiobBQHF1169PwE&#10;yXs5i9aZckuDAGtl4Tzj+TSJEWBQGDxFOhoyNAEml927+5j8n2PocZwUnJf7ApNMrbM79MP4DA9b&#10;ogon7LY0Jkkmk71Tk/yXW4C9414QIlUuBCDwo0fOfvi5D2Oohk5RFXAxFhE0g0LBbrFjKJ92sEng&#10;FwhBgBk2CQJslJIgwAQEBAQEBMYOBAE2ElAnwOxVFmClpRXv3/fKurvxk3rCgrmzswN31dbWnTt7&#10;xc97LtaoxO7YWvthffvkcfbgYA9oONy7JmG7yQRXik+DZ91Oe9jb14PcpKBfWBJjwYA16qGDZ7Da&#10;5HsrzOXI+XNXpS0D0oG3bxpmTmeLZNrtzXiS/fvf/4xH4DJc0NOjPHf2Kt9HYFEQpjhMe/miCF82&#10;NjapxxhDPihATna+p3sE2UIhNyzUA/wiGxsZh0eF/2wXiLS7Tct1lAQ1wiq64W0DFs+t/Kyreq37&#10;+nr27DouXRk5Z5X6Fg8rw9u3t9Me3Lp5P+1W+vVrdwsKSj7bQSIVu72DUQvGjCYMIlczaMp5c1Ze&#10;vXIb9e3u7kZDQJ5Y/CMplXL8s7ubbXzcu/d4fmQ8CknyZ4fHrf0m/OScfPzi57lAJNYqcc1OMyNm&#10;toWSTHWc9uTx0w8f+jjZ87HJIBMU4+jhcyr1YPHSrvefWe5XDwg/L++FPWdBOK3lkXzi4s+/ew8Z&#10;DlCzvh4UiW3KWPmprtRHgBEjhccdOXwW3yM3KYgdHoqX5eWLYneXmbjY0Z6FEzt18vKnmn+1jkkC&#10;jAjsqqrX0G00NGWycH4CyYe2LyU5QLehPLPCY0mTUcIg//l1dfXtKnPPMUyANeNtvXf38URrXzrq&#10;DuHfuf3w/Ye+psYB0QrRAlCSivJKsoqj4De8nwlhZ9VVbyUJtrCwxM2ZbUei6/B0i6iurvnw4T2P&#10;OyJvHYoAe6ei0Phupj9tNCcl7saXMplsQJHevUMHUlZagQ7ZytyL7596zo+MkzoxlGgkCLCMJzl4&#10;+3iPdCczM7f121wrCwJM4JcJGnn3s6Mwrg58GsBjQQWePHGxqalJoWSBSzGeousAulhgJCU6VUwO&#10;ly1JwmBNx57QO2HUfvG8kGz0B+S87yQZ4k/kk0MMuH3ve5Fbc/PHHpVPfnovXrghnRPqHz1VHIMg&#10;wLS0mg4XiIyLqnszLWght8tnksS0CpMTyEo95i6VCp3/lk0HSKokDfx95nSKxvQAo//SxevQ3HSy&#10;5+KF63/44+/k8m4oAzGUeggwygTyj5i5jHNazMQ/yD+qoqISAxadQ5IS8kSzJsRvI5NEOxtuc0+O&#10;EN4ZkgCTLBSJAOMuEEIxfn340CvNEvlEkWWLWejDB5kUxoxm+MVFZbrUT0BAgiDADJsEATZKSRBg&#10;AgICAgICYweCABsJaFiAkau39et279+bvHvnsT27jktpx/bD69ftiY/bOjs81sUpDAtaawvm/o58&#10;leBvLCm1Rm/iq+iOstIKL/dZFG2bbelODNiz+3h5eaVMxmg2AIvSysrqzZv2W1t+3AoJn76kidv3&#10;qLaV+/OcPy+ObIDw3BmhMZcu3ky/n3Hn9sO6unrk9uJ54RSHEKK18MTZs1Zg1aoYSOa9fl174sRF&#10;J8dpNpa+yER1ZtbHbWAsn88mwPhZ6a6MJzk2vDpUkpnTl6TdeoAaURk4t6SoqKjauH7fxH5HNAHm&#10;ph630x6qkzrMPqyolDkttPS1twkwM3I/eODUkK6K9IBeJcxvl8duJAoTxSMbPlQEzZSUuPvM6VTI&#10;Mzf3+dOn+XfvPL544fq6tbv8fedBUOYmnnS9na0/2gjCOX0qRX1H4JMIMFooVpRXurvOJD97NhY+&#10;UDDkWVtbL7UXZFVcXLZ5434y18NlxuNcUE6NOFukKjOmxyArzugw94bHjpxDq3VzQleplFdVvd67&#10;5wQ1N1SIW4AFDEmATbT2t7dlpjybNuyrqa0jqxdG9za33Lh+z9drDqrpaM/8LkbOXdXG2YBP3SQZ&#10;gwRYf6lkslOnUkwmuDLekUdEi5oXB90mw0SSA7LCvREzl9GzIHmU/8njbPU+YcwSYC08Gl9tTR0P&#10;iOI9yS6QbN1ysvNRPUkJUc03bxrQ0Xl5sCAlvOtQnW23D+LvfqdEgHV0tFdX10jhTHBlzMLE69fu&#10;QUrorMi+Qg8B1qp697dsPsD3OhlDD9muWrk5P78AXRC9FMgBIr165TZKSwfn8TiXqWF4WdQKY0gC&#10;7KNrrLmr2MboxCDTCW7RUQlt7d/kYlkQYAK/UKhe/ZXLN6GHIUto7q/VK8Av8uiRc5mZuS9fFKGj&#10;wMTsxYuia1furI7fjj6TAr7yiR/rAK9dvaMx8aMJRk1NXUjgAswWaMqHrunIoTOVla/Vp2GY/NBY&#10;TF0oGf1w2/f+rAQBNuhK7QQYWewpFXLM01ByOpkBqZ46ebmdD9PSEIbuPSsrb1H0GjQ0WSdLBNiR&#10;w2dlag9FpTDPXB2/jU5KYWTBDBD1fZCecfPGvdfVNYwabW/TQ4CRJfTjx9k2Vr7QgX6r/YD5uL2p&#10;sZkmD8TGYaqJsd6SmaMxPcSYcvpkikL58TidAS3AaFYf6BdlYepFiwh3l5nHj1+AqpOgaD2CifqZ&#10;0yluU2dAyR25OfvG9XuhP2NqBScwNiEIMMMmQYCNUhIEmICAgICAwNiBIMBGAhoEGO1EmJu4mxq5&#10;DU5mxh4Wph4UfIuYA6xpabF94/o9hUKmayObDl1mZeROnTyNlq94kLmRO5ady5Yk7d55bPvWQ0sW&#10;r/N0i6AtbFxgauTu6jyDRSPr6hpIrrRg0Ru/aitfkwfb2fpbm3ubTHCbaM3ImNzcF1hvIyXEbZ3w&#10;kzMVEitzF6fpWMYfP3o+9fKtI4fO4HZuLeFNlk8RM5YG8qBixKwUFZVKW8OfTYC1co3F8n7r5gNY&#10;flOlLM088cSQwAUxixL37Dq2acM+/CHVGnVBmbHG7urqlOpLm+DFReRD0o+cmx06ePoLA3HT29Te&#10;1obHWZp5IU9GOqqswdDQRuNcUCm0F55rY+GDVjY3dsdPk2wD6ciwmYk72z+KjEeVlUr5wOb+BAJM&#10;uv7+vceTmJUV48C4Enr4+0TGrdyyZ/fxnduPQFBoRCYou0D7iQETfnKZGbaEoi5pqAc07drVu1AP&#10;OxsyUPNHVhBy5NyVq1Zsio5K8PKYZWHqZW3Bwq0dO3oeaoY/hiTA8FwbxnawDSNfr7lr4rfv25u8&#10;ccNeCoRmyzz+BUNpA/yiiovL1I/DDx9jkwAj4I1IStxlPM6F3hFkiD9mhy+H/kAOG5L2hocthawY&#10;Czgp2JorzOFDZzR2i8YwAcZNNpXy/ftOGo1zpj041GLypODlSzfgdUu5fAuqsm7truCABfgeNTUZ&#10;74pWCONZUbcJBdYwnsOzQkMWUSwcaA6EhhLi9qmTQ99w/4roM/UTYG1t7c0tLaga3kcyiqWN4Kh5&#10;cdu2HNy350Timp0UeY5bH7LtRTzl2pU7SrWtwxEiwObz2DBk8hg9f/U3ulgWBJjALxY0DUBHsWrF&#10;ZoyYFA6Tuj7qS92cZ/j5zEV3gbmNubEHvlTN/QLwT3QO6Bhl8u7B3QhF68xlQRCnoWdjcwY2Q/Pw&#10;cp+1YtnG3buOY9aHuZ+HazjyYQPZxEAMGf4+8ypfVXeqjXeCABssWF0EGM0Vnz1jEVLRgnQMBSPy&#10;rJmxmEFdOH/t3Nkr27cenjt7JRFReApGhAVR8baqiSWG+MERfPfzCL580u5PA5+dtR8qfuPaPZQQ&#10;l+m3ACMhJB+/SBNI1A4zbZQKt2DwwhC2dfPBqLlx5PCcz/3YNDg+bitZmGkI88sJMJVyyu6kPbRm&#10;SwBfsgNDHb09Z2NCu2XTAYhrRezGkKBoaMhE9lKw41YYZ2tr6tp1RC8WEFCHIMAMmwQBNkpJEGAC&#10;AgICAgJjB4IAGwkQAfbkcTYWgexUrz072Os4KVhrIisErBWxLDSZ4Eq76qtWbHrxoohMQPQ/CNcU&#10;vCyeFrwQ9/IzlcFkTmQAAID/f2nqiaywUuXHhIOtOKE1Y3pMUWHpYJMytlMg637yOIdW0bzYQVji&#10;MpdrZl43b9zHr5i21dXWz5613GicCw88gPWtH3uQmRdLqsfRE7FI7u7uXrVys5mxm5NjiK2Vz+VL&#10;NyV6iQgwN+cZkyYyFsTXew7boBlAgDVOC4qm+FXurjMLCgZYgbTxmD2Jq3egylTaSROZJxk82kKt&#10;1rT4xx/bth7Csl+yeGv9SICVOU8JxSPoyi8nwFpVLxTE9ejRUyz7iQuk6Flohcm8uVFl8nTEJRxs&#10;b+NPTY+iLpy/+v69xyjt4PjhtPuwZPE6a3PvKQ7B5E1Ov0tAsoZ5mvXM22OW8XjXiYxlYRslJCVK&#10;/THkjNwszTzXrt5ZX/9GVyw0NMHevSfMjD3IDow2OEjm+ITuMcLPNuDy5VvIZOrkadyboue+Pcnq&#10;WyQKJfOJxzg/bvO0KHrNXCKwmQAAIABJREFUti0HoVHIytbS10Klt2TUiMuMx7lEzl1VU1OnNaD6&#10;cKCKS5/F3kF7tt/k4RpeWKiFAMPbMZGfqSfDI0ZO6CbAFi9cA0lOcQixMvfKyswbTIDFLk1CXdDE&#10;qGn6/YzB1BGpOpPqnhPIxJxvaEIbITSpdTjNAzn4Qg6uU2ekXr6FUmmUhJiVIP/5djZspxUqDcXW&#10;T4Atj92AJ1LhH6Rn6iHAYhatRXlIbx8+YATYYJnQrsTM6TEUnMbFabpEgHG2ib13K2M3mox35fti&#10;wXZc4ZEt7zpU/YYxOwSwInZDZ2fH7p3HoJBQIQtTj317T/DQhs1Sa0Klz56+MuGnqVRfCA3FQxeK&#10;6rx8UYR3B9VBpfDNZMYaei+IStCoIBUYWUHhzYzdycaLSiUlSIYdYzf3MR7v4uczNz09Q8MsslVF&#10;gLlMDeP9mF+A77whCTBdzSQRYNHzE/DoyZNCGAG2QBBgXy0JAkzgs8GmAR3tnV2d+/YmoyPCHIDH&#10;BGVzAOL1Gd/PD4vw4YZ9acH7wIiZy3Ky87k3V33Hnp7nFwQFzOfsmi+5ODY37R86Lfich/wPIy1b&#10;sh6dUtfAsyM0l0hNTUNXg+kZbtzATwjpJ8BoyECPuiwmSZMA4+e9+KQxSGuXS5lwl9TuTo7TkNVg&#10;987btx7C9+j2Ia6zp1P1E2AYF1jhJ0/DDPP4Md0EmKwbownGF3roqZOXdRJgSsWahO3mxu6oI7ro&#10;q1duSwdNyN/4xYs30IiSoR6diqDZrzT15eF1o9A6+c8KaI6EpsHIKDk/aFU5bygpKZcOrklTQUwU&#10;mbkYm2wzAmxGaAxmzvgV1dQgwCgfhZx5HSQKk06DoY7qoxgdM2Lsmo3/gf2nmJtuzbNNrGpxKzdb&#10;q+YDN67f00+A6WkmmnBevHCdzlpRvZhyqmbmmOCRJ0l8QjkxQ66oqOqWaeF6BQQGQxBghk2CABul&#10;9M0RYOqOdCV3/AbJakxt1Ql8Zxist3qSGsbo/APvnLqX7a9dnG8V71reGUqMLWpZDe4RNeKXfMmD&#10;BEYBggAbCaiMTjJpYay+PNZMpp6MoLIL8nCLiJi5LH7V1tOnUgoLS7u6Oru6uqRtXz3ANd3dnW/e&#10;vD2w/6S/b6SVhTcW5FheSol2mQN8ow7sO9nU2IScdTnNw09Yu7Ljw6ri4fbxP07dvfMYqoMHdXR2&#10;NLxt3JC0Z+rkUNo4Vn8Qkqf7rDWrd2Q/fYa1ek+P8szpVLJ5+um3U6LmxZE7L8lZCnORZ+RuMsHV&#10;xSkMy2ANAszHc7bROGceuiCImaypbejzP9qwEDpzKsXfZx5J2Eq9MJzjmWQbGDk37uGDLDpRq7F3&#10;wFwgFpZyKyV2VhqZfKELRPXMKfpCR0f740dPV8dvD+IGLnjQx40A1V4VVTA8bOm6tbsePXra2dEh&#10;l8vJdEYjW1KqqMi4cT84WZl7QbC3bqYrh4ocjpJ0d3dXVb7euH7fFIcQjVaztvA2N2FBwmIWJd68&#10;fk8m6+ZH13X229CQWzfvh89YSnSXlBWz17HxXxCVkJWZ19unLC4uJ27sp99M2bn9SG9fz2ALsEmc&#10;dIxZmNjTozh54pKXxyxL7itSlbwsTDwD/aOOHjnX1NQE3fjsdqEdwwfpGSR8UyM3lWO9jxrFCLCm&#10;5gC/SEiVuBmonFZrJwnz5qzEq4GijvutU8aTHHVSmV6l6PkJP/5mMiQDmaPKMrl22ymuit3p6Rlz&#10;Z68kEnfgOwU5ePj5zNu0YV9JcTnf5tMcVzmz0ogOxHi8K26HSkOx9RNgixaugRah9VH4e/cea3Wy&#10;SldGzl2Jl5cOtuuyY6NdiUC/qAk/TiWrx7zc592qK4kDwx/79pxA32Jh6mExoKFZcp0atnzZhvv3&#10;n+CJ5MCQXpAJPzmj7uoBz6i58N/uXcegz9RN0cWmRu5Xr9xBxVGde3cf458oNqo5Ozx2sIcllK29&#10;rQ0d2rWrd2aELubMq2a3CeFPC4retfNYZdVr/lZqRGFkBFhtbT0z3DR2h/DdnGdWVlbrJcB0NlP/&#10;He/ezY6IhcBZj2TsARX6JhbLgyEIMIFfOOi9Rof5/HnhusRdnm4RUmdlaTrg2BBZgM2dveLy5Zvo&#10;ZDAc6B/s+JSvq7ambteOo67OM/iRlAF9F5v82AXOj4y/fOkmJl0YPQf1fi2c0bmO/h9DOcapNQk7&#10;NLwCaFz84H4Gv9gbPWp0VLwGAcZH2ExzU3Y4RmuXS9zJtq2HfvtrRzwR1xw5fFYad+gRG9fvxfeY&#10;G/z9301KPnGxt7dHBwHGLsa8gi7+za8c+NEl7QQYs1jafPAH1UOPHT2vdbBraW7BfHVF7Mbf/tqB&#10;nxVzhejUzbbooRhWpocs4owOOyGhNliwE06o9cnkS5jZymSyt28bggLmY/yCQNC+zP+2YsAMAS14&#10;7+6jAN9IaXXA5hI/OGEcxIMg3bq6NwEYUn9yxk94IvegoMlQQj541vPnRbFLNxDnNHh25+YyM37V&#10;lsyMXB7Nt1UjB5pVLo1Z1z8f+MHp6pXbuqbBw2mmd1zmTx5nYyAj6mvwegQPCg6Yj5UOG4L5SZTB&#10;zxIQGAxBgBk2CQJslNK3RYBhufXhQ9+Hnz+mn3/Hwix/xpYusnr/oVctn77evp6xLwGBbw40Nmjo&#10;rf70/kNf3/vevr4eZY8CEzKo5VeZi9A2kK4a/fzze3pxMC0b/bJ9B2AnxRRy9GDUj6GtdRwuHBZw&#10;u5SVxplB/I1JttqvOvfgBMYIBAE2QqAo1k+znulP2U+f5eW9ePGiqLS0oqGhUamU4w1SUUHDfXfY&#10;Zm47C0hQW1P3+NHT/ftOYsWL1fi8OSs3JO05eeLSwweZNTUswJK6FdRgsGW5rLuqqibtZvqxo+f3&#10;7jmxa8eR48cuvHxZTCdYWYfMIrd3lZSUp1y+tWb1jsi5K2eGLVkSs27bloO3bqZT+DFpVxc1yn6a&#10;j2pmZebl5jxvamqSZj5or5zs5/ynZ3m5L5qaBkwLcfuzvJe4Cxfk5DxHPppTJl4JTMlQZTx3965j&#10;K5dvipoXFzZt8YKohDUJO1Ds/GcvyV+iVhqDaLbsbFa8QP8o4/EuJ45f0LqN8nmgfCgYA4T/9Omz&#10;5BOXULDoqNXhYUtnR8TGr9q6e9fxlEs3nz8vfPu2oYcPwdKNWoFWKCgoyczIg1QhnNpaIgaGKAkN&#10;oygJWu3C+WtxK7fMnxc/Y3rMgqj4jRv2njp5+Xl+YWdXJznb1K8edBS6sbEpMzMX6rE0JmnG9CVL&#10;Fq/bse0wvkFheNO3oqGp3TMzcqESktedAQQYtwBbuGA1MsRdNa9rr6beXrd219xZK9CCWzcfTE1J&#10;QwUx3OhX2uGA4tjTGwd9gyo2DtIoPCI/v4BUDkmLyg1EwctiagjU8U392/aBsZpwbyFrqVzKjVM4&#10;unLrlyq0FE+HVGMWrZszawUaaMWyDbt2Hr1+7W51dQ3Uo7NT51aR+vsClW5sbNJf+MLCUqnw+srW&#10;1lowoBZvdIekasvPL+x/YbPzoc8arzP+iVauqqxOu5WOTml+ZFxYaMyi6DUbN+y7kprGj7d3yLnX&#10;L9qkQ+eAlkL3mJWZy8MHaoi3taub9UK49/Dhs3t2Hdu98+jZM1devariLkjbUCkqM6opdV9a5M6n&#10;Rg0NDenpGdu2HlocvXZW+LLwGUvRf+7bm3z37iP04eiQdW3S0YQ5J7u/i8vLfal/eTucZnrxvAj9&#10;YULc1nE/OOHN6tBBp41xCAJMQKC1/zAEo+RfVVRdSb29Z9dxvNoY9SJmLsPEafmyjdu3HcZIh26h&#10;pbmFnB4PZwaCwQKjKvqu8rJKzMRWx2/DaI4hI3LuqvVJe04cv5ib+4IOE7S2anIeBHSTr1/XoG+n&#10;UaC0pFyPqrOQVHVvVBfnYWgbdMHH6a6uLheZlJe9kp5YWVmt3qvj+rLSChqVMp7kVlW+5tMGneXB&#10;vEK6uPJVta6J0KCHvtY+2L1jBSguKst8kkuTK0xINKpAR1UwMUA+GB1iFq3FRG7u7BVrErZjtknz&#10;W7RgWxvzfonhjOXGn/vkSU5FRaVGdWhqinEKo0zyiYv797LJ9uFDZzDktXew5yITaUhFJrrGdIoH&#10;hs72eX4BihG7dEPknFVhoYtjFiVu23Lo4oXrpSUVPP6WTvfRqGZRkTQfyKvpd0ioS/JDNxMZ3qH8&#10;T55kHzl8FpNeKDy0HZPeuJWbd+889uhhVn39WzqXJo41CwwfggAzbBIE2Cilb4UAe8cHwtevazdv&#10;3L9+3W4s1ZA2rt+7dvX2u3cfy3S4CtGTVW1tHQa2pMRdyAQpcc3OwwfPqO8ECQh8Ocisvqzs1eZN&#10;H/VWf4I2Ys2/d/dxKOSlizdevCiCTvJjSu9GbVKCYjc1NXd2dnbLNMkSOkZdXv4qcc2OTRvYi3P8&#10;2PlvcCvgK4MObV1JTcMaCX0aJutnTqdq+AEfPqAh589dXbsaLbIPn8+fF6q7JuMWJDfoVzwoJztf&#10;/yF6ga8OQYCNEMg+QKlUDJkoQDQWsWzZqc30Z5jgq+5OrMBZhgpVRHSFXKkgUq1jOG8ivcXKHpYJ&#10;JWRIrIb6NXivkefHp/Aw4Pim32uc6mrU6GM12dbAgDmPugQGT4coQ/pV1wZ9Cxv1OiUZfkwKmZJ9&#10;JdPPneDX3l4l5BboF2Vu4pGackv9zK9BgKdL7YLE8bGQVEf8DVVpGWzaow0ymUySGw9rP/zpqKrV&#10;5OqtJqNvWnVskw1GC+8xmJopVWrGKyJXo1fxB5WQs3rqgSsGEmAmHoui1yAHLAqY1jGNkqupk3zw&#10;0fXPg8bLqEuj8FzpGq2UiTpImKqG0HIxLujpUUotNVQJ35HQNDRZ0f/yDi0H6X1BGnJxMWThB145&#10;rFoMKT3Wt3R39XdQAyvIvAu2Duj61HtIXbmxsg3sqSAoosZRVOl2GVdvXcBD27luaJO8fDjn0/X3&#10;YxoYspm6urr+4Q+/W7N6x29+5YBPg9ikjj4EASYgIIHbdfV3fQq1WZPUz/Ahqf1TBztVtgNmYvL+&#10;DJkVkf4pH+aEqmFaOdizrgbUB1B0vBq/aoywurpcPEUaE1lfPehXqTy6/DBLQD85zIv1P1S9CupD&#10;NjfkHXzNOxpZBg4Wqhbs+NiCNDxRbvjUehj0nTR9VX4cwiTZovkGDqn6zlW09o8sGkOYjM/Ju4c8&#10;TifNBzBhG3JWOZxmeifNEtUXI+oDK9YjYjdH4BMhCDDDJkGAjVL6dggwNiYVFZWZm3iO/9HZaJwL&#10;kskEt1//rX30/ARdXpK1gtwK3779cNwPU43HUz6uv/21o79v5OAw4wICXwIWgFTW/fTpM0szL+it&#10;8XhXUl39CQppZuxOATwc7YNnRyznvnpkury4GBbkyaq3V/mqourY0fMNDY3qkzxibrKz83/zKwdT&#10;I3e8OGHTFvN9opEu13cF9LcfPvQlxG3927+eaG7q+av/bh85L+6T+jF1YJGzKHrt3//dJKgNPm/e&#10;vC85duB+MGTLYpLQXmbGHr/+7/aXLt6QnF8JjE0IAmzkQK7whu+H9su7XHKdp/Upn2RPNqiEWkIm&#10;6KqLLgkMbiD1G7UVQ9+vekqr/kT9tSZXQpmZuXaYWlv5ZTzJoc0CfdL5LDAaTK8CfNKs8rN9zOqS&#10;1afqHrF6+pteayEHEWCeRIDRmRsDeh3XWmb9+tY6bJVTXazPFfCgC4bDPbfqUpLh2QQYsvBas9Vf&#10;i+EUQI8Galw5ZGNpzU0qof6eRwO6Ouph+gYfTlHVyqzvYpUONE8LXjjuB6ddO4/1sRnU0I5wxxoE&#10;ASYgoA79s0E+BH9OtsOciQ1ZpCE7uiGDEQyny9U/Jn7SiKn+uKEGJkNeqXXyo3USNZyhc7BWDPQb&#10;+Skji4EmD0NKfpjy1CWo4Q+sAgIaEASYYZMgwEYpfVMEWH+ASoqOTmGW8ffUyaH4Xo9v/cFZ4eKk&#10;tbtYlAWHYB4QkoXEjJi5lHx6CAJMwFAgq/Pc3OfOU0In2QZAY6Fv9ujLbPQlXGBvGzBpYiDSRGt/&#10;S1PmnXn5sg2vKqpG2n8djWToCi6ev+4yNczHc7ZGz8BqJJc9y3uJV8bJMcTWyndBZDwr0tjtPMYi&#10;INW+970b1+81M3bnUeU9Y5cmfTYB1t7RHrdyC5TEyXEaPu/efawRx3h1wnaKq4wHXb1y5xs9v/zL&#10;gSDABH6ZoAGot7cnKXH3+B+mhgRFa7hhFDA49BBgX7toAgJfH+iUfve7D1dS02ytfDDjfZr1bPjr&#10;zTEFQYAJCAgICAgIGAqCADNsEgTYKKVvjgCbPCl4opWfiidgJIGpkdu5M1d0xYsejPb29pqaOg/X&#10;cBtLX+SAfCZNDLA085o5fQknwIQFmIDB0E+A5Tyf4hACvSV9c7QPghrrSf28lxkLOM9psADcOOHH&#10;qWHTFlMMjBFSUdp2r6urj56fYGrkbmbkHhq8UMMvKFmAoUbG41xtrfxMxrvODo8VFmCfCvS379/3&#10;rk/aYzzeBS2OTmxpzLovsQBbtnS90U8uE639jMa5pKU9UItjzAiwhLit5iYeUDw065VUndF0BcYI&#10;BAEm8AsEX0cxT9er47fxUOEeV1LShj+1E/g8CAJMQEAP0C8ln7g4dfL0cT84rV29/Rtlv1oFASYg&#10;ICAgICBgOAgCzLBJEGCjlL5FAsyWEwkTrf2QKGR39PwE5q1+GMt15hBMKb929a61uQ+xEYIAExg5&#10;DCDArBlxCwV++CATr1tNTV1dXf3g9Lqm9uXL4sePnl44f21WeKyZsQdxvZwmcd+/N7mnRzFCG4IU&#10;uLXgZTGK6oCezco3JFDzAD450X75osjHczZ+9fWaE7dyi3hlPhWGJcDQa23ZdMDbY/a0oIX4fPTo&#10;KesP3320ABME2LcFQYAJ/AJB66jX1TUuTtPNjN0P7j+lEedMYCQgCDABAV2g+IuxS9f/9lcOS2OS&#10;Gt42tLV9q4tEQYAJCAgICAgIGAqCADNsEgTYKKVvkQCbaO1na+Xn4hTmNDnUzsbfxtLX1SmsuLhs&#10;ONvHLCaTXBa3coupkRuW+sSB2QsCTGBkoEGATbRmBBj+qVTK8bZ1dLRrTZ2dnV1dXRSA9+jhs1bm&#10;3sSBWVt4+3nPrampGyEtJe+gRUWlTo4heCIeN02bByoexbfl9es6lASpvv6NwUvy3cOwBBjw5s1b&#10;ahF88ibr/14QYN8iBAEm8MsE9Vf37z6+d+exTK4Z1F1gJCAIMAEBXeAEWFdpSfn5s1fbuLX9t7tC&#10;FASYgICAgICAgKEgCDDDJkGAjVL6tgiwUhUBhoW6r9ec+FVbrS18HOyCTCa4nj1zRTmUZQzPpPPV&#10;qyp3l5m2Vr62lr7zI+Ocp0wnd3Mzw4ZFgLF4yJr4nOUQxaKkcJT9uXzisuodR38OzVIen1wYKR9e&#10;GrVafdYy72NW2jJ5p8Kws1JV0HBF+ux8PgNaCbDsp8/w5ZC6igva2tv6+nq2bNxvYepBIcFMjdxS&#10;U9KGJDBQv8G1HrLiuKCrq7OwsASFJAIsJCi6sbGpVdVw0pXoKzpUwCujtfxaG1pq07GgY19RMQxO&#10;gKEVpBbRiNn2SQTYu4HQ/9DB/caX9D9f2I99TxAEmMAvFnQOQ6GQfe2C/FLQwv0i3Lv72M7GD4MR&#10;xv2YhYmCABMQIND+Dt6Rb/18pCDABAQEBAQEBAwFQYAZNgkCbJTSt0uAeXvMunb1ziQ7ZsVlYeKx&#10;eOHajg4tG/HqwDpfrpDhLgtTT1srX0+3iCOHzzjas73+YVqA0U8oSXd3l0zWjYQ/8M/hkzqtqg1f&#10;PKirqwv3y+UsF+SDb4a/80t7E1QS5CCTsxy6ujrJOmeYJeH5tJBs+2sklyrVn9Vn1auThIM/WlVC&#10;+1RQLZBDfwV5qdDJftLmuEaRKB+IiYt6NNiOzybACM3NLczwsbjMecp0W0tfR/sg4/Gu+/ckKxRy&#10;PbeTiCArSUtJelw92vRUXLIAkwgwrRZg0sWfTme2tLe3Seqh0vmvoGP8oa3qIhqOfAwIgxNgRHkO&#10;bo5PIsA07tU/IrQ0t+ACSG3wmzX8YhuqH/vOIAgwgV8y0C0IE9VRQwuzAFOk3Xow4SdnC1OPH38z&#10;ed7sFQqFCL0mINAPjMjokb5p9qtVEGACAgICAgIChoMgwAybBAE2SunbIsDUXCD6uk4NKyosmTdn&#10;JQVJcnKcVlb2Ci+hniVKC/N/2B2zONHSzAvr/CWL16Xfz+BeX4Z2gdjS8g7y6e1VymTd1dU1KEnB&#10;y2Kk0pLympo6pVKhUCpoC1pvLViSy2U9PYrGxqZXr6qKCktfPi8qKiotL3/V2NjY19ejUMhb9W7o&#10;873Rtp4eZXd3V11dPWr98mURSoIiVVZWo/zv3/fSTrr+xRrvs9rxRJSntra+rPRVcVHZixeFBQUl&#10;PKvXECbPSp9IpazwiXyUPcqmpqaqytcoT2FhCSrIjnIr5RJv0amCHmXjNEl7b28PalFV9bqkuPzl&#10;i6LCgpLSkor6+npUHCIakneh3+UKGS5Gs1ZUVCEH5FNcXFZRUQlt7+vrRVPqF/WX4wsJsFZVM0XM&#10;WGZh6ulgF2Ru4hG3crMurpcYJmgpFPLNmzfQDdQXtUZz4I9XrypxDWtTHlhFo95oEIgdN5aWVkx2&#10;+OgCsZXRkIwQhT6oXdwmNaX694N/pRfqHY8cBpk3N0M9qqEbKFJZaQW0BRqIy4Y8bG4oHaMXWdmj&#10;QHnq69/gvaMXGWpWWVmFn7jOj3iQc4MTYGgFrRX/JAKMCEUC/kAhtT4LaoZmR/nxd0V5Je83iooK&#10;SsvLXjU1sXqposQP8YYapB/7LiEIMAEBgVEDehtMArMy87KznmVm5BW8LNFq2C0gIPDtQhBgAgIC&#10;AgICAoaCIMAMmwQBNkrpWyXArP2cHKfV1785fPC0qZGbg32QhannyRMXe3r0ufbq7OwsLa1wnToD&#10;OZgauV9NTXv0KMvaYmgCDMKRybrx/cUL12OXrvf1nONoH2Rj4WNj6YPyBPhFxq3cfOf2Q+IJdO8a&#10;v2trb+uWdeVk529cv3dm2BJ3l3A7mwArMy8UYOqU6fhmQ9KeB+mZRCpo3TpE7bq7u5DVldTby5as&#10;Dw6Y7zR5mrWFN0riaB/s4RYRPT9h/96TpSUVcrmsVQe7w21x3ikU8rra+pPJl5Yv2xDkP9/JYRqT&#10;g7kXy8ouyNNt1sIFaw4fOlNeXqknq1aVlRJKnJmRm7Rud8SMpV7us5CJnbWfm8sMZP7wQSY3spFd&#10;v3Z34fzVy2KSli5el/+sQLVLrpmbTC5rbGg8ffLy4oVrvTxmOdgFWZl721r5Tp4UEhy4YO3qHY8e&#10;ZqFIHe3tLTraGrUjA7snj7PXJGwPm7bYzZk1OvKZNDHQxSlsdsTyzZsOZGXloWBQ+5HbYv9yAoy5&#10;J1LIIUZzEw+IAnq+ICpB65UQHcTS1NR8+dLN+FVbQ0MWTp0SOskuELW2tvR2sAuEECLnrtqz+3hB&#10;QTGulCpOo1fN69rV8dvQNAsi46EJdjb+KPDUyaFLFiWiyRYtWL1l4/6GhsZWbpZXUlyOpoxdsh7f&#10;79pxVBIgvadFRaWxS1gr49dbN++T+R6kvWXTgVnhsZ7uEcgZSjvFcVr4jKV7dh0nHdPDgRlKx8jH&#10;Y2tb243rd/EihwQucJ4SinzQCeCN9nANXxAVv3f3iaLCEpSHbKqG39afBMMSYBQrLjoqAS2CT/Qw&#10;XaqKD5MAY9axctmp5EsL5yOTJAhn3pyVV1LSNARILCMUsqK8cu+eZFyD7pT6T64t09Gg27ceKiwo&#10;VSgVrXo7jS/vx75jCAJMQEBg1EBzAKVSQQkj6dcukYCAgIEhCDABAQEBAQEBQ0EQYIZNggAbpfSt&#10;EmBWfs5TQisrq1+8KMI/J00MMDNyj1mYSN4IteZAbl4unL9mZuxubxswxSGkuur1/ftPbCx99RNg&#10;LS3vlEr506y88LAlFiYepkbudjb+xBAgISsUxtTIzdrCe9nS9RUVlXKFbHAZqPxNTc1JibtwF8qA&#10;63EvEmWCDK3NvU0nIB+fxdFrqipfD+aHaJP6Wd7LmdNjLEw9zU3cba181TOxt/U35yV0cpx2YP8p&#10;PHFwmyJPfInMz5+75us1h1/vBhmqMmFVm2QXiG9QSKSpU6YfOnAaYtFKFNH2esWrqgVRCSgMHm1l&#10;7o17SThIyN/Gyjdxzc629rYTxy7++JvJKDmyTb+focWP37tWfImfpgVF86d72KE8tuqi9jWZ4IrP&#10;NQnba2vqZHItXnresZjVnXV19StiN/Kmcbex9BkopQArcy+TCW74Z/zKLW/fNHR2fr7ljX4YxAIM&#10;7QjllCzAli/boPV0tlwhv3P70bTghbgSbUq6QaJjbToxkDcHfnJ3tA/auH5fU1MTBfQmbriivNLF&#10;aTrXTB+p+VBmvBrQVePxrsEBC+rr37RyO6GcnPyffjsFP437wSk8bClXqv7SQrWys/MtzaCfHuN+&#10;63T0yLm+970H9iYjN/6a+PDyBDraB9vbsPcOX7pOnXH50i3OOWk3vjSIjjEDUFl3YUHJ7IjlluZe&#10;0C6N1wefJDo01u6dxyiY1ggphmEJMLTjksXrUHEo9k+/mZJ2K12uejWGQ4Dhoegbk09cxDWQG4Tw&#10;2187LF28Dv2hugT6nU92d51KvuzmPANvIlpZEiDJEAWAqkydHHqQdxpaTXIN0o993xAEmICAwGiC&#10;nLxREq+tgMD3B0GACQgICAgICBgKggAzbBIE2Cilb5cAc3GaXlZa0dnZGR621Mrc287Gf4pDSHFR&#10;mVa7IgJe0ZhFiVbmXuYmHktj1r1/33vrZrqtlT4CjNFmCnnazXQHu0ALU09HuyA7W3+TCa5mxu4O&#10;dkHcIsfDZIKbPSeNTI3cvNxnZT/NH0xv0D7y4oVrjce7IgdcjxyMx7lwi4cgawsfo3EunOEIRGFM&#10;xruiUvX1b4ifkEqCbJ/lvXSeMp0bAwVOtPZFDngo6o6SmBl7GPEM8TdEhELu3nmMGa4NNKxBfhDa&#10;9q2HTI0Y1YF86Omo0/nJAAAgAElEQVRmRowXdEBhzL2NWCgIz0kTUZjAiVZ+eMr2bYe7u7s1BEts&#10;R0FBsZ/3PFN+O66nPXQSDsqGfPA98o+ev3r71sM2lr74HpcxK66BQSaQm1wuu3TxBqqA5sBlqBfE&#10;ZcE37lnOxu4oJEV9Q85BAfMLCko0RE0OA9GOs2YugxiJ9UHZkA8a2tE+GK2PwuATFUdDoGrRUQnN&#10;PJrRSFAdX0iANTU1KXsUmRk5djZ+1MqoyO6dRxWDRIcMz565gnpZMoPCQGIKieRznBRsY+GDG9Eu&#10;0C6uOX4QQuyyDW3tba0qyrC8/JWjXeBPv5liirus+7kl5ANlMBnv8sOvHXw950AnISg8Ky/vBV46&#10;1AXKEzU3Tp0A6+rqys19jp9QDFxz7uwVKBseh1az5sVAu0BJkC21MsqDFsc3ly7cGGwHZigdQ7bI&#10;p7CgxMM1nN8LEeEdcZNeH1Yk9ddnvOvWzQe6dHcmXwgDW4B1tK9asRnynOwQgs87dx5JkhySAMMF&#10;PT2K0ydTLLkYqTDrEncxkzu18wT0B7rQjev3QkP42xQEcfG3yZvRmbxjRCboQ3j/47Z0SVJjQ6N6&#10;J9ZquH7s+4YgwAQEBAQEBAQMBUGACQgICAgICBgKggAzbBIE2Cilb5oAKy4q+/Ch78ihs8bjXfm+&#10;rfuZ06lyHVZBdDvxEFbmXhfOX/v973++eeM+stJFgDFLBYXs0aOnuIWYKkszZoWzft3uq1dvZ2bk&#10;Ps3Ku3H97pqE7dz0gfEB5iYezpNZwbq6P4Y1IouHPbuPG41zxu22Vr52tgErYzedP3f17p1HT58+&#10;w+epk5ej5sURk+dgHzThJ+fNG/dL9itkttXY2DQjNAbV5F4BvbzcZ23fdvjqlduPHmZlZbKS4BF+&#10;PvOIAplo7Y/cnjzJVhcI+dM7f/aqMSckHOyYA8ZpwQv37Dp+NfX2o0dZT7Oe3U57gAsi565CPswg&#10;Y2IAWdvk5b5Qj41EZkNlZa/cXGbQ3jrqhScunL865dJNlAfp4oXrCyLjub0OK4ydmrHIwwdZ6ixO&#10;czOzz7tx7Z65iScxVRamnlMnh27edODG9XtZWc8yM3NR05XLN6kc1rFten/vuTWva9V32IkK2rBu&#10;j9FPzrjGxsJn8qQQNBBKcu/e4+ynrHbHjp6PmLnM2sKbNtzH/zj1yKEzePpI7NVqEmA2jACDZCC6&#10;xsZm6cC1roTGampqnh0RC7EwMg9djbU/tE6jTWVy2YP0TEgMyowaoeF8vedu23Io5fItfJ+dnX/n&#10;zsPLl27GLt0A6U1UWduYGbvfuHEPj8CDoPZv37y9cP762TNX9u1NJvYRDeHpFnEy+RJeq+QTl65e&#10;uYPCkIShDMTX4lnz5qwcQIB1MwKMjAjxZkG78CyiuGaGLdm29RDa4vq1u8ePnQ8NXmhu7NFv/mjh&#10;7eY889Wrao3WNIiO0euD/82JWG4ywY3zoN4eruFbNx9MTUl7+CAzi73I9/btSQ7wi8Sbxe07IR+P&#10;u3cfadC0hoLBCTC8GiQifN65PVwCjN670ydT0Jr0OkA+iWt2cCesmsQVVGXbloPomhwYNc7kE+Ab&#10;eejgGTwOndiTx9lnT1+ZM2s5HsRoV/tAvFmxS9YjKykTQ/Vj3z0EASYgICAgICBgKAgCTEBAQEBA&#10;QMBQEASYYZMgwEYpfdsEWHFZb68yJ+e546RgOxt/Sx4eSTbIUKmV7/PiyuTjFylWjdvUGZWvqpU9&#10;irRbD3QRYPRKV1W99vWaS4yLpalXaMjCZ89eKhTynh4FD2zUpVAq5ApZRkaOj+ccC1PPyZNCzE08&#10;FkTFS8KkkldX13i6R5CnL0f7oLRb6QqFTMnvZZmwv+VdXZ0H9p0ksxh7W39np7Cysle0J07+G69e&#10;uc2s0OzZrnF42JLqqte8JEoqCS5QKFlYr3lzVjJbkEnMFmR57EZuxtEvBx7qvM7Haw7xeebGHmvi&#10;t+NXOfLp5fnIuijPjo72kycu2Vr68m1xZnOzZ/fx3gGGIy0o9pqE7aZGbmgUG0sWo+tKahoeB5mg&#10;PMgNRerq7Lyaehs/MTpExUxoEGAqK58S16lhZFliZuw+d9aKkuJyiEXJc6MK4vPO7YduLjOtLRjd&#10;iMtWLd8k2fwRX1JcDCUJIX+JzlNCMzPzqEZyuYxnwjKEHLZsOgD54FkTrfwCfCPr6uq1hn/7Qmi1&#10;AHv+vPDD7/ogarT+4KRgqb/W2U+fRc1dRdZ4aAXTCa7Ll23QauM4KzyWV4dRsPPnxdfXvUF9Jd2Q&#10;9OTmjXtTJoVAMtzUxj0hfpvE/EFj8fcf/vC719U1kx1C0EYQ8vSQhSjP+/e9fX090HkoNbG5QxNg&#10;jLrw4yyaH3Rj6pTpJ5MvoZORy7tREjwIuTU1t0B/UGDy0Ig/jh873zMCOkYk0N07j/jrE8xI36Do&#10;8vLKga8PZC5HDxC9YLXq9fFeFL1Gq7fJL8dYIMDwLLTCubNXrcy9OR0eaDLeNXHNTvR7dKOUPzX6&#10;tWt3KYoeLoaIkhJ3v3nzFr0oxMjaQt6Nv3Hx0SNnSdUhaugYuhFJxwzVj333EASYgICAgICAgKEg&#10;CDABAQEBAQEBQ0EQYIZNggAbpfRNE2ClJeWdnZ3t7e2zI2KJ2XJ2ml5YWKrVcRlqtyAqgYec8Yhf&#10;taWjo10m605L00mA0V5tUuIu4/GujpOCcYGfz7zqqhq5XN7S8o521VV/MNuI0pIKd5dwG0ufSdxZ&#10;YtqtdNr2pb3je3cf8w1oZqa2LnG3UiknWovMU/BJXvjaO9rnRCwf/+NUPO7Xf2t/5nQqGYGRk7p1&#10;a3dSACcLM8/7958oexRNTc2qPHgmTc3IOT+/wNrCx8zYw3icq7W596tXVR3clRnV6NLFG7T7jGsC&#10;/aLe1L9Fzi3NLer50K5lT49idfw25IPqM4dmMesk6oWsjnJy8iVrG1T81s37fX09LZTDu37hsE32&#10;XuXdu48nqqIEaSXAUIZlS9aTdQ6KN2N6TENDIxqIwlFQnCoqWG+vMi/3hZPjNGIT8ZmZkUPb/VTB&#10;s6dTuYfDIDMj9x3bjvS972WZNH8UNf5G6+OpAb6RRj85o11+/PvJ16/d7ekZEBjJINAgwMjI5vCh&#10;s3duP8QTb1y/p5GuXb1z/tzV48fOJyXtDg9bMmlioIr9Ymylh2t4RUWlesQy4g4hASnil/Pk0KLC&#10;UgikublZo02B9+979+89aWHiSYZiM8NI5/vdP0KdMIy9fFmsIsB8QgKj375tRCZSXBAiVIZJgElR&#10;ne7fz3j/oY9up6xQPCJaZoUvI17K1Mht+bKN3DmkgXWMyrxx/V7ucy8Ij4Oce/t68L6oKwaKJJPJ&#10;0KuwKH3cbSauLCgohoRbDO1/7ysSYFc5AdbY2ASFv3D+usoUMhD13bB+L4981qpRDHRN0BMfrzlW&#10;5t7c7aR74tqd6JrQW/Z3HKrOEBfjDT135grZb+F6H885dXX1FAzMIP2YQeQ/xiEIMAEBAQEBAQFD&#10;QRBgAgICAgICAoaCIMAMmwQBNkrpWyfA8NbJ5bJjR8+bGbs72gebTHA9cypFw50dkQQvXhRT+ChL&#10;M89r1+4oFPKuri5dBBi9zxUVle4uM20sfYhouXv3kbp5ijogvd6+nlMnL/NiBJmbeEbNiyN5EgHG&#10;aSdGgBmPdz2w/xRtQEtUE4GItJTLt8JCY9YkbN+65WBmRo4Uhge5LVuSRKyDlbn3y5fFMlk3ZaK+&#10;KUw2OmtX70ABkhJ3Hdh3srrqNVWKShK/cgukNNHK74dfO+7ZdZzRANpqRIW5euU2xQkzN/GInLsK&#10;X1KsLHIOuXvnMaNxLuT4cXX8tp4ehVaeABf39Cg3rt9rMsGNfOtpuKfjrVNE8bqQ8EduznPJ/aOm&#10;qJta+vp6dm4/IhGKK2M3EXOAikCwBw+cUvEcHqdPXe7r621oaCR7l4G1kx05dHZ2eOy6NTu3bD6Q&#10;/6xAT/S4z4Y6AQZNI24GGogSak/GHmYssWhn0CKKyWRnEwDReXvOycnO14iSRVXevesYbplo7f/b&#10;XzmuiN2oS3Qk6uzsfBI1WjbAN/J1dQ2RE9IFRUWl/KHMAmxaUHRT04Ce4ZMIMLLrWrd2V28v1KxZ&#10;ozxkl3nmVCrPivFSc2Ytp8cZVseozCtjNxKbiIJlZuZCSg0Nmq9PK7eSTErcHTV31fp1u3fuOFpV&#10;+bpzBHiXr2sBBrFQp2Rlzs4NkOfDTRv2oUscbAdJvPKFc9eomXBLkP98dJVQG128YGdnJ1kusidO&#10;cDuVfEnyJPnF/dhniOfbgyDABAQEBAQEBAwFQYAJCAgICAgIGAqCADNsEgTYKKVvnQDDl11dnS+e&#10;F9pPZLF/LEw9Fy7Q9FpGXM6xo+fNTTxsLH29PWbX1NSisnoswBiv0KO8du2uuQnbw0W2ETOXdbR3&#10;tDT3WyNpAI/o6OwoLa2YOjmUDH1wV1FhaWdXJ7IiCzBTI7Y1b2Pp4+s1BxXp6+vp7u5mNg0Ddn7b&#10;eGVb0JsoFDKUkH4hy4nENTuQCZUnbuUWZE6O8lh8o4Hbx/R3F7tAzqydpNzbWitfVT1IzzxzOnXb&#10;loOFhSVaN/e5BJrxU2Zm7iSVYOdELG9qaiJygn22tEBi5BLNytwrMyNHl6EMyoafcrLziZkgEkiN&#10;nGDyOZV8mZma8e37pTFJKLNk+DVY1J0dHXm5LygfNKiHW/irV1WdnRB1MwRy5lQKdyPJShUavPD1&#10;69reXiUTtcoGRaojAdVkbvS6DM9+tWpYgKkIMFQTajw4QT4oNiWIHbKF2NHi0KjV8dsqK6vJJE7j&#10;EWiL19U1Tx5nX7xwfevmgxkZuVqZPBIdLq6urnFynEZh7aCK6gTPCBFg6fczumVadIMuzsjIoZcX&#10;WYWFLn7z5i29gwbVMVbmDUl7GDPKdSx26Xru8pH57iMzJg3FaO1/fRQSO2hYfEUCLDXl1j/+4z9c&#10;unjDhjk4ZZI3meC6mbFfna0DPR8SiC1G/rzzYV4NDx04DcmgN9D6huJ7CJYFGhzvQgadkXNXUQQv&#10;Q/Vj3z0EASYgICAgICBgKHw3BBhmR20CArrRyhdZw0QrX0cLCAgICHwqWvmhZ0GAGSoJAmyU0rdO&#10;gElbxlHz4syMPext/ac4hBAxpr6jjUn/rPBYYhRWx29TKORNTc1yuUwXAUa8xfath0wmuFJcpR3b&#10;D7//0IdsKR6VRkIxcD0EOGfWCrIysbH0vZKaplAwT3T4ubS03MmRxyiCqlh4e7iGH9h/Ki/3RV1d&#10;PQ+J1L+9S/u/5IJMfS+YjDDOnE7lBi7MfAd1mR0Rm5Jyq6iwFJe9f9+LAkiWXhJtNtjABaKQgkIR&#10;zyR5t0P5kQM6MhkLH6X43e8+PM3Kk0L+hM9Y2tDQiHUHLkZ98/MLJEMiP++51dX6DGWo+WZMj+HC&#10;GUSAKWTLl220MPFE4xr95Hz6VMrvfvdel6gp8hPyxEPxaJTB0swzKzOPO/1r4ezLCzubAG5JFmBp&#10;7uXvG5l84lL+swI0bm9vDx5K/KhK1GSl905Xyb8QWi3AjMe7jvut0/gfpvanH6cajXPGl1bmXnQB&#10;9MTRPmh6yOIFUfFHDp19+aIIAodAdO0mo0bd3d2QQG+vkjm0VEHVpm24F8VAi//88/uamjoVAebr&#10;6R5RUVEl+VQ0LAFGAcBcWCi7Cq3UDteKzqLCErxipNJ4HHeX1254HZPLUi7fMjVydyAzUHOvWTOX&#10;Xb50s7CgBOrf19ej/vpIGY7c9v3XIsDQod27+yT9fgakTd2RraXvzu1HiP3S2kZojtrauuDABRQq&#10;DCn7aT5eJdyi9fVEK6BqOTnPqaeCFvl6z62pqYV4+ylqQ/Rj3zcEASYgICAgICBgKHwvBNj/i5lk&#10;k4CANjQ0vG1oaOjq6vr973//D3rxhz/84Y9//GNfXx+mqU1NjV+74AICAgLfHhobGzG7wLj87//+&#10;H199hvAdJEGAjVL6DggwvH69vcpjR85ZmDLHd+YmHieOnZfiObFIQrLunOznDvZB9rb+lmZe9+89&#10;oQhJeggwemLUvDhLvstvYeq5d88JPO55fsGL54VaU/6zl+Vlr5YsXsfD2zDXfLt3HiPPb5IBijF3&#10;5kahcUyN3KzMvQL9Itev23Pn9qN6HosLxe7iRmODLSFoG9qXheHxmjyJ1QU1RSb2tgHzZq88uP9U&#10;bu5zXIbKKpWKtrZ2idbSKkyUqrGxia7ntJC83/6jueVVRdWjR0/PnbmKAgcFLCA7HnX5kE3btat3&#10;bSx9J9kFmhl7RM9P0K88ZIS3InajhYmHBjnBy9MaHLjA0qzfD96J4xfLy19BnrpEjfTyZRFrHWbp&#10;xYJjnT2Tqm5isnRJElmrEHWHtmDkSvDCbVsOPkjPaGho5KJWQKNQF4PH/RpY8cExwAJ3bDt8/ty1&#10;Uycvnz6VgnTi+IV9e5M3btgXFDAfbUocGOoF/UE5P3zo6+7uatVGTqiDt2kLuZLD9ZxVZWZtbdyq&#10;prrqdVZm7uWLN7ZvPTRj+hKykWLGc67hFeWVnV0jQoBBRTmntbCurr69Q9OxXqvqpS4vr5zSH3LM&#10;O8h/fk1NLZbohtUxen2gvUH+USiwI+sKAixMPKEYuGx2xPL9e5Ozs/OZ6PD69ChIyQ0e90sdX4UA&#10;48S8z/JlG52nTIe0pTht2U+fQXSDfVS2qhQYrxt5lcT1KO3DB5mFBcW6OkN8X/Cy+MnjbE/3CDwO&#10;d+GWp0+fkf2iAfux7xiCABMQEBAQEBAwFL4DAgzp3/7tT//8z//yT//0zyKJpJ7+8R//7z/+8R8x&#10;7fyf//P/KysrX7FiRXR09EJtiImJWbp0aVRUVFhY2Pr16zHZ/td//X/+x//4p69eBZFEEkmkby79&#10;y7/86//6X3/63//7G55XjJ0kCLBRSt8BAcZ84nV2FBWyXXt72wAzY/dF0Ws6OvqjxbBtcaX88KEz&#10;pkbutla+Ab6RtTV10g67LgIMooBApocsIqMHIiQc7YP1p8mTQshgxQGaOt5lw/o979/3Ih/af6+v&#10;fzNzesyEH53JCR75u7O28DGZ4GZj6evlPis+buulC9eLi8sVCjnKpiEB2p1PT89A9c2NPSbZBlIm&#10;5J8QtUYtQkMWbdty8O7tR2/q3/b0KDt17KdTeXr4Rn9e7ovr1+4eOniah9tZ5es1d4oDqwUKZmrk&#10;BrH0m1KZeaoRYM1Kpfzc2asQjgOzKXFbEbtRLu/WQxjQLnzSut0a1jloBWRYU1Pr5zNXZV/ChDOk&#10;qJFI1ORk79CB07TjTwu8ylfV/r7z0ASUm4N9oIp0dIf0fL3moLKpKWmvXlWhImRPNkLQIMAmWjMy&#10;oLCg5I9//D3k39fXg9Tbq0SLd3d3NTQ27txxBDLHZXbW/mbGHiGBC/LzC7jfvyH2kWnHnHz6vXxZ&#10;fOvG/WNHzkHg0fMTAv2ipk4OJatEMyN3NMFoEWBMM2fNWNbY0NjGPWcOLnNHZ8eriiptBJjBdIxE&#10;h19RtcyMXOgDvSz89QlUvT6MM4O0t2w6cDvtAbfLHCmvmISvRICx9wtyxiePa8i4bVQ/LHRxU1NT&#10;e7uWNiLjueyn+eYqWpF3X0O/ntQbq2gztEUmhaYzYD/2HUMQYAICAgICAgKGwvdBgKHw//Ef/yWS&#10;SFLCbBOJNuh6evrWrUv6m7/5mz/7sz/78z//M634c/7DX//1XyckJHR3y/70p3//6lUQSSSRRPpG&#10;0//5P/8l2C9DJUGAjVL6Lggwtjfa3t6+ICrewtTT3jYA1xQXl1K4INp5Dw9bYmPpY2bsnpS4W6lU&#10;SF7RdBFg+GxoaPT2mIW7pFhT1hY+QyZczyPr+I//cWrcqi09PcqWZjJyYpZJVZXVK5dvRPmNx7tY&#10;mXuRcZUj3ynGjdwSwt3dZebCBavT0zO4T0VNIXR3d9+/lxEasgh1MTVyIwMLTs4FITfG8UxwQzEC&#10;/CKT1u0uL6+UyWQae8dkEvfmzdvzZ6/OmbXCyXEaskKCBHA7VYFbTbkhK9rFJjsqdQIM9Tp86Azb&#10;cJ8UbDzOJXHNzr6+Xq0WJKqHsl34XTuOWphoEGDNnZ2dpSUVHq7haqIeWs4qafui1iYT3LZvPUQW&#10;YK39VEd3cXHZwug11pY+ELW1BfP25mDHRE35mxl7IHm5Ryxbsj4zM3cw3WgoaBJg3BomKzMPtW5s&#10;bCb7s5Z+ez+mqwql/GTyJeIdUWBI2NMtorCgGJno2UrmVl+d0LTr1+5CeVycwixMPYi/5G3qjSrj&#10;D7Qyd+kZRE0wOgTY3FkrqG/5NAKsyWA6pu7SEGJ88iR7xvQY9q4x4tlnorW/AyNcg8jRIrfL9Pb3&#10;mYfHQYWQ4QhRL1/LAoz4bN6F+qLf4J+BePrunUd7eMeokTPdfvfOI4kAw71oqWG+nkjoYHFv2q10&#10;pSp/g/Rj3zcEASYgICAgICBgKHwfBBhtXIgkEtK//dufME/+j//4z//6r//q7e1LTFz3d3/3d0Rx&#10;/cVf/MV/U8Nf/uVf/tVf/RVRX7/+9a+3b9/x+9//A+76z//8L7wOX70iIokkkkjfbvrqs4LvJgkC&#10;bJTSn759AowixFBoGeJsTI3cT51MIade3d1dT7PymEkN37p9kJ5JW8O0sauHAMPfbs4zbCx97W3J&#10;6CEIOQ8zTZ08DRmujt9ORg/qVZDJu7My87ZuPhjkH2Vn40fuv2ytfWnzF8nGku3CW5h67tx+BGsV&#10;jV1fZKJQsL3gK6m3ly/b4OY8EyXE9eYmjPlDJuRiEU83Hu/qPGX6g/sZ6twJsV/P8l74+0Yaj3ex&#10;MPUgWxAUw2QCeyivb0Bw4IKE+G2QZ2pqmgPnBgYTYEeInLAPxoMS4rYqe7Tsnksgae/YfmQwAYYW&#10;LCwsce0XdQDxl8NPTo4hkNiObYelHf9WFZGDnB89ero+aY+P52yImpFe3AKMMWH2wY52Qdbm3iZ8&#10;n/3o4bPd3d0jscOu1QIsm7uDGyyudyh4y7vevv+fvfcAizLb0oWfGT3P3Hluz5l7zukgsaAIgqDk&#10;oqDIIEGCIKKIiglzzjlnERUVFVBQRDAgQSTnXAShcoHdPXP++ef+c2bmztwJre3p06f9194LqssC&#10;yhIRwd7vs7q6/Or79l577bU/vtpvrbWUx44kmhBDeWN8m2Cg/NWQ8U9wEEZaWVkTGryQeoLLQNZK&#10;VyN9J7jcwtQdjnjww5fEbzxyODHrTq7DjABwe0uzsSDAwt+DABsVH1O/BHpETuvatVtL4zfCAgcj&#10;wO2CZp70xOVjM7B87Gz8blzP/EAc2MeKAMPbIMfQ5eyZ5DOnLsEbmETkw7LvPqAxdm9YGC8Hc6nz&#10;Z++0QonnmwnUCbCu976PffJgBBgDAwMDAwPDaOGTIcCYMHn58tWLF9//+CPZjnv+/JsNGzZ+9tnf&#10;IPX1F29Gfv3lX/7l5MmT4RXef/bZZxs3bnr+/FtKff0Ez9ivXn38sTBhwoQJEyZ/ZATYmMmnQYDR&#10;+CrxkyelDjMC4FMuhx8VsVQiEQuF7b29ih3bDpsY8SzNBD5ec9rahDhM7QTYs+5ncKaXINLc1B2z&#10;52VnPwQT1dc3NjY26SINDY0tNPPbG6PoIIWapFKJTCaB9h89Kjh44DQJ2Zkx09jAmWPIg46gOxsr&#10;wnwY6jkdO5KoGBSWAS10dnbJFTL4JgO9pKdnbdq4LyQoztLcg+4g8zCqw9baB1qzsw0oKnwqlogH&#10;rESYEhenEFNjV9xihktm2PjFzElYvXLH4YNnr15JLyx4SvKh9XR/++3z/PwnyGRoEGBIN5ISXNY+&#10;0MLCBeskEm354tDa69buGioCrAdU4ruE0nAcmNbABw/y29raYGg6mhqktbVtcI+0KJRUKhWD2vdz&#10;8/bsPhEZsWyGrb+RPrES1kCi5aA8OYYuVy6nyd4kS0YF70SAdVE/R5JyWfxmMCx1BpKyb8H8NWCo&#10;Ic9HsjZoZiyHlD3zwTJ4MGWREUsTlm/dt/dk8sXUvLwiMCmc2denbBe22033R85j/BJgo+djQy2f&#10;ToVCBvZsbGjKuJW9ZdOBWcEL4Xx0DPBDZKPhzTQr78ePC7X3OzJ8xAgwGNfxY+fhBgKTAvdJ8C64&#10;Cuwc4DcP5lpVBBGBkbJ37uSaGJIKi2YmcB+IhTlqamrWfXmCDP77MuL72HtafkKAEWAMDAwMDAwM&#10;owVGgDH5BOTVqx9UUV9/93e/3759x69/3R/1pSK61Nkv5MM+++xvVqxI6O19Dlf96U8/fvfd9y9f&#10;vvroY2HChAkTJkxUwgiwMZJPgwDrGti7j45aQUsoeTjMmPmkiCSOa2lpCwqINTd1MzZw3rH9iMa+&#10;sJYaYB3tHSGBC8xM+MhAZNzKVirlYKGenm4tgkBLvkkbYJ47chAT3sEbUB7ahItKSsovJ6euXLHd&#10;3TWcS0s0YRUud9ewuroGVAmpEdX+L24swkcwxt5eRVub8OGD/GNHEmPmrrS19jXj8K0tSZUjI33n&#10;lSu2IQ2ABNiS+I1GlCmhqcb4qxK2P3lSAppDI6QglkwK56CS8AZGjfWi1O3TgeXTbmSqagiFBi9s&#10;axu6zpNKW9Ahdt7qQQRYB1iruanF0332QA0wr5x7j3p732LqbmLqZyDYvrqpMamgym1wKxlN3fWs&#10;q7i4NOl8yvIlm3lOs0AZNDWYy9835kMsgXclwLoGvqPW1jYI+OEwQdZTvcBiHEPesSPnlYNCoOCf&#10;cHDP7mOGek7gqCRWz5gPdoYeoR06p3IZnVOs8ASv4GzTp/mNewJs1HxMlXYPqS/VyV10+cB4lb0K&#10;oVD4OK/o5PELC+avmWHjDzakcUjesPBp7THpkLF374OPQoCR+mcGLvv2nuzrU8K0wtjzHz+B2wWm&#10;Q4SPtm09JFfI1H0ML4cJpZXVvC247nyXMLgWVNV+J8Sb4eAF9f73sRFafEKBEWAMDAwMDAwMowVG&#10;gDGZ0AKPxCrq6x/+4f/ds2fv559/oUp4qB74Be8nTZqER/7qr/5qyZKlIpGEbt/9hI189LEwYcKE&#10;CRMmGsIIsHYvri4AACAASURBVDGST4YAw+3vxHNXOYYucI6RvtOpExe+/fbr7LsPLExJcSlrC6+c&#10;7IeqnITaCTBoEr4nrFi21cSwf095546jqipTWgD6SGUSpVLe16dUxSuAYZVKQkVQHuLnTWH4EBuU&#10;SiWgmEIha2sTrlm9k8aBeVlZelqaCTIz7tFcjoSO6u1VyuRSsMMzCpVlOgiN1A3DhzPlCllh4VN/&#10;n7nQCPITAb7zmptb4HSxWFxQUAymAAPCK5xw5NDZ3l4F9E4M0t5fiQq3pjHyI+XKTdABc5H9bJ8O&#10;8iWqqqpmhi2SOh52tv6lJeXat+9bW9u8PaJwR1udnEDSJTJ8qamxq621r5Ge05nTyYo3d+GH8gcy&#10;HKlMiqYWiUR4/Fn3M2R9cINe/XxsUCaTQONgqIaGpsUL18O4aEkkQvIVFhSPmIEYDiMgwOhVJKVn&#10;6o3bKlIQvNSGRCM9wcp2A4MiBFJtbT2fF2Zu6o7TvW7NLpg4rGqGXKBqUpEBzXtUAGfCFCABVlFR&#10;LR5/BFjHaPsYdAR+AvMOy4eu8Z91gBNw+aBjFBeXBvcz3yT008MtooUsn2GJt5HhYxFg0NH1axmw&#10;RtA34L508MBpjoGLjRVhxC247mA09Rsd+kxFRZWrUwg4DKHDp3o/fFCgXVX0B/AlaAruWspeBVhY&#10;1dr73Mc0AtQ+VTACjIGBgYGBgWG0wAgwJhNU4GH4xYvv//SnH1+/fv2///c/7d9/4IsvvlRRX8Ml&#10;PPzVr361eHF8d7foNU14yGrVMGHChAmT8SyMABsj+WQIMNxaLSkpt7P1t7LwNDV2jYlO6O1Vbt1y&#10;EN6bm7rN9It5M7WXNgIMt4ZPHEsymEK2p6GFWcELVSzLMBqSOIZjRxM3rt975tSlq1fSi4tL4csG&#10;fNTW1nbzZtbxo+dXr9yxNH5jTU1dT8/P27jIzbS3d2D+sWfdz/x9Y0AfLH2UdD4FNIHTKiqqL128&#10;cWD/qdh5q/fvO0UZlE613juxkbY2Ujzp7t0HVhYelDgRODsEl5dVgSZwyYWkayZGJJWZuYmbj9cc&#10;ZEYwF5kGwB/Aevv3nlRlSAsKiG0Z2IBGPmBWcByX44oRcheTrsvlQ5dogvblctndrPtIvMHsqJMT&#10;MAp4s23LQc4A17gwdq1Y8nYmYM/u43DVmVPJVy+nV1ZWI7MIM3gt5daRQ+dWrti2bMkmVcZLNSt1&#10;opXAGvX1jQJ+OPKjoNuN6xm6cJzvhJERYF0D1dpgFMb6zlgMDJwwavayflZPjaTMzXlEYp7gRmQm&#10;AOen3tUDvtR/0pttKhTy5EupyLDC+S6OwRUVVeOQABtFH4OPoEEwCyyfg/tPL164HtxGo+Sb2vIR&#10;9vYqHtzPx3A6MJGTfWBRUYlYPMrJ9z5iBBg4ANwiVKu+vaMDjIyfgmP4ec9tbW1V3aDwHHiFWcZb&#10;AZx56MAZpNCGVAbv1TCtm9bv3bPreOK5q+lpd5oam2FCYZG+531s1Cnq8QlGgDEwMDAwMDCMFhgB&#10;xmQiCo36Ittuf/jDv5w4ceKrr77SILoGJzz81a9+FR09Fx4/ccvuxQuW8JAJEyZMmIx3YQTYGMkn&#10;Q4B1DXBgsfNWGxu4WFl42k8PqKyoDp4Za2biZmLE273rmCr8q0sHAozyFoU0MIKEB5mbuqel3qEb&#10;x+2D1SMZ26SS/Pwn5lx3YwNnY31nvS/tr6fcgi46aTEqN9fwL383g8txhU8zMrIVCvmQ28fQOCgJ&#10;Q6D70SSO7ULSNThZJBJlZmQbTHHkGLrAq6f7bKrq0FEpMI81NXV2tv11nlwcg8vL+wmwg/tPmRoR&#10;OsHU2DU6avnw2eT6+YzgwAWU5+gvEdTU1KyyD2h1/FiSob4z0mOzghfSnITdGjue2IVEIo6bvwaU&#10;n0ZjjzQIMLASjI4GY3ljxsUH9/OxQtiQpoaub2feg9bAmEb6zoZ6jjk5j6AL6L2qqtZuegAYHwwI&#10;8/44r0hMQqaGrrYF7UdFLMXaSGCr1BuZ44cA60+EWFPH54Wam5I4MPBSUPX06UtKZb/zoOlSrt7E&#10;IYCLCvjhhK/qGmIh46yBd8UtWAumgzkF33C0Dywrq9QgwEqelg0wUu6+3tEaJOKYEWCj5WNgEFA4&#10;++4D4jDgLVOceE4h4MnDqQTHq6pq3F3DLLjucHNwcgh68mQsCLAF89eANVQRezrg59beJQLM5XJy&#10;mnKAvsIb3f2cPGv4K2buCRMKmmzZtF89ESKcCfe9XTuPwrU2lCTz9ohCLnwYMpJUXjyw79RXv5sB&#10;DgD3PWfHYDA4mSOp5D3vY4wAmyjCCDAGBgYGBoZxAkaAMZlA8urVDy9f9lNf//zP/3rmzFkjIyON&#10;9IaDEx5Onjw5IiKisbH5J5Io8TUtGMaoLyZMmDBhMgGEEWBjJJ8SAdZBNmrl585c5nL4WNtpyeKN&#10;TvaBlmYCa0uv/MdP1KMNtBNg2COcv6CfiyL7794eUU2NzXBQ2NZOE4h1UumgITLdoN78mFWmxjzQ&#10;ENr094kRCoVYTEuukK1buwdamGHjxzHkgVaYoQ4u1GgHeydp3EiMDmFlMCMZnNzc3OLhFmFl4YF0&#10;1JXL6X3PlQMtdCBhAGhrEyqVioxb2Zi60IzDDwyYD+PqookWjx1JNCEVkmiBMUqWdNH4M9WeOoZf&#10;dHZ0Pn/eu3f3cWRKMF+ij9ec+vpGJCfwe1R9fYMb5QlsrLzBSps37pfLZRh+BI30x7T1dCsU8gP7&#10;TtHKTP3MhEZ6OpyRsFmLaRZEQs6FBC7AImTQAjVQv27wT7AzvAbNXID2NDdxi4xYhq4LJ0gk4vhF&#10;G7jGrtOn+UE769fu6e1VQgP97XQOmLpNCGfW1jbwnEIsuOAexFtooM8b2+swFugORT2hou4YMQHW&#10;NVDfK/niDVNjPvJJFqbujjNmVpRXiQhT0okRYOlpd5AAA6+DxivKq3EK1Oa0E6cD5vTixetmNOsj&#10;Br3NsPUveVouGcjViRQyLCtYXDQhnoDPC8XadUJhhzrrNgYE2Gj5GJwDvcNi9PeNIcWuKIVz7uyV&#10;58/7hlg+rSQCLOfeIyRiQSVPQWRrK9Ye61cb3qu8AhMqjsAxhooAWwsTge3rCFVrIybAugbiAnft&#10;OMoxcMa4N7g5ZGTcg6vwHHrvFZWXVdpPD+gnyfSdN6zb26tU0PjRdqSxidDILZlc9uRJiaNdIHFI&#10;Gz8ux3Xb1oMKytqCrd7zPqbOlg2aiPH79+tdwQgwBgYGBgYGhtECI8CYTAiBR9/vvnsJb16/fv1v&#10;//Z/z51L5HBMhkx4CEdUcWDwPiyM1E1Xo74mzF4cEyZMmDBhwgiwMZJPiQDDh/uqyhqHGTMp6eWJ&#10;NJiJIS88NL6js/PZQLBIlw4EGFIXt2/nmHHcoB26XesaERZfVVXT26uUSCQiyoqIxWK5XAamW71q&#10;B/IQNlbeRvpOieeuYhQFtpOb88jMtL+ek5kJf9eOI3A5XAgfiej2rVgC7UhFYtH2rYdU9Zx8veaA&#10;Ssiigbbbtx42nOJoa+1jwSWxO1m3cxQKORyXSCVUE5FEIlb2Kmqq62YFxZmZuNla+xrrO2/edAA6&#10;wjiY2xn3UEmiBod/9szlr795LuqvTEZSOEIjoHaPqOfAvlOqbHIYACfgh0PLoOyAfUg40fnEqzDY&#10;gQbdVq7Y1tjY1NurkNFCPkqlvLmpZdOGfbSWleeQKRBVTSVfSuUYuNBQJ5LuL3be6qamZhggDAo3&#10;uOENRs7BR3ACdgrDuX4tQyZHU5N2rl27RT8lHYGhjh87LyG2lanaEUvIGMGqa1bt4NL4NlMjXmjI&#10;InV+Bj6FjrZtPRi/aP2KZVsWxa09efzCCMKA3ocAw8vBPRYuWGts4IKuBeNdsngjzDgyWzCooqKS&#10;adSqaLctmw/0PVeK6ZxCCzinWBUsKfEqyW1o7qmiiKwsPeFyFTGMVAd4uBuPcE44WTdv3n3+vBfr&#10;Y6lccQwIsFH0McrxyPbuPg7tkNA3rsDONiAt7Q64E6wfsCFZPiK6fJSK+vrGqIilXMrFwvJZvWqn&#10;bMBR8S5UU1MHOiyN37h82WZwjBvXM6WyN/L46QIkwNau3oVJVsHz589bBQebm5pbmlt0kbbWNlVr&#10;70OAYdBba2urn89cmE2wD7LdoIlaIkTixhvX7zXUc4RJR2pw986jPYR6lIlJvT1YWcSAfX3K0pJy&#10;b885tIga3Knc7aYHlBPKVoQe+573MbWJEJWVVeJEJCzfEjtvFdyrRz2C82OBEWAMDAwMDAwMowVG&#10;gDEZ//Ly5St4enz9+vV//Md/Xr581dTUdLiEh+p8mL9/QGVl9U8Er6GFFy++Z+W+mDBhwoTJxBJG&#10;gI2RfEoEGEIkEi1euJ5kQqOxIEiAHdx/WqNozVsJMOxUJpPs3XPCUM8JOTBTY1dX55B9e04UFj5t&#10;aGhsaGiCR67U65khQXHQgrWll621j8EUxzlRy2kWwZ+jRkD5+IUbDPUcba19KTHjDpdcSEp5Wlxa&#10;V1ffUN9YUVF962b27PAldB/f29rS09jA5ULSdWTRaGiOuKys0sFuprmJG+4sw+uKZVtvZ+bA8cbG&#10;ppqaOrDPyRMX+LxQWkKMaOviGFxdXYep1WBoMEBvzyjc5rbgCqZb+4JloOvW1rbu7mfwWl1dezk5&#10;NZKqYWkmgBaQtAMrOcwIKC+v1CCBoM3FizbAkG2sSJ0qEyOeu2sYHNm14+junUfjF23wcIvApmDW&#10;QKWfo3Pu5Kp4BdX8bli3V/9LB2R6uMZ8gVvE0cOJT5+WNTQ2gbUryquSL93w85mL4XHTrIipl8Zv&#10;UvEl/U11dc4OjwfrgalJGJOpe1TEsqtX0p88KYVG6uoaYLw3rmcG0xgydBJ4k3krW333HGOGQHno&#10;wsyEP+ULu7jYNeoK64j3JMBw3sEC9tMDaKRaP4F69cpNVRZNmLiYOSvoeH2gCytzj00b9pWUVCB1&#10;KmwT1tbWp6dnLZi/BmYBBOZIxWvC/D58kK8iS3Dbvbm5ZabfPBooRuqKQdfz5q5KWLZl7Zpd4PDQ&#10;Jig/NgTYaPkYfu0H3+Y5h3A5bnAOIcgtvJYs3phx6y7YCpcPuPfZM5cF/AhcPtCm/XR/jUKDpEZa&#10;cRl0BHcYOG3K53Zwf9BSEGs49EeArdltSMblM9XMA+wMvu3rHf1WgdPc+eEb1u9RMZfvQ4B19RON&#10;0oxb2eam7vRGRxIhbli3hxBOnT87BngU3LXgZgjtwA2Ky3ENm7UIWoMZBAPW1daXPC2D+wncc8zo&#10;HQaaMtJ3OnH8grqDved9TP3XCY8e5sNEgKqg9m9/Pe30yUt9fcoh86ZOODACjIGBgYGBgWG0wAgw&#10;JuNWaMLDn6mvGzdSp0610qjsNbjWF7zx8vIqKSmDy1/TqC9W64sJEyZMmExQYQTYGMmEI8Dsp/uT&#10;BG5TvVwcg9TLFyFoFkTF5UupNAmeL90x94I3xU9KRRpn0n3htNQ71pZwAtmHnRUcp1mQBv7/jNQW&#10;2rPrmKmxq7mpG01vKODQGmNeHlG+3nPsbP1MjFzNTPh0U9jLUM9pVvDChoZGjdA0kUhUW1vv6x1t&#10;RAsaIXPAMXSx4Ao83CK8PaNm2JCUfXTD1xcOGuk7bd92WEoDfQYUJtEwN65nmJu6g5BQHgtPEyMe&#10;NAIN+npFu7uGWVt4mRjyQEM4AsfhnOy7D9S2wkkczOXLafDRVHMPGDW0AO/tpweEBMbFRCeEBMW5&#10;OAaDDiBIkxw7mjgvZhUMfIaNL7zmZD+UDrTWNbBLC69xsWsNpjiCVqC8OdcdrgX7w3DgDYwFLoQ3&#10;x48lhdCKYhjjNaBYh1pTpLzThnV7jA2cYQigPEwKzcHoDfbx8ZpjQzf3oTUkOQz1HOfHrGxrE6rz&#10;JZ00KKq0rJLnFEIt4INxURxqFi+PSE9BpO00XziCkSXQGpx24liSXCZVdw9KgLUH+s+3siB5BeH8&#10;pfGbZGpj1xH9O/WPChxmBIArgjLgwA8f5Ktn43xbCx29vYoTxy8YG5AJxbgZD7fZTU3N4FSwbEGr&#10;eyRlnxf1CnBCb5z6IP/5MKdhIYv4LqEwWC4HpoM42M7tR1av2mFqzAPXNePwk85fU58IorBMunTJ&#10;JvBAmHTMrEjczID4TElJOQb65OUVolfAHM2ZvewNAkwsfvSoEFWFcyLDl2gjwPpDNgNglqeaC/x8&#10;olVpNkfXx3D5ZGTcg1GANejyIeGDsF7gTFiY7vxwDCiEEUEX1P89M/ppUbUqgxIxGMHRbiYojNzM&#10;wQOnaWnAdybA+p73grfDZIEZaVgVoQB1EfBkcP7YeatVowMTwZTBXWgGzKkJ/2a6JgGWsGIbHIcZ&#10;B4WvXE5XDmLs0D7r14I+zqgP2CHj1l2lUj5gQDKzdXUNYaGLwTcI2W/lY0ZvFHAD8feZCz6J9xNc&#10;vDBT8NHOHUfB1Qd39D73MVQGnPBxXpGTfSAsK1AYfOPc2Su9vcp3nYjxCUaAMTAwMDAwMIwWGAHG&#10;ZBwKPOi+ePH9H/9I9uy+++5Famq6tbW1KsBLo9bX5MmTJ02ahP/09PQsKnry448/woXYzkcfCxMm&#10;TJgwYTJiYQTYGMmEIsBEJSXlFlwBx9AFM8KVllRoBCTh831lVY2j3UxDPRK7o/el/eywJYOHhpnc&#10;rl/LgKa4HL7+V/a+3tEtzW9EgGGDJA5MLruQdJ3nFGKs7wwnkzgbC09LMw8MOgFBHsXC1H3d2t2t&#10;ra2ggwa9QStaicvLq8JD4430nbAREsZEC31BOxizYm7qbqTv7OIYfD7x6uCiU6jz1SvpMDpoxMwE&#10;czP2N4JawSvX2NXYwDksdPHjvCLJm5FGHWBGsfjMqWToEc7BUCpSXIrrbmpE6AQUUCM0eGHWndy/&#10;+/tvdu44+vlvbOHIlC/sNq7fq8pCprIPSYvX2Xn0yDk+LxTapNwSXyUcQ563Z1TqjdsymWSm3zwk&#10;J2ysfHJz8mjiuDea6nrWBVY6fizJYQYMEE3tSU0tUJkadIZe4PiObYfByGS+BplaIhEXFDz195k7&#10;0IgHWIlSLCR2kJqaTBl8KuCHp1y9KZZo5jZUiwBzgPNBbazc9u4EWIdUKnnwIN/SnPgtWANMTcau&#10;WwSYunHCQxeDMyN1N+XzGcuXbkGSFceblnZnhq0f+CfYHAPFYKUgP4TEqhmH7+cdfeVy2u9//23S&#10;+ZQvfzsd5lTvC7uY6ASJRKJOOMEUFOQ/cbQLNNJzwsgqjKQEc925nSshED98WDDlC3v4FFQKCYpT&#10;J8DgUxgv14QP/UL7QTNjaZG8oQkwkainsqKakMpGPIMpjm6uYfV1mhFgo+VjOBfpaVnODkGGes5q&#10;y8cLvat/+XD40EVIYNz9XM1APY0IMCTMDu4fIQH2/OvelQnbf/e/bEAT1TTpIjBx+l85zI9ZpSLA&#10;4F6xYP6arz6fAV495XM7aoqfmT+ZXLp40QZYv3Dhl7+bfunijcEha8i4NNQ3qqIeDfWc4I5XXV2r&#10;npES5qu1rW3t6p1TLYgFoDtqtP4V2m9AE76RnrOTfeDFC9fVKXwVRuE+9kYEGPlbYPCVw7kzlxkB&#10;Nn6EEWAMDAwMDAzjBIwAYzLehEZ9EQbrxYuXWVl3bWxsBxNdqqgvVcJDV1fXR48e44XIn7GEh0yY&#10;MGHCZKILI8DGSCYQAUaYrYqa4MA4f98YkLBZi6sqa7C0jMaZUqlkw7o9XoLI4MAF7vzwSxeuD64N&#10;Q/eyJVl3cqGpmf7zvT3nxC/e2NraNtxOPbRQXV178MDp0JBFTvZBGOtgpO801dzTyT4Q+kpYse1e&#10;9kOJRKxBoalAOTBRu7D9xPGk4JmxjnYzrSxIbI3BFEdox4LrPsPGb6bfvJ3bj5SXVykUMhqANoQd&#10;ZDJZSUn5hvV7PdxnwyXmpm7GBi7QCDQFWjk5BEVHLT+fmNLe3jEky4JjuXfv4dL4TQJ+BFxibOBM&#10;t7xJWIynYPayJZtv3bxLiRARyIP7jwP85oGJfLzmxM5bPWCi/qYQcEQul9XW1l+8cD1+0YbZ4UsC&#10;/efDBC1dsin5UmpTUzN8CvqQ7IUcPvRoPz3g8eMisJUGn9RPN8ok5WWVu3cdCxqwEsfQ2UjfGS50&#10;dgjy9oxav3b3o4cFMLohJ6trIEAE+j186CzML3RnaQaNgKkdwFaWZgI7W3/wjQP7TtXU1FNKT7MR&#10;WgOsPW7+Gj+fGBfHEDDRkviREGAYM1RY+DQkiPgtWBL6Lcgvlgyi3LQAt/sfPszHFmAu4DXANyaf&#10;2nDAaNKiwqdrVu0AV5w21RsGazjFETPIufHC4mLXXL2S3tLSKpGKu3u6wbwRYUtgaDAj4aHxFRXV&#10;qtJuXQMcGExQ/MINcC14O5gLBMx4LSVDTCAqKirx8ogKDIiFhbNyxbY3r4VPn8JHoCecs2L5Vph6&#10;9XSg6sbp6emurakD48CIfLyiwcEaG5s00pCOoo+hoWB9bdl8wNN9NgzK3NSdLh8Hunw8HO0Do2Yv&#10;PXM6ua1NODhKD0dXUV6FCkMXcBMYaQQYiVXdv+8U3KDAVmRCdRYwrKcgctPGfT+nQOzu3rrlIBwM&#10;mrkAXrPvPlAxT3g/hLuKlwf5FG4at9KzMLHqIDcjiRDTbtz29oiCLkArD7eI40fPq/sqUs7Ica5Z&#10;tdPXey7cguDeZajnRII1rX14TiFw4f69JysrqqG14Zz8Pe9j6KJPikpmBS/0857rMGOm3pf2585c&#10;6e1jBNh4EUaAjTHAZ8D5dRcVdP9LxPBpg6xW6gvw1xbuP/DXmVaHfYYfvaufjH+HxN8PdZHxdmEG&#10;gvcc8hhD3cLjXNUu+pQC5h38wz6GMQMjwJiMH3n58hX44evXr1++/D4nJ9fZ2UmV1VCj1pd6HJi9&#10;vUNu7v3//u/vXtOoL5bwkAkTJkyYfDLCCLAxkolCgCFAQ5lMOiASLQpLJBLVmWKxaLjT4MuY6jTJ&#10;m6m6NIB73woFnCcpK624czvn0sUb5xOv3s689/RpeUcnyeslkw274atqBL4EKpVyeH36tOz27XtX&#10;rqSfO3s56XzKzfS7jx8XwVdv+BQ60kK0UOpOpFQq2tra8vIK09PuXLp4/eyZy1cup4FWFeVVoAbo&#10;CU0N1wjuiSsU8pbmVjqQ62fOXL52LeN+7uO2NqFCKYexPHvWT0LA9yUcGjHRm7QNciEwLfgNnNpH&#10;rjZBUplcqlDK6DfezqamZi9BJCZwc3WZVV5eqU66qIMkW5OIoSmRSESslHnv4oXrYKK7WfdLSytg&#10;ymkvQ0SWaIwRNAdjgo8UFZVkZNwD+5w9kwxNZdzKLip8Cp9iF1pMDSP6+uu+ZUs2ffnb6RvX7x0B&#10;AYZ402+lMDXv2gJGQKomAkQjsxwybTB3sJBz7j26fCkVBnv1Svq97IcNDU1woVxBJgKNBu73s9tL&#10;hnB76iFiuKSluaXkaXn+46K8R4XVVbWqFQdDUGtBrHG59k+1GIcO6g3jjLqP4UIGxxAKhbDi0tOy&#10;ki/dOHM6+XJyGilDVVqJS2M4Gpsq3AX9QssBvjGGek6w9OD8EWz0oybqc/pOonFbg3+qOZjmHpP6&#10;p9QNhtVK/UxsaqgfBBALKOjiepxXeDM9K/HcVTBjbk5eVVWthPihTDyoOuPg4b/nfQw5UThBwI8w&#10;+MoBLhxBMbbxCUaAMbwTMJq277myr09XgcUCSxiWGP4JQAbiY49jomL8kyVaALrjj1TI861Ugvd8&#10;obAdngbhcQJ/bQA3angkQMZFl5GOc4fsoI3Dnyp4EoBXEmLe0QGPBMI2IXYKOsCQ4Slx3HJL+Bj/&#10;/HkvmA5e3+k3VWMPsHBrK/ypF4LAl4uPrc4vFIwAY/LR5dWrHzBgizJYPzx48NDZ2WXIhIeASRR4&#10;0M7OLivr7qtXZHMQHHgC7bMxYcKECRMmuggjwMZIJhYB1kW/FatEy2nwJVbth6XayCT1359q71rV&#10;Jnyxl8mk8M0ZvrHjVjh88dTx6zr2CCrRRshWe28v+eYvk0vFYjHuRLyVZemE04SkL7hELpfBF/Xe&#10;PqVCSWgh/Mbe8bYv7TgW3MqHy+ErtMa+g3oIznAmevq0rORpOZyLOwXqNtf4Ya9YLCorq3RxCrE0&#10;E5iZuHkJItUjyd5mJamyVwEmksokyGe8k6nJRoy4B/frYZhKYiUpUozatzYw8Aj0DA+N1/vCft/e&#10;kyMmwLre9NuRbVNo/J56yAgeuigou0mcE+ZUjnFyus+pWmv9m2IikYiyUGJ1WgUdfrj19U7Lqqur&#10;S8vJH8LHcGjwRiwRwbpTDjiGVCbtEfW89ffUsPqedT8rLa3gOc8yNXa9lnJrcICpjujseLffyGtx&#10;gI4O9R+DDx6yuvtpvzO8odJwJ2ODuDcqk8tgeZKdRLp52qHzvL/nfQzjAmEisOTYrZt3h4xsm4hg&#10;BBiD7lDlkr144XrypVRd5HJy2vVrGTfTsm5n3svPf0KLp8qH+0kKg3YgFaGRuXeiAG74+GMgYXt7&#10;WurtLZsOLJi/JiggVsAPd3YI8nSPDA1etGb1zqTElIKCYvAQOf1Rwlt/3DBuHVIVMS+VSJ4+KU08&#10;d2Xd6l3RUSv8fOa6Os9ycQz28ZoTGb5k84Z9Vy6n1dXW4+/VxtvMYvR8Xl7hhaTroOf5xJTi4tLB&#10;+TDGCbDw5+lTl2jlVN/jx5NG9pshhvcEI8CYfFyhz7R/QuqroKCIz+cj9TVp0qTJkyerU1/Ih+H7&#10;adOmpaff/O67l3Dhq1d//O47lvCQCRMmTJh8gsIIsDGSCUeAjQfQxCmduAU84l/+YvYVdYwgw8zP&#10;jbSr2njnIlXqA9HxcjirR9SzeuWOGbb+gTNjIyOWFRWVDLdbIRS2K3sVyZdSTYx4NlY+psauMXMS&#10;ZDLN/HLDjVFtgO88OrVGfp4vHU1NvrQrZMVPSm2tfUDz1NTb70OAjSVwsD87xHvsiXS+iVFUUoeu&#10;P7iPqbzrnRwDTn7+de+1lFvQF+hWXFw2bjeexgDq97GROcmI72NwHkxE0vkUjhHPySGwtKT8k5kI&#10;RoAxo5eMMAAAIABJREFU6I52mk815erNL3473VDPyWCK41sFTjMx5JmZ8KeaCRzsZvr7xuzacaSm&#10;pg7a6aL3XgZd0EHLIsKfntycvKLCp+M8CkcDeNeVy2VNTc3Hjp4HHyAJgWnZVAuuu6UZKcdowSW/&#10;JqHpvp3tpwfMDl9y+VJqZ1enRgFXDYxbhyTZBUjUtfR+bt6iuHWOdjONDZw5tF8YMlaghDe00Cyp&#10;2OrOC9u25WBLSysmWB4dJUYDdOKkG9bv+e3f2sBzyN/8teWxI4l94zgDMI0Aa/X3nWukRxwJnqsl&#10;g1JMM3xoMAKMyccSzFX4+vVreDJ8+rTEx8cH+a3hEh5i1JeZmfm1a9f//d///TWN+mIJD5kwYcKE&#10;yScsjAAbI2EEGMMIAF9cZTLpzu2H9b60tzB1/+K3tjt3HO173ttGE8jgBja+EQrbRSJRU1Ozv28M&#10;lqQyNnQ5dfLiiINmxhKg/OKFGwymOPp6Rbe0tIzDHwJ/whifPobMRFVlTfDMWFBsYdw6mutvdDth&#10;eDvwJ/BlZRW+3tEwEUvjN9FifuP9lqIjGAHGoDvAyAqFPC31tqWZO9z9bKy8QaZP89Uutta+Nlbk&#10;5KnmHqbGPEM9J1eXWefOXn5GktCyR8G3AwOJmhqbt289BH+hrqXcUioVE8Xh6ZMM0T8t7Y7ALcJI&#10;z4nLcUW3sbLwMjNxMzV2NTHimZu4WVl42Fj7wHHwE44hj2PgMiso7uHDAi332/HpkO3tHRKJpLa2&#10;Yc2qnbT2p7OlmQf0C51Cj2YmfBgvPD9YmgmmTfWi+viYm7rh498jOt7xQy/h09GO7YdBbfvp/jCW&#10;s6eTx3MGYHSJ1NTbFlx3sPPcOSswbfXH1uuXBUaAMRljwYSHuKP3449/Li0t9/X1VcV4DU54OHny&#10;ZDzI5XIvX77yn//5X5QzYwkPmTBhwoTJpy+MABsjYQQYwwiA32ZvXM/kcvjTp/laW3o62gXm3HvY&#10;16eUSEjRJviWBa+0GpC8ra0Nvu6aGLnaWPnAt1+HGTMrK2tEbysR9HEBawHUDgtZpPelvaWZ4GZ6&#10;llSq7SfPDKOOcehjWLWLJD90CtH7wt7FMfjp0190+NfHAq0fJi4sKHa0D5zyhZ27a3hFedUETUE2&#10;JBgBxqA7+jeXb9w2M+FbW3qBUK7CxdjAWau4wDkmhjz4Awe3TVtrH3hjqOe0fdvht5bYZKCplUW3&#10;bt71cIvgGPLMTd1upmUpJkgKVry9wN+ynYRBcQPlKQ/kzeW4Guk72Vr7+vnMnRW8MCIs3tsjCj4i&#10;vJchD/6wop8gVXYh6Rp43ZB+Mg4dElSSyaRFBU+9BJFG+s7TppJcfKAVdAqPDU72Qf6+MeGh8UGB&#10;sS5OIeam7hwDFzOOG+XtfOivanzT0+7I5OMlBwASYNu3HTIx4sEEGXzlcPrUpfFMgHUNsC9z5ySA&#10;PbnGrqDwBCKMPw0wAozJWArdCvuBbpr9VF1dGxgYhOSWOtE1OOGhkZHxuXOJ//Zv//c1SXj4A0t4&#10;yIQJEyZMfiHCCLAxEkaAMYwAWH2npaXV1zsavoHbWvuam7rNsPHbuvlgYUExPOk2NTXX1NSVllSc&#10;P3fVx2sOfOOdNtXHysLTSN858eyV8R/+hVU9tm87xHMMSU+7A+/ZhuAYYxz6GLoAaDU/ZqW/T0x+&#10;/hMpS+PzkYCV7SIjloQELiguKp1YycfeCkaAMegOdb5h2lRvC67A2TH4xvWMB/fz7mU/yLn3UENy&#10;cx7ezcq9kpx24viF1St32Nn6cwx5SFRYW3rCbTbrdi67s2kHIVTk0pjoBEM9J1tSg9AtLfX2hKhs&#10;hH9Yu589S1i+jWPoAn8xbax8aESUS1jIovOJV4sKnzY0NLa2tsENtqa27smT0oxb2SuWbXFyCII/&#10;xHg+LbTJP3HsPPydHXzjHW8OCfpIZZLi4jJXWrYT9AetYOwwcStXbLudmVNWWtFQ3yRsb29ubi0r&#10;q3z0qGD/vtOegtkw3qnmHjZW3iRBopnHnds54yTOeCISYFRnyb27D8B5iEs4BJWVVorH9y/hPjEw&#10;AozJ2MjLl69eveqnvhobmyMiIiZNmqQq96WR8BBzHsJ7fX39kydP/9M//fNrGvWFjXz0sTBhwoQJ&#10;EyZjI4wAGyNhBBjDyIC/qL2bdZ/8cNjYlWbO8YRv4xZcdxfHYD/vuW68MDxibuoOn8KXXni/dfNB&#10;iUT8sXV/O/CLYktLa2ND03A/c2b40BiHPoY//K+vaxAKhXK5jDnGxwKZCFFPXV0D/OUachN2QoMR&#10;YAy6Q4NvgJuhm2tYc1PL8+e9cI+Cj4YTuVyqVCqePi2Pjlxuauw6baoXEgMx0QmfGKM86kAGYlHc&#10;OkqoeJuZTBgCjLBBUsm2LYcMvnLAGTfjuDnMmHk+8Srcc8Af4FN4+IH38I1AJBLBP+UKGbhKfV3j&#10;lk0H4A/xVHNPuBCDulKu3pLJpRq8y7hySHyWq6ut9/GaA01BgzBfxgYuc6NWFD8pVcDQFDJoHM6B&#10;8cK44T2ooVDKhcL2/XtPwsMGPGNMs/IGfTzcIhobm+Gcj740JiIB1jXww7KFceu4HJJgc2n8Jnaf&#10;GUswAozJh5aXL1+B/PTTT69fv25ubps9O3Ly5MkaMV6DEx5++eVXR44c/ad/+sNrminx5csJs4fG&#10;hAkTJkyYjJYwAmyMhBFgDCMG7qTczXrgKZhtpO9kakzKJ1hP9bKy8IQ3U8098De85qbuRvrOdjb+&#10;F5KuTaBQKvyhNAaafGxdfrkYhz6G5ATq9uF6YXgrcCJgqj+9iWAEGIPuGMw38F1Cy8ururqeCYXw&#10;ZNehReAEiUTS1toWGDCfBtF6TzXzmGHj9/hxkUQiZkFgwwEZiIUL1poY8SYQAQbqyeWyrDu5Flx3&#10;a2S/TNz4vNBHjwp6+5QwKHAJrK+pAvk3cZV2uCPBtSeOX4A/uyBwrSVX4OocUltTr5EHeFw5JJIu&#10;y5dsgScEW2sfeFow1neOi10L+kJH0J2qpOjAeDtpYVEyj729yiOHz8EUw1U2Vj7GBi67dhwdD0Fg&#10;E5QAA7XJ4xwNAiO04lTvvDyY1gnzpWCigxFgTD6cvHr1AwhSX7DS582bh9TXcAkP8chvf/u7vXv3&#10;/eM//n9wFbjld9+9nEAbaEyYMGHChMkoCiPAxkgYAcbwPsCsJvV1DUcOnY2KWObqHGJpRn4XbDDF&#10;EV5pLQdvP+/o/ftOlZVWTCD2S4WJpu8niHHoY3Sj7EN3wvB2fKrTwAgwBt0xBN/AC62qrNGxKp5Q&#10;2K5QwuWZZiZudKPfm2PgciU5Tft+OlIj8Ka7+xn4Kg0ZIlFDOhLS6hSLRoMkQR8NP8Khvesax0uw&#10;EZVWujeloRUyLv2tPHum+hQemEksy4K1ppQAM6cEmFwug+PD/XVAZoW29mxAMbRY59gsEzQLaDgr&#10;KA4D10hZL2ufvEeF4ADtwva3Xg56glccP3be1JhwQuBsxgbOG9fv1Ug4/FEcckggUZSZmQMTROPJ&#10;vEyN+bHzVuMNVrvZcaLFYlFMdALHkEcIPzMPZ4egmpo67QNR90DVLD/rejYiZ+4caOqZ6mc31JHe&#10;mQAbfsG+m/vRUcAi7Rq0vt6hnbBZi8ArTAxd1qzaOR4IxV8IGAHG5EMIPKliwsOffvrp2bOehQsX&#10;/fVf//WQUV8a1Nf27Tu//fbvX/dHfbGEh0yYMGHC5BctjAAbI2EEGMN7orOjUyQSKWiSnNqauoxb&#10;2Zcu3jh7+nLypRu3bt59kPsYXEvZK2epThhGDOZjDL8oMAKMQXe8J9+A2UQrK2v4LqFwra21j8EU&#10;xwP7T8P9dpjpI3FC3c+6lb0KkVgEN2ehsL2tTYjcj0QiUSpl0K1WruKZVCqRyaQgYnLTJieDDkql&#10;vEfU00EaFFKtRAqlHF7hU10GQqOXOuVyGTQLT7Md7R2gFQCO9vR0K2lToKqWpsRiEWoFwOBv0FMk&#10;7qFxS+QJGRqHc0Dg+DffPF+8cD2NAPMxM3G7nXnv7/7+G/gbBJdDdxoWxqbgcuRdiFptQjSvVCYF&#10;3aj+b6Gg3hMY/nXh/DVjA2fwE2tLL1D7QtI1pe7EErUc+FXU7GUY+mZp5gHDLywoVq/RNeYOqWXI&#10;nRKpeP7clRwDF2Sw7KcHgCY0mOztTWESZnjAwMSJ1haeX/5uxq6dR5VKxZCXIzul8kAa0CakQWad&#10;mF5SLBaDP+piBGTLsKnubkJbkkXXTTxQKiOBa1ikVhcCDNqB88H4MNHwSt2vf8HCh9A+NWxnx9t8&#10;gC7DLrkCloeErK8OXF9k1cE/wYeRB9UepYe+AdoaG7pYW3rOsPErKSkXsUpgYwJGgDEZXXn58tWL&#10;F9/jnphYLImPXzIc9QX/nDx5Mh789a9/vWXLtm+++TvcT5tAO2ZMmDBhwoTJhxNGgI2RMAKM4f2B&#10;+zv0+3m3jOzmKHr7lPh9WCKVdPbvTLGdUIaRg/kYwy8HjABj0B3vyTd0DVAOgQGxpsauttY+HAOX&#10;9Wt3i4fZlYaD0F1zc0vypdRVCdsDA+YL+BFO9kEe7rODA2M3rNuTnnYHHibpbvgQl8NHra1tx4+e&#10;37Pz2K4dR65eSYeu5QpZdXVt4rkrS+M3QYOuzrNmBS9csWzLqZMXq6pqFUo5hqpoH4JUKhGLe27f&#10;ztm+9dCcyGU+nlHODsFgCj+fuYvj1p0+damiorq3V4GBXIMu7+rp6QbNd247vGfXsWNHE5uamuVy&#10;Wd6jgoUL1vF5YR5uEXMil+/fe7Kysjot9faObYcOHTjt6xUN1ra29LI0EyyL3wRH4FqQJ0UlMCjs&#10;BTedwRoF+cX7952Ki10z02+ei1MIz2mWr9ec8ND4bVsPQb8d7R0fuqgktA13lYiweC6Hb2PlY2LE&#10;gxG9a0UrTEr84AHhhKaaE/bLSN95544jcrl0tAiwrnd0yOFVJS7xOK9w+jRflapbNh2Ag7pHkiER&#10;Gx25/PPf2Do7BAUHxp04nqSaXI0zoWVM8bdzx1GwrY/XHBfHYL7LLD+f6AXz15w8caG0tEJJnPkt&#10;NodPwWGgl6ys++DMsfNWe7rPBpkXvfLg/tMF+U8kEjFYeNuWg28lwLAfeF6C9XX+3NWlizf6+8a4&#10;u4bB0vAURIaGLAL3u5t1H2yr/fdDZHQyUhwuMyN788b90VHLwXuhETdeGKyveXNXHT549sH9fFiC&#10;b20H+iorqwRjwqSA/ju2HQabsL8UYwBGgDEZLXn16gd4QP3zn0nCQ7lckZCwEqkvJLrUEx7iwb/4&#10;C0J9ffbZZ2vWrH3+/Bu4Ch4RWcJDJkyYMGHCRCWMABsjYQQYwygC0x9h0YgBsN91MowmmI8xfPJg&#10;BBiD7njvgBtCSrW0tHp7RnE5fFtrwhNs23xwcDpZPBOOp1y95ec919jAxcSIZ2kmIMIVWFDhGLpw&#10;Oa6REUvv5z5WyOWD+iKOXVff4OQQZDDF4avPZ8ybu/Lrb/qSk1PdeKEcQx4oAKMwN3E3N3WD99AF&#10;zylky+YDbW1CMY02G1J/EIVC9vBB/ryYlaCMsYEzGAGUgff4Ck0Z6Tu5OIUcOngW/l6IxZrVpGjs&#10;mnhlwrYvfmsLZ9pN929qas7NyUP2BVqABs1M3PS/tA+eGTsveqXBFEccu5WFJwp0AUdAoPdrV28h&#10;/wdTA83W1zeuXLFt+jRf+AgaUVfMgutODnL4QQHzb1zPlH0wDqw/mOl+PhJX8GpizEu+lDqysCpo&#10;KiY6wdTIdZoV8TdPwWyYIEyF1zWGDvnWISuV8uPHzhvqOUEjMGqYgrxHhTRYTdchUxZNfOd2zuXk&#10;tNLSCmJGMkeDdSascP7jorjYNdCRsX6/B6LARIMpjPScnOyD9u090U7qnA0bgoZNZWbeCwtdDH6F&#10;zqzyQFhfYFJYEdDC7l3H4J9aCDAkPHq6u+FTN14YaGVq7Nq/YM36dYP2wQkXxa17+rSMZiMcaomR&#10;sDbp/fuPYV1bmJE1rrG+YLWCka0tvRbGrn3ypFQjJeZQJpVERSyFGwVc6+oSWl1dqzs5yjBiMAKM&#10;yfsLPJdS6ovshn399bfr1m3427/9Xxj1NWnSpMG1vvD9Z5/9zxUrEiQSGd1D+wmzJn70sTBhwoQJ&#10;EybjRxgBNkbCCDAGBgYGBobxA0aAMeiO9+Qb2tqEcPnNm1nmplhyycdI3+nkiQsaed4oz0SiYXbu&#10;OGqs78zl8GlgjaeRvrOpEc/MxM3U2NVY38XKwtPW2sfYwHmqucfZM5c1SAt07Ib6Ri9BJJwAjaxe&#10;tePiheuGeo64mW5qzIPjINCaqTHf1trXguuu/6VDVMTSpqbmIUeEkTdHDp2lbIELzVZHwps4hjwY&#10;kRlh0ZwtTN2n2/hBUwZTHGeHL62pqYWBvDk6woptXL8XOoVB+XjNyc8vduOFmXJcZ9j4WVl4WFl4&#10;wRtodln85lUJ2z//jQ0yB9aW/QQYfAR2AzGY4pBy9aZMLoWHapGop6amLsA3BvqFc0A30MqIWg8s&#10;Bi1QPoOUuTIx5MGQk86nyGTvQM/oDuIkSvmxI4mGUxzBqtC7wC2iqbH5rdFIQzYll8tgcpGMocP3&#10;yLn3SBX6MzYOqQvgS838easwTSWYN8BvXte7f8tB31Aq5Zj6b/AQOqgHnjxx0drSG1SFCYUlQD3Q&#10;xdzEjWvCRz4M1gs4OXhCaMjCymHSMFJySAorwpJSU5h6EdoB5cEa0CaX4wouZ/CVw+KF6zes2wP/&#10;hNkckgCja42kYVy2ZBN0CpeDArDEQEO4ClvrXy9TvY30COl7Mz0LetfQisb8STNvZZPT9J1AH6Tl&#10;QCvwIkotO3NhqU7zgePQkYtjyJOiUrFYNNwvkyiJKD188AysBdtpvtB14rkr75CHk2GkYAQYk/cR&#10;eCJ98eL7H38kO2B///e/37Jl669//bcY4KUl4eH/+B//Y8mSpWKxhFFfTJgwYcKEiRZhBNgYCSPA&#10;GBgYGBgYxg8YAcagO4bkGyorq7HcVOfwwPhZDNeICIs3NXbFOkm21r4F+cV0g/4N7koml+3YdoRu&#10;gvvYWpN9eQe7mcuWbD5y+FxS0rXjR88vX7rZzjaA7Gtb+1pbeJoY8hLPXQXdVG6Ajl1f3+jhFmFu&#10;4jbV3MPTfbbD9AArc0/o3VMQeXD/6cyMe3fv5J46eTE0ZJGJEc/a0nP6NF/oKyQorqWlVYOwQTLm&#10;2NHzHAPCvcGZZhy+JVcQNXvZvr0nk86nnDl1ad2a3e78cGMDF2tLL9oUz887uqmxWST6OaUeRoBt&#10;WLcHOrI0E3h7REVHLjfnuoM1kIeAxuEjwylON65nXk+5tXDB2tUrt0OzFlwBTYHoETV7KRwBC4A8&#10;elhACACy3dy9YP4aaGEGfJMxdYdG5kQu37L5wInjFxLPXdmx/cj8mFU2Vt4wcWAxGqLkV1xcql5P&#10;axQByixbsglMivQMaKI9Umc4EEJIIi5+Uoo6g3G4HP7xY0mqRHZj45BvBXTX2trm6jzLgutOIt6M&#10;eCtXbJPJRzTkjk7MsTyYv0OFz55JBveYak490MQNPId44J4T4IFnTyeDB3rwI+AEdFHQxEsQWVtT&#10;p5HUEUPrEs9e4Rq74plgWHgDznb82PkLSSn7952aHbYUDoLZwUthGcKn8DpcBJhI1LNk0UZYsDDj&#10;4KWwBNx5YWtW7aCtXTt86Gxc7JppU71MjflID0OzmRnZNA7s5wULSsLcOTsEIYUGk+JkH7hk8cZd&#10;O46eO3vl5IkLG9fvDQ5aAHMNl4OfwzDDQxeD8YczJkaAPbifD44BysP5qxK2qy9Ghg8ERoAxGbGo&#10;Eh7+/vf/sGfPvt/85jcaRNebCQ//Aqmv+fNju7tFuG/24sX3L1+++ugDYcKECRMmTManMAJsjIQR&#10;YAwMDAwMDOMHjABj0B2D+QY3Xmh9fYNCIcPSPhqClYrkcllvrxIurKqqWTB/jYkRj4YikXRzy5Zs&#10;0uBgkGe6nnLLjEOCcuBME0OXRXHry0or4Th0JJNJ6Ku0qOhp1OxlNOamn7oYSDrXXxBLRYCZmbhB&#10;OxZcgZWlJ8eQt3jRhsbGJqVSgUqCYt3Pnh07koj78rbWPgZ6jrt3HVeohQEh93A36/5Uc4GVhQcG&#10;fvn7xtzLfgBPs9AUfErVk9fXNezdcwIsg00ZGzgvWbxRvZITkjrr1+3BmBhQDAPUnB2CLl24XlRU&#10;UpD/BN7MnZNQW1uvVMqh8f/nH/4OGsHoIrB8dtb9f/zH3ysV8r4+JbTcTmt6ZWbcMzfFYbrzXULv&#10;3n0AH8EJ8BHoBvaHCXpw/7HALYKyC35ghw3r97xrrj9dAAYBlWb6zwOzk4AzI96O7UeGq9OmHRha&#10;1NraFhIUR2t0+RrqOa1bs7u3r5+AGQOH1EVJkUhUWlphO62fpYMGT528KB3RkIcDeuCjhwXW8DWQ&#10;upaJkauP55w7t3PA4L29P3tgY0PTwQOnLWnCQJJX09Bl3txVqqSR/QqLRZUV1fbTAyxM3ZGkDAyY&#10;//BBPi4HWvpUDs1eS7nlZB+ExeeGI8BwwR49co4zQN+CM29Yt6e2tg5cF90PWoOWc+498veJMSGk&#10;tQ+JC+SHk4SEA0sDObmd2wntTdgvI170nBWVlTUwHarRQYNw5rmzV8ACGLFnbuJ241qmfJjsmljg&#10;raamDvljWBreHpFCIfsG+sHBCDAm7yqvXv3w8uUff/yRUF9/+MO/HDlyRE9PT5XecKhaX39B30yK&#10;jIxqbRX++c9//umn199//8ME2hZjwoQJEyZMPoowAmyMhBFgDAwMDAwM4weMAGPQHRp8gwXX3cUp&#10;JOtObvETQtsUFhRryOO8ouzshzfTs04cT1qxbIv9jABMxGc7zYdr7OrqPKu6qlYjOqqnp7u6utbZ&#10;MZjSJz4mhrxVCdtlMimWU8KoHnwjk0lE4p74RRuQGjHSd1owb7UqOZ4GAUa4NCtvUyPXxQvXwzli&#10;sQgeRFXBQHD+11/3HTp4pj8SiCtwmDGztLQC42ZQO3hqnR2+BPTH7Xs/r+iG+kZlrwLNQtshTfWI&#10;RM+f9508cQFMBJ2CmBjxUlNvq4Jd1AgwQhjACVja6unTsufPe2GYMrlUoZSLRT3QI1xCa5KJ42LX&#10;gvI0hMvtxvVMMAccb2/vD3KCqzZt2Evjb3xNjFyTL9745pvnHf2xRHSMNKgIxnjndq4Zh08KMumT&#10;3uvrG8Dgo8iBQUvQYENDo910f0szAbJBZ04nj4wAQ4AdYuYkUMv7Ghu4zI9Zpcpw+KEdUrchk5C+&#10;3Jw8mEoVAXb9Wsb7DHlIiEQ9MHaOgTN6oKf77Orqut5eZdebHkiIz+e9SedTMK/jNJpO8HJymsoD&#10;kbJat2a3kT42xff3mQtTplQqcG2pL4qce48w/G5IAgzH/uhR4TRLQkJDX6bGvAP7T/USalbU0f7z&#10;goVXuUKm4jKnT/M1nOK4aeM+VdQmzLJQKPT2iLKg5LGjXWB5WSVJV9jRoT46OA202rblkJGeE5z2&#10;xW+nE38gLNrQU/OM5I3siIxYSkM8yXoEbcUDdwmGDwRGgDHRXeD587vvXoKrIPV19OixL7/8SqOy&#10;l6rW1+TJkydNmoQcWGRkZEtLK90t++nVqx9YwkMmTJgwYcJEF2EE2BgJI8AYGBgYGBjGDxgBxqA7&#10;1PkGDAqBV1tr3+HExsoHI5xMjFyN9J2sLDymT/O1tiR1fRztArOy7iOtpWq/vb1D2as4diQRs+dx&#10;OWRrvq21jQYVtWsoQwtfiaoqq53sgyzNSHpAawuvB/cfYwTPoAgwbwuuwNkxuJoU5erRaA132Lu7&#10;n4UGL4ROkU47cbw/1R4G36Sn3YGPMMZlqpngXvZDOChsE8Ia0mgKRgEfLY5bjxkaTY1d58xehg+9&#10;yFf9TIBZEQIMmr165WZvr6KtTYjdIXGFLWNkzMIFazHWDcaSlnpbPdljFyUPFi5Yh+yduanb06fl&#10;yPCpK4ZMXmtr2+zwJXxeaNisRdBmRUWVjuWydATG3JSVVdIyVP1s0KWL10fMBuHw40l6PWdK7/Ei&#10;I5bCQTAnaP2hHVJHDeGqjIxsrNCGQ87JeTSKBBh2cTvzXr+fW5I4v4xb2XKFHHxGY/qo/7TL5dJV&#10;Cdv6KS4OPyQoTp0YbmhoFPDDzU3dwRrwejP9joI2pdEvHFEqFXv3nBgoEqZJgKH9163dzTF0wYyL&#10;MdEJtOhd5yAzdkJrYJP7OXnEUJae4B4ujkEVFdV4fk9Pd2Njs52tP3wKnhwasrBjgPrSGB34dv7j&#10;J472gf6+MeGhi7dtOYT+MIzpOmAVJyzfaqTnhIvx6OFzMChWBuyDghFgTHQUGvVFdrr+5V/+9ezZ&#10;cwYGBiqia7iEh5MmTQoJCWloaCJBXz/99OLFK5bwkAkTJkyYMNFdGAE2RsIIMAYGBgYGhvEDRoAx&#10;6I7BfANSDkPKVHMPFHoOydtmbuJuqOdECKHI5U+KSmQy6WDqBR4O4VOOIUn3x+W4nj51CXoUCtuH&#10;rOTU3t4hkYjXrtllAACA/39M2RGOocvWzQcx0kWDALO19jHSd9q5/Yh8mMpMlOWSJZ1PIZFGVj6g&#10;ZGzM6h5aXohEzChka1fvpIQWySm3YP5qjaJKbzZF6Iqce49U9jE3dR9Iz9ihToBh/A1o2NTUDAMf&#10;ssG3EmBkr1nUs3zpFoxOg9P27D7+9dd90B0tj9T5BovwrKumpr6qqratTQim01I/aWTASk4F+cUw&#10;fapwqPS0rBGzQfB94fnz3jWrdhpMccS6UKHBC9va2tBcY+CQbwXyozeuZ1qaCbB3C657YcHTUayv&#10;Bkbo61Nu3rif+DmtLQcKa9So01AJen+cV4SzQMZu5pGVdR+WhrBNCBbLyLhnwRVgTbWgmbHD+R5m&#10;dywrq3S0D4RBkeygagQYxms2Njb5eM3pzzJqJsjMuCeTSVThlYOBC5xGbfoYG7icO3sFK7HBcJqb&#10;W1wcQ9CM0Boo/O23X4toKKQqKK2rP8dme0VFVX1dAw1Bk3QN/4USOfVDB04TTn0aSaGZsHyrUqno&#10;YATYh4NXgQwAACAASURBVAQjwJhol4GEh2SPC57fkpOvmJpykfqaNGmSBvUFR1QpEH19fcvLK3/8&#10;kYSLQSMTaBOMCRMmTJgwGSfCCLAxEkaAMTAwMDAwjB8wAoxBd2jwDUgqGOk7GUxxVImhnpOxgTMm&#10;HLOx8qacBCma5TBjpofb7DWrdt5MvysWi6VSsQY9gNxJeXmVswOJ6IKWp0/zLS+rgoNddNd7MKCF&#10;vj7lpYs3MPufqREvbNZiiUSCW+0qAszc1A0TuD18kI+77YOHhr1XVlY72gVONSM0if30gKrKGlWA&#10;VIDvPC7H1YZyY9dSbmnEYA0GqBceupjL4cMlHEOXgTSAmgQYGGre3JWq9HRD2fwtBBidFNnhQ2ex&#10;QdDcgisAO+flFQqFQqlUolTKwRTt7RhYRlLkwUiRPhn1RHBoxqLCEtQECbAb1zPfgwDrgClevXKH&#10;oZ4jxhhFhMbjl4jBBNjoOqTuQwaXy777ABk4mgbQ9cH9/NGKAEPSCEYaERaPdeDAqRLPXYFp1RLG&#10;hBxYdNQKuATsBnY4dvQ8XAIuAYrt2HYYzIL23LP7uFb3I/kS0f1IO2oEGBK9eY8KMZLMguvu7hoG&#10;7YNrDblaccpgvvbtOWmoh+k6eSuWbZUNcNLwvTCacmMwTdAmTNCxo4nl5ZUkfaJcCmp3UX9A7g3c&#10;TMWNabEe0pMpKbfglgLNGhu4xMWu1cJeM4wKGAHGZDiBp80XL77/4x/Jxtl//Md/XblylcvlDlnr&#10;Sz3hIcDHx7esrBy3xeDyCbT9xYQJEyZMmIwrYQTYGAkjwBgYGBgYGMYPGAHGoDveLLlEyIYZNn6L&#10;F65PWL51xbItKEsWb4ydtzo0ZJGVhQdNyudlaSZwdgi+eOG6SNQjk0mRBxrMDSDTk333gYkRD+s5&#10;8V1C6+oaWltbW5pbhpSmxmbw4Kw7ubbWvlYWnuam7u78cLikp6cbWlMRYBam7uambt4eUc3NrXTH&#10;fIihIc3Q2toWGrwQ1EYy43ZmDoZJlZdXujrPsuAKaHWimYUFxWKxtjJCWBtp6+YDNDTNx9TIdcum&#10;A8MRYPSjYaOFdIkAE4tFpSXldrb+YDSSpNHSE/keT/eIDev23EzPamhoUihkcrmM1Ejr6GynEXUj&#10;dAKtwBSI5eVV6ikQkxKvjpgNwgpn4GNG+s7QprGBC3iXSDRkDbBRdsh3GLJYVPykFGtl4ZBv3Rx5&#10;0NsQ7Yt6qqtrwbdhfpHKfZxXpJ3FIeyUTLJrxxHMJgp227Bub/8lz7rmx6yiPBNxv5SrN6Va3Q8+&#10;PUgjqAYRYIRbSjx31aQ/XpM/O3xJU1Nz6zCrlS7Ypp7u7uRLqdg7vAbPjMXZRB43KemaoZ6jDa2N&#10;B8vN1JjkIw2aGXtg/6n7uY+RP5PJpSIRyfA5OEHi0PpLJRm3sq3M+7NTRs1eNpAN8n2mhUEbGAHG&#10;ZEiBR80//YkEb4FvpKenT506dTDRpZ7wEPkwV1f+48cFP/zwJ7jw5ctXL158z8p9MWHChAkTJiMW&#10;RoCNkTACjIGBgYGBYfyAEWAMuuNNvoFEabi5hrW2tn777fPeXkVfnxJEoZCJRCKhsP3+/cdBMxcY&#10;G7jYwLOrmWD6NN9tWw4OhLMMm+vvcnIqEmAYAebrFe3rrU38vKO9BFFYmsuCK3ByCCouLhWLRZhU&#10;rZ8A47qbGruGz1qsnZMgTJJIFDd/rUrnlJRbUqlEJOopyH/iMCOAJM0zdfN0n93Y0KQlAV0XjVMB&#10;g5w5fUn/KweMs1mxbMtwBNjBA6e1KKZLDTCkIs6cumSo7wSDtbHyAbGy8LAwdYdeQGcvQeTypZsv&#10;X0otL6sE48A0vTV0ZsQAyzQ1NdOkeQKkHE4cS3ofNghUnTsnAatMGeo5LYvfpBr+B3VIHQFW7Okh&#10;VbXspwdAswNlz268R9mzN3gdSnCKS0srHGbMBA+0NPOwnxHQ2NSsPX0lus2FpGtIgMHrksUbu/tT&#10;enbCWsDYRBND3v3cvOHCIlXtXL2SPhwBtnfPCdWChTWifbWSBeszF5YkhuuZcfjenlEwXypvBA3j&#10;F23U+8LeyoKE62Gz4PNG+s7wz6CA2C2bDmRm3Guob1Qq5HK57K3GRCr6XvZD7BFGHRy4oKWltbv7&#10;Q/k/QxcjwJgMkpcvXyH19d13L+7ezba1tVVFfQ2u9aU6Ym/vkJOT+/Ll969J1NefWK0vJkyYMGHC&#10;5P2FEWBjJIwAY2BgYGBgGD9gBBiD7hjMN/BdQsvLq7q6ngmF7aoke12UtIAz24XtC+avMTZwwYR4&#10;+l86LFywFj8dvPuMW+0nT1yg++kkAAsJp7cKhj1BF9aWno52Mx/nFUkk4sEEWNz8Ndo5Ccz2tmzJ&#10;JppQkVTnOnvmMlxCN9AfTKNRKVwO3887mjzEajUUJcBIbkZVqre5cxKGI8AGyiCNnABDSKWSkycu&#10;2tn6Q8ugJ2b8g96x1BPHwAWOT5/mN3/uytMnL4GGSBO+fdbfEcgnhQYvAgNijNGqhO2yYUqvaQdu&#10;o9fW1nsKZsNEk0gmfedtWw729SlhCro+sEPqju7uZ21tQvQ0JMAOHTgzYgJMIZeLRD2gNs311x8D&#10;V1hQPNVMgAXG3Hhhba1t0KmWRtBtUq9nYtZEUueMRj7BogBVfTzngD1BVTOOW/7jJ9ojwKCdzIx7&#10;Q6ZAhI82btg7ggVLPROmQODpPhvmt6enPyEnDLytrW3Fsq0WXIGRvjOeCfpD19A+dMQxdOEY8MAC&#10;y5duvnXzLqxN7XOH8ZH5+U8oJexJyGCPSBok2sMIsA8HRoAxQXn16ofvvvv+1as/4obVnTt37ezs&#10;1WO81KkvjAPDg/b29tnZOd9/T6gv8KIJtNnFhAkTJkyYjHNhBNgYCSPAGBgYGBgYxg8YAcagO4bg&#10;G3ih6oWyVIB/wpMeKT0lbI+OXMExdMEtb3izeuUOiUQ8VONkP/3QgTOq/XQLrju810WMDZyhZSN9&#10;J1AsN+eRVCZtb9ckwJbFb9aFAFsa30+AcTn806cuwiVSqeR25j2a3Y4QYAG+MW81FPSu7FVcvpyG&#10;XAtoGBmxdDgCLOl8yqgQYJ0021tJScXmTft8vaLNTdyw9hVMk42Vj621L3IAlEXghYUsKiutlEi1&#10;JXIcGSiNIUpYsQ3HDpYPCpivPWBuOGD+ukePCsxN3WgED3GJlJRbqoilD+qQ7wT4UhM7bzWyTfA6&#10;f+6qERBgWOsr605uRUW1VCpW0OJtGGiVl1dI8zeSMXoKIlt1I8DS0+6oyoZFhMVjXlC4VkCzKSKd&#10;VpD/BIys3f3u5z4ejgBbuWIbLlhoDaZJl9UK7ocLVv8reztbfxisKqclBuTBP29n5ixeuJ7nFIJn&#10;wtgtzTzAh2HKYDiWZgIjGuy4bs3urs4uLd6FBNiTIlKUDm8pbryw6qpaVY8MHwKMAGPyR7q/Bg5A&#10;Gawf8vLy+Xz+cAkP1QuAWVtPS01N++67F3SP6weW8JAJEyZMmDAZXWEE2BgJI8AYGBgYGBjGDxgB&#10;xqA7dOcbVOeLxaLa2np313AzEzdrukvOMXQ5ffKSUilvb+948+SfI8AwZiVmTsL93Lycew91l9yc&#10;R83NLZjfTIMAWxi79u0pEMWiuNj+FIgWXEHK1ZsSqUQiEUOzhD2y9ISB+3jOaW0TDldLDAFD6+tT&#10;nk+8qkqBOD9m1bAEmNYSWboTYF0D9aLg08bG5tycvIMHzoSHLnawmwkjMtRzIlNgSSpI2Uz1hiO+&#10;XtEfIhSGkH9KReK5qzRtnQ/W5crvZ1mGXaT4pUDjBEpJyk+fugQ+A/5maeZhZ+tfU12r0vmDOqTu&#10;gGZhyCdPXDTUc4Q5NTdxc+OFqQKbdGwEHeNxXpGVhaer86zZ4Uu2bj5QUV4FzgweWFRUgnXpwC1d&#10;HIMpAfb2FIjJl1JVq2nunBVd1M7wFSx4ZiyNzyPBao8eFrzV/bLv3tceAYZU4qqE7Y/zCu9lP9Bx&#10;tcKZDx/kC4VvfCXEUDBYdVKpFKby1s27mzfuD/CNgVEYTHGAXjDMbpoVicgEr4ZOtZRDwxSIsBaQ&#10;QGURYGMDRoD9wuXly1dIff3xjz8UF5e4u7tjVsMhEx6q4sDMzc2vX78Bj3OUM/uRJTxkwoQJEyZM&#10;PoQwAmyMhBFgDAwMDAwM4weMAGPQHe/KN3RROgQuyczItqQJ3EDoG++HD/I1GBGMdCE1wAz7t+zn&#10;Ra+Ea98qcrkMLlQJEgODCbDwUG01wDD0BLSdHb7ExIiHqmZl3ReLRSKaQg0rMGEESVWVtiF3DQST&#10;Hdx/mqRApATY8qWbPxwBBm1ixjxV0r8eUQ8ogJapKK+6cOHaqoTtnu6zuRw+TgQ0ZTDFccumA8Nx&#10;aSMG8ohlpRVODkEWXAGMEYywc/sRUEZ7RxKJGM6hoVodqngg+G9W8EKYPnSJqIil6l8fPqhD6g6Y&#10;I1C+oKDY3tbf0syDpBY04d9My3on2yJxeGDfaY4hD+zGoXkswfHExAV7VDXAkFCsrq57mwd2SmWS&#10;48fOq4LS4hdtUHFm8+auRJPC8Vs372pPgQifXr06ZA0w4pl7dh83NXIl2SkNnDdv3P/1130wie+y&#10;YCWqCcWpV/kwtA9jp5fIQPO8R4XHjp6Pm7/GyT4IlLey8ERGkMtxzcy8N1wQGyqZlnoHIzjNOPwA&#10;v3lNtIIaI8A+HBgB9suUV69IwBZuq/35zz8VFRV7enoOruyFmDRp0uTJk5H9Mjc3T0m5/l//9d9w&#10;ITzRTaCtLSZMmDBhwmTCCSPAxkgYAcbAwMDAwDB+wAgwBt0xAr6hi+7sS6WSjev3Guk7k9ANWpJq&#10;VlBcR0c7DdVSNd4plUlzcx7Bp3COBdfd1XlWY0MjnKDaFh8sQiGpBSWRiEEAPaIebO0NAszU3dzE&#10;zdszqrW1dbjILYydqqmpc+OFQddWFp42Vt5Pn5bBwWfdz+rrG9z54eambvS4z/3cPFUWviGBaQBX&#10;LNvCMexPgbhr57EPR4D19HTLZBI4DY5jVkN1SgxmB47Da0tLa/KlVEe7QCytxDUmsyDsj2YbTTIA&#10;ucz4xRsx06AFV+DGC22obxwy7xwOcOuWg6tX7sjNzQNl4J+YsbC3V5maepvLIfkPp9GotdOnLsnV&#10;yol9UId8J6C/BQcu6OfqjFxjohO0B2kNupzULQvwiwFlpk/zI2xf5PJnlKeBdsB6vl7RNIaPsD5Z&#10;d3K15C3s6reMbHXCDhqe5Wuk7wQWRoYPPHNVwnaV+x07kqjFmclUyqUH9p8eigDroEFmN+gs+6AN&#10;kRjTvmBhiqU0sJIsWLUgObFYBA3C/MrlMnQVlQ8jxQhzDafV1tRv3XxwYJGSyLMtmw709fViWbjB&#10;+kNrF5OuweIFV4R5mR0WDw2Ous8zqIMRYL9Awf2o169f//jjj1VVNUFBQarKXiqia3DCQxMTk3Pn&#10;Ev/P//n31zRcDPmzjz4WJkyYMGHC5BMWRoCNkTACjIGBgYGBYfyAEWAMumNkfAPdDO1ubm7x8oik&#10;FyKZ4bx/3ymFUqGaOCSNqqpq+C6hFlwBDc3xuHM7R8vu/MAltWdPX76Vfjf/8ZPKimpMZKdOgCFx&#10;ZWvt8/DhsFE+uJufnfXAjNJvoGdw4AI4iGWZZDJJ1OxlpsaulEtwPnXyIthBS8Y8uKqlpZV2Tagm&#10;jqHLtYHKVaNOgEFfYNuiwpKb6Vl7dh1PvnRDgxpBIgEnqK+v93JyGtZ/suQKXJ1nVZIKTMNmkBsZ&#10;sHbX3az7WLsL7AnKr1q5HdRGck5dN5imxsYmgVuEwRQHmKawkEX3sh/S8DVpY0NTgG8MTdbnAwMn&#10;ySdp7StVCx/UId9xyIRoOXr4HLQDrcGowVuuXE4fjpjRAJzT16dMPHvFxMgVOTmOIY+4GU3MiNXd&#10;wAeM9Z1tp/mCO+3dc0JJWSjtKgX4zuNy+Oi0SYkpcElbm1CplCedT+EMVKeLnb+aRoANS4BB1/Pm&#10;rhwyAgw+KiwonmruAeOFV+iorKxSS3ktjA4sLi49cyr5TmZuYeHTyspq5KThta6u/tGjQvDPXTuP&#10;PrifL5GINVwF3RgcBmy1MmEbZZd9weBgGY2T1fUHG544dp4uXh8jPaelize9NRiR4T3BCLBflKio&#10;rz//+Se4mYeEhPzqV79SEV1v1vr6SxX1paend/r0mT/84Z9f06ivly9fsVpfTJgwYcKEyRgII8DG&#10;SBgBxsDAwMDAMH7ACDAG3TEyvqFrgB7IuJWNjAhul0MLj/MKJRLxGxyYWBQ7bzVubcNr/KKNUpl0&#10;OApBKGxXKGTbNh/88rfTzUzcDKY4Bs+MVTWlIsDgI5qIz3HfnhNKpUIoFA5uCrqQSiVLSNAS2eg3&#10;1HM6uP808kz9+QwPnMFwLi6HHxwUB8+wGlyOulZyhezK5XQ4k8breNjZ+JWVVtCRdo6MAFsUt05F&#10;gKXeyFTt4CMJcTM9y9TYFWTKF3Z+3nOFbe1ogcGtwbN3bU29na0/JtNzsg8sK6vUKKGkHq8zYmIM&#10;LgS1E5Zvw2FaWXiCemdOJ/f2KTGsZ2B0hJ+4lnJryhf2WNsJhmlh6r554/6amrq5cxKQT4KBG+k7&#10;JZ1P0Qh9+9AO+U7jhU4bG5vc+eE0wI4wdm68UDCvXC4Fl9BC4ra1CcGNH+cV2dn4W3AFlH918/WK&#10;BkfF70pgrt5exbGjiVhtCyw5028exj4O54FgljQSPEfMAkODGS8sKIahQVMikaiiotrZMdjSzAM/&#10;opGOosEa0lyaopKScvvpAZZmJJulOgGGUWutLa2BAbHQkQ04syFvx7bDSqUcdRvS7KBDXOyaL39H&#10;F+xXjosXrgc/gZFCm5s27Pvq8xkwiZ//xmbDuj3KXsWQ7UDXMrn00sUb0AJGgM2bu2q4YDtkFrdv&#10;PWSk7wzrGl63bz2sIyvJMGIwAuyXIJjw8OXLVz/9RDas4K/trFmhgyt7qY5MnjwZ+TB9ff1Tp07/&#10;67/+22sSLvZnVuuLCRMmTJgwGUthBNgYCSPAGBgYGBgYxg8YAcagO0bMN3T1h5KIE5ZvRUqDUh2u&#10;c6NWiHp61M+Ry2VXr94coI48LbmCtNTbz5+TDWuNLtrbycn/P3vvARZVlu19v/frNG9PzzM900lJ&#10;BUUGyaFIksGsKCoqYsCsmHPOOWDArG1WFAyIoIDknCsX2N13eu57Z6Zn7szc6R6lzX7/czZUl0UQ&#10;DEVa6/lZD1ads8/aa+9zOHX+rLWTk1Mc7IKtLXrb2waiwZUrNiuUcnWmiFoAw+EsTLmEJ16QkGul&#10;zpSUlKpUiksXE9lBGVcuX2fpYnzaiiTl1m0con4lIWOPXTviajmvtCUi+CkWi9FgaNAodfJN5OiZ&#10;LC2GX9PqdQSw8VGzmfghMHA7cuSUSqUsLi5mviH4mZnZLk594DyTmi5eSGhSPIBvaCo+/ipbPwm9&#10;CPQLz8vL11wPqaqqki0exlZyaiGbp2VjyXmpqWkujqEs/jgoordp4y60LJVK2XBzEkt1VXLy7dmz&#10;lvv3HmZs4M771huhw44Wpj58ApmvoZ7LqJHTmgrOu52QbTKWRLhzxwG+QV+mY3l7DEpMuFFTo0Ik&#10;2bpWasPPfEHCanx648YtL9FAM6GnNb8j5syunXHqYo8sZS0jIxMxYQqZUCDavGkPL+Roz0A+pFz3&#10;Bw2IYmlPmDPDhkSr8/yYaDpm1AwjfSYzu0+furjJ5Dw0VVurmj9vNVrgZciXBDB2LJw4q1ZtYVUQ&#10;cYrhHLl27SbmZ2OFia9pqTxz+iKmga2Vn51NgNDIY//+Y7wAVopZcYDLTfTG+xamXoF+w4uKiiUS&#10;ceN2SkpKvv323vJlmxBnplVPnbIQfjapabHSpqNGTEVn4SFmSOyeQ5QB9q6NBLAuD24aHz7kHn49&#10;f/6ipKRs5MiRLOtLc2UvTfWLvfPVV1+tWLHyv//7z9jx8eMn9+/XdaKnWARBEATRNSABTEeQAEZG&#10;RkZGRtZxjAQwstbbm+gN3CNRcXXm3WwPtwG/VMYzcN++bZ9KpSz7RZGqLCsrDw4cyfQeHMLFsc/F&#10;Cwn37tVIJBJ264hXrgzavRq0Fug3nCWCoE0Xx9DMu1kNUtNLAhjTUfADWs7IyKypUVVW1t+Hsopq&#10;2dk5wQH1yy8Z6rnMmLZYs5Ag0zamTl5o0MOZf0DvjSOePHHum280veKaUiqV+G9U5Cw+YYtJAvXJ&#10;NyxEryeATZ+6WL2Y05LF67/7z29qapS1tTUSKZe4I5VJp0xawNXHs/bnZC3/4enpd/mIiauq6iMG&#10;Uyjk1dVV4yJnCQUiVjtu4oS56KbaMU5Lu5u9cf2utau3bVi3c8WyjVcTk5orLtea2QLPTxw/iyCw&#10;pChLs95wL3r83FvJqThubY1KoZDhB0yq77//Dgc6fOhrL9EgbM8ES5abhVHr3ycyNyev8TTTyYRs&#10;m4mrq8eNnWXQ08XWqn51MUe74M2bYuE/mlWpFHKFDD1Fr9l/CwqKcERH+2Dmg621P+bYhHFzxOKX&#10;dDh4i0jNiVmBljHKrOrg4UMn1ecFpl8lf2IoVcrqqqrJE+c3zEBuyytXrmvNwGtXb7LkMFbwc+2a&#10;HbX3VHifnyzcP0yVe/dUe3YfwqgxSbixAMaUuaysHFfHPmb8aYj+BviGp6TcweTk1s9rOGExIt98&#10;U3v9WrKbc19uMnB5bO7BfB4bq2mJcyc/v4Avf8pVDTUxEk2Ono8JzJav0zzx4dWdOxk+XkO4E59P&#10;O4vdc5jJ3o2HGD5kZWZ7ew5ma4Zh2sO3t17zk0zLSADrwvz8M1er8Dmf9lVdLRk1avSvfvWrZgoe&#10;/rLW1+9+97ulS5d9//0fX9RnfT2igocEQRAE0S6QAKYjSAAjIyMjIyPrOEYCGFnr7U30hgo+Z0ul&#10;UhzYf8zESMTWSTIXejk7hKSmpqmr8JWVlUtlksvx12ytuPbtbALYg/X5c1ffSr7NnoDjtaioeM/u&#10;Q96eg00MRfiUL5HnumXzXmXDc/BGGWDcimJW5r5CgQd8jjtwnH/yzllhQdHe2CM+XkPgFZ9G5u4p&#10;GogdNZOf2JP0zLtZ3h6DhQKRnU2guQm3jNb8eatvJqUw6QsGr44c/npAv0iBAac9sJWldu86pFT9&#10;Urjv9QSwZUs3sqCxlZaiJ8zbsG7nqhWbE65cR/BlMunVxKQGlYITDzzcBqxbuz0t7S6LAxu7M6cv&#10;Duw31tiQywqy4JWPGzduqXURlhh05co1C1NvQz0XBO13v7Hasjm2udya1k+YY0dPM/URo8liAgfG&#10;jJq+Yf3OkyfOXbqUmJBwHXHbumXfzBlLfTyHMOmLVT5kk+TokVP/+Z/fwk++lmC5VvvvdEK2ydhz&#10;/+LikiGDxrNuogvmQi6eIrf+C+ev2bf3yNcnzycm3rhw/gpm3czpS7xEAzF1sQ0/jf2N9FwxRkWF&#10;xVq5d+oSiwG+wzBn7G25NCkM9+yYFRjEyopKNgNxaER78IBxLCWLnRebNu5Wvby2Gas8uXrlVian&#10;oeNmJp6To+fzk7n+FMvPK1i8aB3GAicOXpsUwCoa5uehuJMYX0xODDGC6eLYB42np2cyt3CC5OXm&#10;Y7idHUL5tEguT1Fo5IHR1yjmyS+itm4n71IAW0RtYP+xcfuPo9cIAMtTLCgohAPuLv0w4uxs7Rs6&#10;Gu83+aWSTenLl6+xHES8hgZF4E36BvqujQSwrgcrePjgwUP2YKqqSjxmTOSHH37UpPSlWfDw008/&#10;Xbp02X/91/9jD7U60WMrgiAIguiSkACmI0gAIyMjIyMj6zhGAhhZ6+0N9YaKhgejESOmCvTd6uvO&#10;GbhNGDdHnYdUUZ85JD1y+JStlb8Jr9ZYmfcWGLg52gUP7B81ftzs8LBoT/cBpsaeZiaeLB/LUM9l&#10;9qzl1dVVmgfSFMDQgkOvIHubQPhsaeZjJvQK8AuPipwVOXqGr3cYumMu9OplE2Ck5ypyG3A5/qpE&#10;or0kEl8xT3bxYoKjXZCxgTuTDeCVnW3ggH5jJ4ybPTpiWm+vIWjflEsjCzA38UJrM6cvbaxktFEA&#10;4/KoDsadQB8REKZyYV+hwKPnFw6rVm6pqVEWF5cggGtWbcU2lma90Sy6IzQSocuBfsOjImPCh03y&#10;9RnKqQ58VUYEBJ5v37bv5Sy3cqlUmph4w9khBF1z6BVopOeyc8eBmhpV6eumQ1Xwhe8wZ44fO+Pq&#10;3NdQzxWDheCgfSN9NxMjESvbiHfgG0Kh38MZAWRaFPw3NsQGXLVGTlBZta28rBxNaRZs1M2EbJMh&#10;jEypGhE+2aCHC5csaO3PRgQxxyu6g/7a8u8w6YvXybhkRwxf+NBJebn5aKHxfGALaGGAXJz6MH0L&#10;TRkbutnbBvbvGzk+KiZyFDeZMfGEbAai/Z4uUyYtYClWjV3FF7HpUxbBByZuoSk7m8DBA8ej+0OH&#10;TMR44fxiYuTE8XP5uoVNCGCsyzK5bPPG3erJb2nqg9GEn8PCoidEzRkycJy7Sz8MNxt9M2NPfLph&#10;/c6X1/+rqOT7iLMb04DJgdgFvXB16jOw/9hxY2MG9R8rcusvFIj4Bcm4FEbM1Rs3bjWnVjJxbtuW&#10;fcYNC/stnL9Gc86TvSMjAayL8fDhY9wlsqwvpbJm2rTpH3/8sZbQ1bjg4W9/+9tZs2Jqa7/BXk+e&#10;PL1//+dO9MyKIAiCILoqJIDpCBLAyMjIyMjIOo6RAEbWemN6w5Ejp4wN3S3NepsYebi79EtPv1vd&#10;6pWiysq49bSSb6ZyKwAJPPnkEu5Zedz+42hZPYjsyfXFi4m+PkMNe7oIBR5sBSkzE0+me7GUFLwa&#10;9HSxsfBdt2Y7q5Om9kJTADMz8QI+XkMO7D8ucu2PXSzNvLmH9Q1NsTp7+j2c+4WOvnM7vTk5imlR&#10;167eDPQfjkbM+MqKcMNcyDUFWJk1tIymHO2Ct2/bzwrZacYGjkmlkpnTl2Ab7G6o57pzxwH+iE1P&#10;YNaRoqLivqGje37piCDgEDaWvr1suNXFpk1ZyKsRXIaWRCJesni9qcBDYODGVvliIeK76WUu9OZd&#10;hzN2xgAAIABJREFU9Tbo4eLq3Hff3qMy2Uu1DfncO2liwnWmkDG1Y8e2/W8ogFXUa4dSzJMpkxbY&#10;WPoZ9GQqly8TuhhMfMIPFkJvI31XhDckcGR4WLTAwB0bM3ksJGjkgf3H4IxGvqCOJmQb+8s9/S8r&#10;LZs/dxWCyffXkx81Px7W3/pXvI8hwyR3cghZs2orUw6ac55F8tatO31Dx2AXXvZrbgY62dkEbt60&#10;h6VzNW6QZU1hfi5asNbESIQ5A3/4U0zdlDfexxxbu2bbxYsJ3Ilm6ffV5w5bNsdqCWCsNYVCfujg&#10;SRfHUAPOMZwamiesFzth4Z5BD2dnh5C9e49IG0mMrKBiXl7BMF4DM+UXAmResQ6q28FIofv9Qsdc&#10;vZrUgqDFZ5UpJk6YiwFlgTp/7jItAKYDIwGsy4CbQ7X09c03382cOeuTTz5hWV/vvfee5lpfmgUP&#10;f/3rX0+dOrWm5t6L+oKHDzvR0yqCIAiC6NqQAKYjSADrhobvpfie/Eo0rPz1/uq2XQzuNu4L81+z&#10;a413bPlT3ZvmML2GS+iyZgTehYevZ5qOdZBQdzSj4HRzIwGMrPWmrmhnYcoVJ7Q08/H2GJSR0YaE&#10;G9aISqXcsG4Xl3TFZf9wqTC+PmHZ2TnV1ZrJPZwGVlhYtH7tjqCAEZZmXPaSwMDNUM8Fr6bGnhZC&#10;b2fH0MnR8xMTk1QqBW4qtXQmTQHMwtTb3bVfbm5+Zmb2xPFzebWjvjWhkchU4OHvO2zrlr0lJaVS&#10;maSFuYRm4VVxcfH6dTu8RIPQsrGhOy/YuKI1tIm++PcetmzpxtTUNMSqokL7XpfLAJNIZs9absJl&#10;aAWaGnvs2X2whQywioaksbS0jLFjZvIl9bzMTDyZlhA+dBK7nWZxUyjkJ0+eGzRgHCer8Glehnqu&#10;hj1dWLoV9vJwH4BDY8gQsUbrab2UAWZnE6j3ldP2bftrat9UAKuo15m49ZyuX0+eM3uFyLU/nEG4&#10;4JhBTxf9Hs7wE5HEm072waMjpu3aGVdSwqW17di239EuGBHmE7y4HgX4hV++fI1pYLqckG0yJi8h&#10;yLeSUxfOX+MlGmhm7Nkw5Vw1+svlI/p6h61eufVuRha2by5bS7NlLjutrHzTxt3e/NzmZqAeJxkK&#10;9LkZiCihwSWL1iffTOXPi2Yb5J2skkmlZ05fHDl8CjxhI4LWhHzq1aD+UUePnLp3r+b06YuYqI52&#10;QRiI7Vv3NRbAKho0sKzM7KWLN/T2DkNrTFfDKWZs4M6dsKbeHm4DMPp37mQ0nn7qRsRiMc7cjRt2&#10;+3rVZ7PBJTTCTnz8Fy0HB47YtHEPTi6ZXNZC7zB8Odm5CD7Tz/oER1RW0XdPXRgJYF2AurqHDx78&#10;/PTp0xcvXvzhD9/PmTPn009/20LBQyZ9ffTRR9HRk+RyJf8I6znuLWmtL4IgCILoUJAApiNIAOuG&#10;JpGI5XLZK8H3ealUAhOLq1l9m85QooT7O2584VcqgYJHjv/i2zs+0+ya1m6Y/C182i6mOUxSbhX0&#10;Nlh5eUV1dZVc0bF6xAxzSd0v9FFnx+0UIi57QqFUKVQqhVQmqegELpO9fSMBjKxNht9fJSWl2Vm5&#10;2dkcOTl5r/fLGhMP+6obycrKKS4u0bozLCstY78uccTr15N37YxbtmTjlOgFC+atxs8XzifkZOfi&#10;wi6RSkpLSrWuYFoCmLmQe/h++3Y6fkPhNgM/oIW5c1ZOn7p4w/qdp74+X1hYyOtVFa+cSNiA80oh&#10;KygoPH3q4vKlm2bPWh49Yd68uau2b9t3/tzlwsIidifQwtJZ2BddRt/5jhe/8paYXa5h8Pzrk+fj&#10;Dhzbs/vQ4YMn8V/NfVmVPLyDcO3Zc3j5sk0xM5dNmjgfPV23dsfJE+fy8gqwAX5lN+dbaWlZbm5+&#10;Rkamj9fgnl867o09/OYZYOousOQtuVyKjp88eW7LpthFC9ZOn7ooesJcxHDVyi0nTpxFQOA/7qbw&#10;W5TXt+TJN1NHR8ywMPUW8iUTLc18rib+kvejywnZ9v6WspurvNz8M2cu7dh+YNnSjXNiVmC2zJqx&#10;dO3q7XEHjqN3mACYThhcdKQ1Nw9simIXzLSzZ+NXLN/MzcCJ89Dy1i17z5y+hNmlUMj4GVjWcnv4&#10;FNvAQ0yJK5ev7dxxANMYJ8Wa1dvOn7+M3rM4w7EsPsIIS1FRs9MVTaEd7IJt0BqcwfhOmbRg6eL1&#10;sXsOX46/hjiwE7CFU4P/M7gKJn7jbOIaWbgOk2TSxHlLFq3DfxOuXMfuck76aulsZeIoJrCxoXsv&#10;6wCBgdvWzbGU/qUbIwGss4N7wmfPuKyv77//r2XLlv/ud797ZcHDjz76KDJybFWV+AWf9fXgwc91&#10;dQ/bvSMEQRAEQWhBApiOIAGsuxkG+e7drKSklJs3U1smJeVOWlpGZmZ2bm5eSUmJSqXk/xK2qmPK&#10;YOxve/H1Oz09c8umPTOmLQ4fOmnk8CnTpy5etXILtyB5ZWVy8u36rt26o/lEg39YU3I1MSkx4Qa+&#10;xicnp7a7WAKXEPkbN1LgMwYrPf1um05PDFNeXgF6zXZPTUlr9x4xq6qqLCgoZNMPrxnpmTq47LC+&#10;t1VE1L2xRTsOHjjRJzhiQL+xB/YfowdD3dNIACNrq+FCWl1dpea129FshBUwbHIzJjiJxZyQgBuD&#10;2loVXvm/aZCwP5dpLpXkpQwwobfIrX9a2l0cCw2KxdVyBVpT1tQqceljolHrpxDLPcKvGOyoVMpr&#10;apS8V0q0qW6q5d+D2Ffd91b+YmINIlBSqVQmk3J/biKXVvMlFhtvxsKlVCrUvrFuthAxtUkk4tyc&#10;PEe7YKHA4/ixM69dCbC5XiA2cIP/+yFuQGtqVJyHNUpEknlYoSFD8oPF2flzl0dHTNfv4TR2zEyt&#10;hDkdT8g2WcNU4frLRkTFj0gN31+mBvETps3FD9h5wc9AzVFWz8A2NMhHu5xpddxJUaNU8GNR0TCd&#10;EIlWTlcmSmEbtIYpx59iKnjI/gipNdOvwaVyvpGXJwlOfAXXTivPVsQWd+ZCAZfN5usdVpBfoLmA&#10;HNm7MxLAOilsrS8mff33f/955cpVX3zxhVZ5Q7WpSyB+9NFHI0aMxK+1589fPH/+nFVNbPe+EARB&#10;EATRJCSA6QgSwLqVsUomE8bN+eoze6HAw9jQvQXMhd52toFuzn17e4f17xs5c9qSQwdPlpaW4asv&#10;/yCpvTvTyKrF1StXbLGz4VbhVvfCxEik96XTrp0HcnPyrC18BVzZFlcnh5CiwiL2TIevfSROvpmK&#10;b+PYXu8rJ7/eQ/PzC9vxOzlbj2TGtCVf/N7OzMSrxxcOQ8MmyhXNrkeiZTiXa2tVu3bGff6pLXZH&#10;jzzcBhQUFFa+qozPuza+qJHi8KGv9Xs4mRp7ol8RI6a2vl+vZ+zP26UyaVJSSsfUbtXGHk/cvZvl&#10;4tTny9/buTr1ycjIErd63RSyLmMkgJF1FmNawi+1kl9VKa5JAUx9ldNq7Q1dYoVkW/lw/w2tXMNa&#10;3qa+e6VtqC+N3+lKpfzo4VP4veloF3Tt2k3cIbyLX2eaHpa26KG6uqNcLjt5/Nzl+GuyRstHdXxj&#10;yt/L/S178/nCBKfWnxet9PCtVCPXaO01HWs8SVrZDrvZvnE9ma21ZmzgvnH9LtwTdqga3V3YSADr&#10;dNTVPbx/v+7JE67g4V//+rc1a9b16NGjyYKHeEedB/bee++Fh4eXlJRhr+fPnz98+JgKHhIEQRBE&#10;B4cEMB1BAli3Ml4Aq546eaFQILKzCbC18rO18u9lE9Ak+EhjwXYPIz1XMxPP4MCRRw6fksk7UEm9&#10;ioYFGBbOX2PQ0wUO97L2t7HyMzPh1uRgyzkkJFzPyspxde7LffE27+3tMaioqFgtgInF4lvJtx16&#10;BSEgFkKvvqGjCwraXwCbO2eliZE7W49kdMT0ltcj0bTS0rKaGuXe2CMCAzfsbmHqFeA3rLCwsIVl&#10;J3RjmkuD2NsGmBl7jhsb0/p+vYbhkoYjZmfnRk+c1y90NAa6gz+hYxph7J7D5iZeJkai6AlzO+NT&#10;RbI3NBLAyLqkvVIAI2ts7BYFr0OHTOjxhUPY4Alsqa329uuX5TxlMhmNINkrjd2aLlu8wdjQHV8r&#10;vESDcnPz2X04mQ6MBLDORV3do6dPucdNP/zw123bdujp6bVQ8JC9g48GDRqM04pJX1TwkCAIgiA6&#10;CySA6QgSwLqVMQFsSvQCgYGbjaWftYWvmYmnfg8ng57OjWGrW+ObqqnAg6lK2F4o8DQxEm3csJtf&#10;hKBDPNws59eiT7hy3YaX69AvXrHz9PIY5O87TOTaHxQUFKanZzo7hlqa+XDrjrgPaCSApfayDsDu&#10;QoFHaHBERxDA5sSsMNJ3RdgxBFymVNsEMFXsnsMGPV3QKVNjDz+foYUFHUUAO3rkNFyyteL6FdWo&#10;btLbNbS7a2ech9uAHp879AmOkHR4AYyv5Mm9DugXiamI0/PQoa/fbrUrso5vJICRdUkjAaytxpJm&#10;UlLu9A0dbdjT2cbS99KlRNwedKhwvUm6Hlk3Me7cr67Kzy/w9Q7DLbqhnuv6dTsVdG+jQyMBrFPw&#10;8OHjujrcQnEPmv75z//dtWuXQCDQEro0Cx6qfwgNDc3OzmXpYqxqYrv3hSAIgiCIVkICmI4gAaxb&#10;maYAZmvlZy70CvANnzdnVczMZbNnLddi2pRFkaNnhA2eEBw4kitXYiiytvCzsfSzNPMxMRKdPHmu&#10;gyxQxP6qdPmyTQJ9rlNwD05u27qPX/q7Gt+3U5JvSyTi27fT7W0DhQKRsaG7q1OfokISwHRtuhTA&#10;uPW0ZNKEhOtMDQWhQZ1AAKvgo6RQyk+eOIfT08zEy0s0CN9pq6tpkYxuZCSAkXVJIwGsrcYilpuT&#10;5+k+0NEu+MTxswqForxj1/IlI2tsuC9VKuVrVm/Htw+c+6FBI0tKSmj1L10aCWAdHNzy3b9f9/jx&#10;kxcvXvz4479jY/cZG5s0FDx8r3HBQ7X6FRwcnJGRyZ5QPXpE0hdBEARBdD5IANMRJIB1K9MUwJiy&#10;MmXSgnv3avCmVCrRQiyuX9QacyPhyvXhQydhe2sLXxtLPzMTz0C/8IL6hbLauVNsyatpUxYZ9HSx&#10;swlA12ZMW4JOsVUK2ErssIKCwgP7j+/ZfXjP7kMH406wjypIANOhtYsA5mQfjElrYiQKDR7VKQSw&#10;ivrnFFUjwidjNpoYusfMXCaTyzqF52RvxUgAI+uSRgLYaxh3PyCTXE28kZJy510vmUlG9i6MffXI&#10;zMwWufY3F3pZmvU+dzaev/ejyaw7IwGsI4P7PZa8hRuno0ePmpubNxa6tPLA8Orn55+cnMJ2rKt7&#10;+ODBz7TcF0EQBEF0RkgA0xEkgHUrayyARU+cJ5PJSku5p09aVHBLKFVy2lFVpUIhrxZXR0XOMjES&#10;2VhyGhha2LHtgFLV/gVM4AC+SI+Pmm2o52pr5W9q7Lk39ggcZgtr830pZ31RKhVwGCiUcvXuJIDp&#10;zNpBALty3d42EMPauQQwlgR26usLFqY+lmY+tlZ+STdSJJKOVfaK7N0ZCWBkXdJIAHs9Y7cEHa3y&#10;IRlZK40tbrpg/hrciZkYihbOX6PqAN8dupuRANYB4QsePnz0iHti9eOP/z569Ji1tXVzBQ81pS8f&#10;H5/k5FtsRwworfVFEARBEJ0aEsB0BAlg3coaC2CTJs5rjQJRWlomlUoyM7NdnPqYC71trfzRwqiR&#10;08QvKwpsRXTA3sQLn0D2Cy2sFaG1pSbN7YK38WlJSWlVVdXoiOkCfTdWofHY0dNwrLi4lB1RvTG2&#10;VPNyTNomgLHcsiZdfSuLYehGAFOvYK8ZYRyiyU61yf8mg8OsrQKYppNtcgxDXF0tjo+/ygQwoZEo&#10;NCgCY4r3W96x5cF9wyA0tNOqccR49QkZZWbihXNtdsxyhbJDVBwl04GRAEbWJa2+oF9unp9PGH5T&#10;W1v09hINTCcBrBVG8SHrpMZuaC/HXzMxEn3+u16B/uHFxVT8sB2MBLAOBSt4+PAh96zq4cNHp0+f&#10;6dXLrqHg4Uu6lzoPDD/gv+7uomvXrj99+oyXvp50oidOBEEQBEE0BwlgOoIEsG5lry2AVfCVBhVK&#10;+exZy430XW2t/c1MPH19wrKzcvCFSp1iJVfIGGphTCaTKpVyLvVKqVAo5Pga3NQ0K+e/IUuxgXpj&#10;HjnegXt8JcYmPKyq4o4ok0tr76nGjpkJx3gBrPf5c5e/+a5WKpPiU7yyjTn35NJ6D+Wyl2PSBgGM&#10;pcehI4285TqI/lZUvumzKh0IYKzX6vHilkPjU+UkErFCIdMcMsByj1rZqbKyMswxRIKPD98IN44y&#10;9KikpBQtt14Aw/uck/VNvRxqfm5gzjTpGHoqlUm++bY26eYt+171GWB9Q0bX1qpk8pdmRePIY3pi&#10;nqid15yKrc/BgufYmIueUrsddAdBfmU7XF6jQr5+3Q6cqpZmPm7OfTMyMluzI1kXMBLAyLqwYXrn&#10;5ORlZ+cC/PAuMoDJyMg6iOEEx23Pvr1HI0fPHDtmFu7PcZ9Mvxp0bySAdRzq6h6ytb7q6n6Oj7/i&#10;7OzCtK7GBQ819TBsduHCRez7ggoeEgRBEETXggQwHUECWLeyNxHAuPQdlWL7tv1CgYeNpZ+Fqbez&#10;Y+jt2+kSiRi7Y/IUFxcfPXLq8KGTcQeOXb+WXC3GV63qs2fjJ0fPHxYWPXH83LWrtyffTNWaZmi2&#10;uroK34dv3bq9Z/fhWTOWRo6eETZ4wojwKdhl9aptly9fg+NaX5jLyyuwV25OXtyB4zjisaOn+/eJ&#10;NDESWVv6Wpn3XrZkw4njZw4dPHkw7viZ0xerKjkrLCw6duw0Nj508MSJ42dfbw0w7IX3pVJJamra&#10;7l0Hp01ZOGbUdHgbMXzqxPFzNqzdce3aTWzAx+T1v96/awGMTYObN1NZ9I4c/jonO5f1KzMz+8C+&#10;Y3Nnrxg1ciq6tnjRur2xR+7cycDRsUvLnWLTQKGQ5+XlHz92ZuWKzRPGzRkRPjlm5jI4k5Z2F/NB&#10;pVIeOXyKF8D8WhDAWFP4KDs75/Tpi8uXboqeMG80H+rwodFRY2ZNn7oodvehlJQ7CLVEItF0rLKq&#10;EsN37OgpDPf6dTvYsJqZePp4DcE8QX/5WXGpycHla0xVJCbcWLtm+4TxcxB2HHFMxLRpUxaxLmAe&#10;soXxWghCVVUlNktPv4vQzZu7alxkzNDBE0cMmzwuKmb+vNWYe1mZOegaNmtBzWJiJKaZo32ItYUv&#10;ZgLiidjSY6PuYCSAkXVtw28T/tLNQXeeZGRd2/AbTS6TffvdvW+/q2V/t9TeHnVHIwGs3WEFDxuy&#10;vh5euZLo4uLacsFDlvXl6Oh4/vzFurqfsSNurjrRUyaCIAiCIFoDCWA6ggSwbmVvKIDJ5fLYPYfN&#10;TLysLXwtzXwc7II4BUIqYUk/6Wl3LUx9jI3cv/y93exZy77/43drV28zNhQZ6bsBATBwszDzXr9u&#10;J3uOz6rbKZXyzMzsmFnL7Kz9sRlbIQCOmQAj/gcj0bAhEy9eTMBe6gW92LpfF85f0fvKCf4IBR4W&#10;pt5W5r0ZZiaeeAfv49NAv3B85ROLOS3B1tofbhjquTrZhxQWFnFpT20RwMpKy2QyaXZ2Tsys5awp&#10;zlvmpCH/g4GbudArcvTMmzdT30SreNcCGL+BcvnSjT2+cGBduHz5qkwmWbVii7NDCHuHIRRww+fi&#10;GDprxtLUlDT4wFZWa/KgEomkuLh49aqtAb7D2MCx4Ai5MXW3tw1csmg9wnLyxFkEuYUMMCZEYYDg&#10;j4fbAEyben/4iWHcMDH44ASMj5p99WqSUlG/mjrTjVKS7zj0CjYycMMcUM8KzFgc19TYE2EJCRyp&#10;VkAr6mt1lsO3+PjE8KGThALPev8NReqO4HAOvYLQBTgmbebvl/EmToe8vPwF81Y7O4TCc+EvM4Q1&#10;6I433Vz6LlqwNi83n5fuWtDAOJV3RPhk7sQx9fESDcrLy2OTlqxrGwlgZGRkZGRdxtTlrEn9ai8j&#10;Aawdefjw8YMHP7NnW8+evUhKSvb29lYLXUzlarLgoY2Nzddfn2bSFxU8JAiCIIiuCglgOoIEsG5l&#10;b1YCsUxVo9ywfif2srXyMxd6idwGpKdnisViPourOiM908k+GM2i8bWrt1+8kIAfbCz97GwCba38&#10;e9kE2NkECAUeO3fGqcUhmUwaF3dC5NrfSM/V2sIX+5rzahbD1NgTu+NNEyORpZnPyuWb4TzLm2EC&#10;2MXzCfo9nM2F3tjyZQHMC+/AQ3wa6D9czAlg1XduZ7i79LOx9LU27+3tMaioqLhNAhir4pKQcAP7&#10;GunXe2v2krceaJytjmZvG7Rv7xFs/3pf9XUggKlUyjWrt7FMLHvbwISE65OjFxj0cEYEEDe1AMY2&#10;wJtoysNtwJXL15TcSlTabqBZXhrMHTp4Ij8iXjguRkQdHHNeiMJHE8bN3Rt7BBtgZJsUwHj1i0sH&#10;DAoYgVlhaebdy8of26ubYqFGa5hR1ha9WYgOHTwhl9erqpwAduu2o10w2sfc0BTAMCswZIZ6riFB&#10;EVoCGObkls17sJmxoQjOY3xxFP5wIiam4ij4FIcLChielJTSuIYPDo5RS7tzNyRoJMKFjTEZmBar&#10;BjFB4/AEoe4XOjo3N6+FxW+YTrlsyQbMKFtrf+y+a2ecUklLx3d9IwGMjIyMjIyM7G0ZCWDtBX8v&#10;xxU8fPr02e3baQEBgeqChzAt9Uuth1laWhw+fOTHH//NHisx/azd+0IQBEEQxLuABDAdQQJYt7I3&#10;XQNMIRsfNdtQj8u8MTESDegbWVxcwmSVanF1enqmvW39ekuTo+f3CR5lwj/xx/amxp4sD8zbczBL&#10;vSor47Kpdu86yGXJCDw46YsXOXx9wnCIeXNWTZu6uG/oaKZI8WqKj34Pp+nTFjPVihMbZNKriUm9&#10;vcNCgiKAk30ItmFSh4/XEPamr8/QqLEx2EUsFt++ne7i2MfSzMdc6O3hPqBNAhg73MULCfa2QQID&#10;d6bumBp7+HqHjR0zE97CsUH9o2ws/Zi3ZiZexgZumzftUTRkJrV1mHQggK1etRUto8sOvYKGhUUL&#10;BSJe9fEM8h++aOHabdv2rVyxedCAKIQL2NlwI47uX7yYIJG+tBQW+1KdkZEZ6DccY21r7W9t4Wds&#10;KBK59o+KnIXgTJm0IMAvHDHBAMEZV6e+CBSO1VgAY2ORlpaBAeKasvLHeHHVCz0Ghw2eMGXSwrlz&#10;Vo6LjBnYPwozDYdgiiMcc7ALTk1NY5UnMcPT7mQMHjg+KGCEX++hOBBTv9CFkKCRmBV+vYeNHzdH&#10;swamTC5ds3obos0EKhO+yGffkFGTJs6fP3d19IS58B+R4dQ4Pk/RyT44IeG6VCrR9LyqiqsC2q/P&#10;GIMezmgEQUN/A3zDRw6fMmvGsulTF4cNGu/u0g9xRuNwW7+H8+iR06qrqpsTSdk0wKxDF7CLkZ7r&#10;xPFzqApidzASwMjIyMjIyMjelpEApntwFweeP3/x+PHjtLT0wMBAJm5pruzVuOChubn5gQNxTPp6&#10;+vQZq5rY7n0hCIIgCOLdQQKYjiABrFtZYwEseuI8mUzKypI0aWVl5WWlZcXFJSqVIj7+qo2ln6UZ&#10;l9pipO86e9aymhol27dazGWA2dsGWph6s+f1Vua9cZSggOHbt+2PO3B81864fqGj585eyZfRK5VJ&#10;pfGXEnlRxButCQUeXqJBe3YfKiosVirl2EahkFdVVZ0/Gz8sLBp+MsnEoKfzhnU71ZJJVRW3TBT8&#10;r61VjR0zEy7x7vmcP3f5m29rpVIJPpVKpdhYIhHfeV0BjPUuOzvXy2MQPMFm2MbVqc/uXQfRd/jJ&#10;vJVIJJcuJvbvG8lnyPmjX5wn519nuW9dCmBspMxMPDGs5kKvVSu2YANuCBQyhRKdEh89etrNua+p&#10;sSfzxNd7SFFRUWXVL9cKlv41ZtQM/a+cmWSFvi9euDYrK1upRHRkaK20pHTvniNoBwfidUqfJjPA&#10;+PwtyaSJ83gNidNEEee9sUcKC4vUccYruHY1CTGBV1wqmDUnJq1dsx1TlIUaPUUAv/mmNinpllqU&#10;7RsyGmGBq2xWsCNie4VCduL4OV7f8mGFGfv1jbxw/gr6jsPhgIgDpjjiCWfQTi+bAIG+W4BfOLxS&#10;h5RvR751c6w+r36hNR+vwceOnWG5ZTiEnDNZVlbOwgVrEQTuHLHyMzXxxKHlzaukmIQ4isi1Py+4&#10;egb6hefl5VdXN7E6HVlXMhLAyMjIyMjIyN6WkQCmM1jBw7q6h8+fP3/x4gW+P/br158pXloFD2Hv&#10;vfeeOg/MyMgoNjb2n//85wtura+nnehpEkEQBEEQbwIJYDqCBLBuZW3KAMN8qKqqkojFUplEVaO8&#10;nZru13uYkEuOqU+puXD+ipRPBnpZAOPSsKwtfLHlyOFTCgoKa2pUCoW8tlZVUlJSkM/JMBXlFdh+&#10;WFg0JydY+5sae3qKBiYnp2Ib9ToBDLlCBk/GjpklMODqLuKgOERqyh2JRMwfltNySkpK4efoiGkC&#10;fa7iopVZ7xPHz4nF4pJiTOoydVm8NxHA0M0J42bDBzsbTtvwdB+QlJRSU6NkDqiRyaTlZeXjo2bz&#10;/eJSpgb1j6qubvOiTboVwHyZYIl+bd2yD+9jm5ISdadKa2pVl+OvMWmTK0dp6L5+3U51IT5Wi/LM&#10;mUsILC9Sclrarp1xmDAIIIZGveoD2klMuMEn6tVLpFoCGOs1BtfONhAbAHOh59Ejp775plYrzmgW&#10;W1ZWVQ4eOI4tJ4ZQj4qYpnkFwzbV1eL4+KtMABMaiUKDItQuqRcMwzzMysrxEg3kixwG4LwYM3oG&#10;S0/UPCK2RI8w6D6eQ3BETAOBgevypRvx5i9rj4nFgwdEIYyc85a+Z89e+ubbWhxK0+3qqipEeMqk&#10;BcYG7taWfj2/dBwzakYLAhh3rpSXhw2ewJ93fpamPteuJvGSKglgXdlIACMjIyMjIyN7W0bGoZh8&#10;AAAgAElEQVQCmG7AndvDh0/Y86LCwqKhQ4e+997/12TBQ009zMDAYPPmrf/zP3/HXmjk/v26TvQo&#10;iSAIgiCIN4QEMB1BAli3ssYC2OSJ85VKRUUFp3VpGTYuKirOzMq+fu3mqpVbXPj0F77onJ/AwH3C&#10;uDmc3qORI6XOAMM2ZiZeXqJBeXn5MpmsXnDg1gmrAixr6tDBE0KBh7o83ZnTF5lCpuUwNpZIxEWF&#10;RYF8DTquAJ2ea8zM5bxqUqbuFLYZM2q6ES+AWZr1/vrkeU2R4E0EMKaFXLl8Xb2UFHw+dza+pkaF&#10;fml5y9avQss+noPNTDxZRcSjR061tWydjgUw+IkBnRw9n6lfWtlF6GZtbc2mjXsw+kxqCvIfwdex&#10;rGQbI7bRE+cZ6rlwqVEGbtOmLEI7vOz4UplEDG7tPdWePYdYrcXGAhhLolq1YssXv7fDMGE0hw2Z&#10;KJFIyhq5VMHrW5i3J4+f5dbHsvJjlRvxpvoihjYxcAlXrqszwEKDR0nE4pfXdeOOuG7tDpa2hSHz&#10;RaAKixF8hKjxEe/dqzl9+hIT8MyFXphFWZk51dXVOBZmS25unrfnIHN+/blAv+HcjC8tLS/TCmaZ&#10;TMqV7kT3neyDMSExbzFh1EPTeCZIpJJZM5fxM4EL7+aNezQnP1mXNBLAyMjIyMjIyN6WkQD2rsE9&#10;W13dw2fPnj979qyoqGTo0GEffvghK3j43nvvaepe7B0N6WvLDz/8jX++9JzXz6jgIUEQBEF0L0gA&#10;0xEkgHUr0xTAbDF1Tb29RIOixsaMGTUzcrQ2I8OnDOw3liXHGOm54tXWyt/OhtNj3F373c3MEjfI&#10;CY0EMD9jA/f5c1cpG0rSaRreUSoVE8bNNujpYmcTYKTvNmbUDFnz6g4v5yh37TzIJ4H5m5t4uTn3&#10;y8jIwhc59dHfqQCmUMiXLdnIvEXfx42NYYJWkxUjS0tK8enqVVt5iZHrXVRkDFxt6zDpuASijZVf&#10;0o2UJqs18t+ZqwoKizxFA82FXtger1euXGcbsxp9nu74iJOFEN5r15pNUYID2CXQb7ipsSemX+MM&#10;MAzEwbiTkyfOHxYW7WgXvHfPYaWyCe2QTxMsxUy+dvUmk6MwOX28hhQXY0zbIICxgPTvG8nSyAT6&#10;bvtij+CIJSWlzZQDLZNIxWGDJrAMP0M91x3b9qtUCjiD4+bnF/b2DjMz8bQy45ZVu349+Ztv7qkz&#10;GrV6cfbMpcTEG5l3s7FBCxdeNlKbN+3R7+HMph9OnNbPBLJOal1FAPuRTW8yMrLOaPxfcbxkbO1M&#10;MjKyTme4tcA99v37JIC9ferqHqoLHlZWVo8ePeaDDz5Qr+zVXMHDzz//fO3adX/+819e8Gt9daJn&#10;RwRBEARBvF1IANMRJIB1K9MUwJjyYS70ws9NYmzobmrswdbosrMJwPZmxp6GPV28PAZduXJdKpVo&#10;5mBpC2CG7kePnG4shLAHu3l5+cGBI0yNPZmacujgyRaSWtguOTm5nqJBLK3KQuh98sRZdRW+dyqA&#10;sRaGhUULBVz+k8DA/cD+4y0s68V0l4sXEvhsOa533h6Diot+EWZaOUw6E8B4lc511MipmBjNrSzF&#10;8pBmz1pupMflIRkbuK9Zva1+LTeZ9PSpC3z9Q190eWD/KD4Nq6LJlli9xJUrtnCO8XKO1hpgMLlc&#10;isGCh/n5BexZG3OgnC1Hx+uOeLO6uqq2VpWVmePsEMrG1FM0UD2mFa0QwNi5kJ52FxugBeBkH3Ln&#10;Trr4ZZFMy3+ZXLp44Vo+btwyeNOnLq6vxlnGDdnAfmPZCnAsI+3U1xfgsVKlkCtkbDPefy448A3v&#10;aM6x5o6IeX786BkMIpMMhw6JbqFkIlnXsM4ugOG+4smTZ7hJKy4uZpVUycjIOp0pFIra2tqaBsPP&#10;MpmshK8jTEZG1rmM1djgM8CetftNQpcBdzuAV75eSCSyiROjP/roIy2hS1P9Yu988cUXS5Ys+a//&#10;+u8X3FpfT+7f/7kTPTgiCIIgCOKtQwKYjiABrFtZYwHM2qI3fmiS+vqEpj6mxp5G+q4mhiJvj8FL&#10;Fq3Pyc7VqumnKYBZmvlYWXClAm8mpTQhgPE6wc2bKbb80S1MvR3tg3NyctW6RZPGZICIkdOMDblV&#10;uPR7OG/ZHKuqUbI6de9UAKuursrJyXN2CFEXvku6cQvdb7JoJAwnkVQqzczM9nAbgANxyVWWfteu&#10;3WT6R+uHSYcCmD8mw+qVW2trmyjqqNng3tgjhnyDJkbuEcM5f/B1GqOwcsUWrh2bABxu2tRFfDvN&#10;qYOcGvT1ifMsA8ykKQGM1TtEIFmGH/sIgUVA5ApZTY1SoZCh/aysbAzE0sUb2Ip0CLWbc1++MGNr&#10;BTCmxsUdOM7S2rBB/76R6BGOW1nZ9OBiL06OOn6WV7n8ENi+IaPgTCX/l/KYFdu27uNzK/0xVdCg&#10;qbFXcMCISdHzD8adyLybLZFIsA1mFF8QspQtLdbyUDInz5+7zM5HtNkHvWjLXCLrjNbZBTAAz+vq&#10;Hv7tb3//n//5B0EQnQucufiSFRk51tXV1dfX18fHB6/4edWqVffv1+ErQ7t7SBBEW/n73//ZiR5Q&#10;dHAaCh5yT4RkMsXEidGffPLJKwsefvbZZ4sXL/nDH77HXs+fcwUPaUQIgiAIgiABTEeQANatrCkB&#10;jFvTq0nsbQPdXPp6ew4e2D9qTsyK2NjDOTl5qholWmic16UpgFmYers49rlzO73xk3rsKJfLEhNv&#10;sAQpLlEmYASTEFpwm+21cP4alrFk2NNl2dKN6jyYdyeAcSXvJOJr127yzfrgU4RlRPjkqMhZjStG&#10;ajI6YjqOxWtm3Apnx4+dlcmbrgrY3DBJpZK5s1eylZ/Q61GvIYDtPmTQk1vaylTg4dd7aGFhUZMC&#10;GJdRZ+p9uD4Jr9nMJ4VCfvr0RT7Tq14rwvbFxSW192rgp3oBsOXLN9U0CJPN9ev6tZtO9iFWZpwo&#10;1VgAq6hfMIwrrqhSKTA0+DQtLePc2fg9uw+tWL552tRFw4ZG9/YeYmHmIzQSsTlsLvR6DQEM7a9f&#10;u6MhV8/b3aXf2BaHdcyomVGRMeFh0azeIw6KXdhEYnlpaHPggCgDbkUxf1trTgZDhAX6bhhHbDlx&#10;/NxdOw+mpqbhDMKh+ZXGSl+VAcb14vLla3Y23OQ0NfYI8A0vKSmha3XXti4ggD3iNTDcXRAE0el4&#10;8oT7mmNnZ8eqeLHcBbxGRETgfZzd7e4hQRCvQbvfGHQB6uoePnjw89On3EXy3r1vZsyY+X//78dN&#10;FjzEf99//3325ieffDJ37rzvvvsDe47UiZ4UEQRBEATxriEBTEeQANatTFMA62Xtb2IkGjc2pqio&#10;ODMzJzs7V4ucnLy8vIKCgsJSvtKdSqXADGHLIzVuVlMA4xZk8hySlZnduKoek7JOfX2BVYoTCjwG&#10;DxynrnTXnLG91jRkLBnpu86auUwilbBsoXcqgEml0vPnLvOrW3FpbWyD1mBt0ZtTQaw4lTEu7kQL&#10;NR6bHCb4v2DeGkO9egFsRPjktgpgO7bt1/vKyc4mAM4E+L2kmmgKYCzP7+yZSzhiS6X/ZNJLFxPh&#10;DPqFBoMDRlRy7ZTW1CinTF7IlDZMpw3rd6qaWvhN3S+E+vbtdHeXfham3k0KYJwLlRVKlSI/v2D/&#10;vqOYnz7eQxzsglg9SVacU2gkgg+mxhwYl9cTwFiUli5eL9CvF4MtzbxbM7IsfQ0gFM6Oobm5+dXV&#10;6olUnZGR2b9vJJcxaSTCZOtlE8CmAfprpOeKfe17BQ0ZPGHTxj2pKWno5itnAicZXk92sg9hZ5a3&#10;x2CcmyyNrDWTgawzWtcQwB41VAciCKJzgYsPvug4ODj+n//zfz744IP33nvvww8/xM9RUVH4jvPg&#10;wc/t7iFBEK9Bu98VdGoe1l8buYqH3333n/PnL/jtb3+rFrq0Ch7iTfYOtpk6dZpKVfuCW+vr6f37&#10;P9fVPWz3vhAEQRAE0XEgAUxHPCQBrDuZlgBmbOg+OXpBba2qurpKIhE3hrdqXlSoX76ouWbVApiV&#10;eW8zE88A32E5OXmsip3mlkzKijtwgglgJkai4cMmvdJtttfG9bvUJfvgNlPX3qkAVlrKFaA7dvS0&#10;palPQ6aRt6GeS2vQ7+EMDHq6fPmZ/bate9UrlrXGWOG7ZUs3spKD6PWQQRNaL4Cx3KYN63fBgV42&#10;nC4VHDBS8+zWEsBsrfwSE24wQbG5BhHP+PirDXlInv69hxUXFTOhbtzYGF6o4+TMLZtjW+gpKymZ&#10;lZXj5TEIkWxCACuvYIt1b1i308dzsJG+q0Df1czECxtbmHqbC70wtTD6+AFDGRIUMSV6vkOvIDam&#10;bRfASmvv1cTMXGbQ09mGU7N80S/83PrB7fmlo4nAIy3trlroZTOtvKx829Z9fUJGYYYjMgiLlTmX&#10;OccW0oPzCLveV07wfP26HS0X/2QN3rp129WpLyIA3F363b7d0kJlZF3AuowARhBEZ+Qhv6pN4wyw&#10;yMix+I5DT28JguhWsIKHT5485aWv7xcsWPj73/+elTdUC10vFzzkLpu//vWvp06dplSqXnAFD18w&#10;/azd+0IQBEEQREeDBDAdQQJYt7LGAtikifNar6y00KyWAObfe1hOTm5zAtjJ4+fUGWBDBo7Hm63J&#10;AFu5fHNDBpjbzOlLWH3Fd50BhnZOfX1eXWfPy2PQurU7Nm/as2nj7layYf3OpBu3GifDtdhfTsHa&#10;uGG3fg9nO17B6hPShpWf6vWzJb/oZwP7j9UcZS0BDEG7dClR2qIAht3PnY3HxporUZWUlNbUqqZN&#10;WWhQvzaYaN2a7S1ngGFKZN7N9hINbFIAYyM1d85K/a+cMBAYaytzHwyrhak3plagX/ioEVPnzVl1&#10;YP/xpKQUqVSanZXjZB/Mqm6+jgBWq1owbzVT77DBkEETdu2Mw3i1cmQ3bti1dUtsYUFRZVWlRh+5&#10;FcuUfLrkxQsJa1ZtGz5ssr1tELpjqOeCVxtLX8x8YCH0RjeXLF7fYuS5DLCrV5Mc7YL5qeuFqYsT&#10;rfGZRdaVjAQwgiDaERLACIIgHjUUPMTNGC59f/7zD8uXr/jss8/U0ldzBQ8/+OCD8eMnSKXyFw1r&#10;fT182P59IQiCIAiiY0ICmI4gAaxbWQcQwDgpJf5SIhywtfLn1wAb/sq5xwSwuXNW1q8Bpue6YN5q&#10;dcm+d1wCUXI5/qq1RX2GUIBveEV5xbff3qupUdbWqloAG9TU1P/ceu2KGV+dT7lv7xFubS1rLkq9&#10;vYbk5eWztaZa0wIiP3H8XIGBOxvlMRHTmxPAbCy5EohaEWsU/zKlUnHi+Fkzvvof9ho+dJJcwa8B&#10;VqtatGAtt1aZTQBelyzegHcwoE22wwYiJeWOm3NfDISWAMZWGos7cBxu4yhcSpmRCDNq7uyVGIKc&#10;nDwMGYIvk8vgDEKBpm7cSGGj9loCWJmqRrlqxRZjA3c7mwCDHs4zpi/505/+iMZbHtmXBrdGpTV1&#10;0T5aZpVC4QBaw5sZGZl7Y49MHD/H33cYYogAWln0xly1xi8OE6/4+KvSZoLPzhdWhBPgzPLxGpKb&#10;m9f6mUDWGY0EMIIg2hESwAiC6OY0FDzknvn88MNfN2zY1KNHDyZ9qYWuxgUPf/WrX0VEjKqoqHzB&#10;FTx89uABFTwkCIIgCOIVkACmI0gA61bW7gIYW9Mo+WYqWxzLwtTH0S44MzObX9Oo2fY5MUMuCx86&#10;CQ7b2QTo93DesilWpVKWlpZVvFsBjMtYysjIdOgVZNFQBfHa1Zt4s6QYZ0xZC2B3nFBoAT+3Vavg&#10;pSDZmdOX2BHhMxy4ejUJoWvNSOG4OGhIUARbrcrEUDR3zsrmBDCWh7d1S0tFGpkAtnnTHgNWU9FQ&#10;NGXSAjRYUlKiVCk2bdjNsrUM9VzGR81uYbUzTs5RNGSSWfo2zgArKy0L8h8hNBIxcbRP8KikG7dq&#10;a1VyuZSrxVldja4hmGiHVae8mpiERvi6gm0WwJjetmf3ITMTLxtEyUg0qH8UWsCOJSUtDS4MnrAw&#10;avUUV1C4ibnKNmCuwmdMP5VKgZjn5RVcjr8aFRmD3rHcO5yJc2evbC5oLPLHjp7G9nAScQ70H07S&#10;V5c3EsAIgmhHSAAjCKLbggsgu8q94LK+/rJ58xY9Pb0WCh6yi+SHH34YERGBO3T2sOgR/zCr3ftC&#10;EARBEETHhwQwHUECWLeyjiCAVVVV5ecXhgRF8OXgOOni6JFTMlmzqgnbJTs718tjEFpmqyidOH5W&#10;Ldi8OwEMHzERq1+fMbyYxC0/tnvXQblc2vKCXiUlJRcvJFy/lpyTk1fGySRtCy8bpvS0uyLX/mYm&#10;Xuy427fuUyoUpSVNJ1dp7Xv92k3shc4iIBjlfXuPakosmgIYy6ibMW2JQiFvuXTh+KgY9bTZtSMO&#10;DeKiIZVK4uOv2lj6sgy5IP/hLWSq8XKOHB3hM9u42oxqAYylOl04f9kaF3pzDhwoMTHp3r2akqa6&#10;zGoDnuBrabIp0VYBjM2KG9eTEShsgFjZ2QSmpNxpOV0P8yE3J+/c2fjU1DuYQkyCVR8xP7/g6tWk&#10;A/uOJSff1lrciy/XWSaurlYo5TjEuLExrJ5nfTpdM+cgnwuo2ht7WF3NclhYtELR7MlC1jWMBDCC&#10;INoREsAIguiG4L7r/v26x4856etvf/vHjh07jY2NX1nwEJfHYcPC8d2WPSaitb4IgiAIgmgTJIDp&#10;CBLAupW1uwBW0ZAGNHH8XCN9Vzu+bt6USQuUKoWmlqBpmJk1Ncr9+46ZGIpsrZjU0S8t7W51w6pa&#10;71QAYylrs2ctN2xY5mpYWLRE8orlss6euWhpyqVtOTuEBvoPT0+/29ZFmzifpZKwweNNuCQtP4S0&#10;t3cYvEJHWh4sbmmrezWLFqw1NuSigR7h9Sa3YpakvJkMMFNjT7/eQ9E4n4en3TiLT3paBluGCmCU&#10;U27d4dPRyli2WXDgCC5FyZJLUTp75lJzWhprakT4ZH4o/TUFMFb1cf/eoxhErvghn+pUUlLanNLD&#10;ZsXcmBXGBkwA80ao2ag1DES5VCZNTLju0Iubk0JOAIvQWokNzhcXl/j5DDVrUDfXrd2hqlE2NxXZ&#10;2mwL568xFXi4OIYiIJMmzmf9wnzbsH4nRsrJPgRTev7cVUplE0HAljiiUqk4euQUOwcxo/qGjG5u&#10;GTBWp3Hzpj36XznhZEHEpk9d/OYnLFkHNxLACIJoR0gAIwiiu4Er29On3BOef/3rxwMH4oRCoZbQ&#10;1bjgIX7o27dfVlbO8+fPnz17/uDBzwDXz3bvC0EQBEEQnQgSwHQECWDdyjqKACaXnTxxzsLUm9X3&#10;gycJV67LFVxJvcYbV1VVlpSU9gsdbWIk4nw2cBs7eqZMrq1vvSMBrD4z6UKCtUVvHl9sELvncE2N&#10;kq3zpOUt2kNrgweOF+i7WZn7GvR0Gdg/6jXOLFagb8f2/UzHsrH0xWCNGxuDAyKqXOk9vv4e+ljO&#10;p081vFGuqlFevJCAQCG8/HpdbhEjplZVV1VoePryGmB+LEts29a9eFMr3Ypf0apUqVTMnL6EW+jL&#10;OgAzBw2qR5bJmcuXbTLS4+RMjFH40ElcAUA+dJpNoR0+klcwBEyW0xbAalV7dh/iqixaB5gae/j6&#10;hOXnFzAftIIDJ7HXzZspjvbBbBbh1aFXUF5uvrqWJksRu3b1pqNdMBvW4MCRFXyVRWbqICMOAgN0&#10;zd9c6OXsEIp5gh0bp53hHbx/OzUNDZoae6LNHl84rFyxWaGUFxeXIHT79h4x6OnMzxBRoF+4OtSN&#10;2sHGit27DhrqcQc1MRRFjpohVzR9DrITdurkhfUnrIH75k17SADr8kYCGEEQ7QgJYARBdBNYwUO8&#10;4uL2z3/+b1zcITMzM3WFQ82Ch+x6yC6J77//fp8+fTIzs589e44dcbdGF0aCIAiCIF4PEsB0BAlg&#10;3co6ggDGDJOtf59IU2OPXtYBLN0nIyNTqVLwissv6y1JpRI4PG3qIibVoHE7m4CrCTc0M2beqQBW&#10;0bBu2fBhk9kKZGYmXs4OIRcvXFGplCz/qYFSuIpgzp+7SmgksrbwteUXbTpy+OsWqgu2FNLq6ry8&#10;fB+vIXwVRD9rS18jfdfREdMRWLFEjDbRRwlnYvyA/+LQ8GffvqPOjqFmfD4WMDX2PH7sjJYDWgIY&#10;LyBxMuTJk+eUSnkFJ9LU9wg/19aq0AKrTMjCe+bURXVBRTaj7t7N8nAbwCQ3EyPRkkXrFQpuHazS&#10;UvViWqVwMjc3PzhwBKtjySQ9zRKICqWcyaL4yMqCq0l44vhZHL345eXWcFBsmZ6e2a/PGKFAxAoY&#10;Yi/MPbyplReYnJzq6tQXvcOgi9wGZGXmoEGpVApnfpkYdzKcHULRAjsjhgwaj7DDf62pCD8xKwYP&#10;iDLhlyjD9iLX/vjqi+7zq4JV5eTkeYkGmQu9WCbc4oXr5AoZl7H38hJiODT6EzZ4AtphSV1rV29v&#10;bg0wboKVlAb6DWcDiplw+fI1zblN1iWNBDCCINoREsAIgujy4C7rwYO6R4+4B0Y//XT/2LHjtra2&#10;za319f7777PLICwoKCglJZWliz2itb4IgiAIgngzSADTESSAdSvrIAIYtz6TVHrm9EVsacmpJlzJ&#10;u6CAESeOny0vK1eqFHBJqZRLpZLr15MnRM0WCkQ2lr42ln6Gei4bN+zWknN0IIBh94TL1xExU2MP&#10;eMsV3LMP2bRxd25uvlKpgD9ApVKmpd2dMXUxOoV2bHG16ukyLCy66nVPK5Z8djDuBIYJbltb+DJB&#10;y9Wpz9RJC/H+ubPxiM+NG8nxlxJPnDi7dcvesMETsIGFqQ9Tvwx6Ok+ZtFAs1l7USksAY2tucQqQ&#10;lf+WzbHYgA2BSqVAlLZv3+9oF4wuo/t6XzrNmrFU/rIAw/Ko9uzmUprgJDAz8ZoTsyLzbhYGkQUH&#10;P1y7dhOBhXvmpt7MQ00BjHviX82t9IahQQARPWyJWYS9FPWNyACiXVxSgr578wvCmQu98NqQRxiQ&#10;fDNV3LCCF1MQszKzvUQDmeQGryJHzzx27MzZs/Hnz10uLy/jF3hDkKUb1+8y0nNlo2ZiJAoJHHny&#10;xDm0wMWBOyinNV66mDig31h82hBbl7Wrt6unIlvebPHCtXhfrclNnbzw2tWbUqmUb4cLAsKamHhj&#10;+LBJ/ETyM+NGs+/du9latRnV8xbv305Nt7MJ4E8rLx/PwVlZOdVNbUzWlYwEMIIg2hESwAiC6Nrg&#10;OvbkyVNc0B48qDt37rydnX1joatxHpiPj/eNG0lPnz5lV0IqeEgQBEEQxJtDApiOIAGsW1kHEcAq&#10;eA1MoZBv3LDbxEjE1Av8YMIv1DRj2pIVyzYvmLcmfGi0jZU/WxTK2sLXoKdL9IR5YrG48dHfqQDG&#10;vFUq5ceOnmbLcWFLC1NvQz0Xb4/BE8fPXb5004J5q0eNnObs2AdOwgcWW1/vsPT0uxKJtv7UpsDK&#10;FbKNG3ZxupGQywNjQo6hnqt+Dye842AX5GAXjOBgQHt+6YiD8plnXLiwzYjwybwOpL2y18sCGJdu&#10;xceNW9/LxMg9JGjk7JgVK5dvnj51sZ9PmJG+K95nS2SFD51UXFTc5FJhEqlkzuyV6pqKhj1dXJz6&#10;jI+aww3l/DUjhk22s+EKG8J5hFfk1h8BxHCrBbCKeg1JsWL5ZgQWh+PUPoGHnbX/+KjZa1dv37f3&#10;yMb1u2ZOXxLoPxxjhHYEBnA1Aq3hv0wDO3ninNa4YwaGBo9CO0znwwxB43DD3jYoP/+XIebz9lbD&#10;eWzDpqJQIEIccLgVyzbNmrE0bPAEtG/MnzVMiJ04YS7ioDlSaK2oqKhP8ChjA3c0ws3YHs7oyIB+&#10;Y6dOXohJMmPa4mFh0didnX0WQm9TE8+DcSeaS//ilUXZ3tgjfAogTgTXiePnNLcxWVcyEsAIgmhH&#10;SAAjCKKroi54eP/+g/PnLzo5OWmVN2xc8BCvnp6eN24kYU/s+OTJ07q6TvOohyAIgiCIDg4JYDqC&#10;BLBuZeolhYQCkUOvQFNjj8mTFrwdAayaE8Cc7INtrfwszbwD/cNzcvJaEMD4vSpkMumunQd7Wfkz&#10;4cTWikuxMjES4VUo4H5gGUUCAze8Ll28obysXFOXUh9dIhGPHTNDyNeUQzunvr7QhAB2J8PdpZ+N&#10;pa+1eW9vj0GNBLDbDr2C4LyF0Ktv6GgtAayiQYu6cP6yp/tAgYE7qxloLvTixRLOW2PDeiXPzMTT&#10;2ICrpHf7djrceMNkHeyuUMgOxp30cBuAKLEKe71s/HvxPWXJW+gUnEHfba0COJ2Gl8FmxywvKSnl&#10;soUaDa6mAIaYowvTpy6OHD1Dv4ezlbmvmbEnGwK8mpl48XlveMd90sT5CGnjfDLmJK4eUqlk6ZIN&#10;/MYitgiZ5lDykqFrn+CIK1eu+/qEWZn7IFDjxsaopx9rpKy0LHLMTCN9N74mISdJ8o14YmO8YohN&#10;DN3RIOIwZvQM7LVk0XqBvqujXRA8XLFsU+29Gla5saJBQNqyOZbvF5fdxaKE4NjbBiYlpTBtkvUG&#10;I7Vh/S58ZMLLYLZ8tp+Q+c9Ls9a8sIcfcOg5MSuwi9YMYauOpaakBfkPN+JWgOvNH6s3U3ZZPNVT&#10;GpF3ceyzN/awTN7sDEFHampU8+asYoqguYlX3IHjCmWby2mSdTojAYwgiHaEBDCCILoYuKw9ePAz&#10;e8CEny9fThCJRC0XPGRvuruLLl2KZ5UScVfWiR7yEARBEATRKSABTEeQANatjIk948fGfP67XkKB&#10;6MvP7MaOmSlXvGlOCdPV0tPusuSknl86itz6Z2e3lAHG71XBlkS6mpg0auQ0c6GXQN9NKPAwNfZg&#10;qgkw0nd1sg+Jipx17ky8QinHLk2qLxKJOHxo9Oe/szU2dDfUczl+7IymqsdvIElNTbO29MWn+j2c&#10;HeyCCguL1AIYdr+ZlIKD4nA9vnDo7R2Wn1/QWGlja5LdvZs1d/ZKkWt/YwN3E0MRc+KY9iEAACAA&#10;SURBVLhBA3NniV9rVm1DSNnqUG8SWGasFmJGRuaCeas9RQNNjEQIlIA/OtNUAI4rMHCD/472IRjT&#10;ixcSpFIpX+KvifhrCmC9rAMQk+VLNyJEMTOWsVWp2BDUazaG7qHBEbt3xiEgrGZgM6PJmUwmOXTw&#10;5IB+kZhdxrxSxdoxNuS0ycnR8zErMu9m4WeDns5ffW4/Mnyy5vTjn/tX4nXRwnXODqFG+m4NEfY0&#10;5SOM/2LsMFuOHT1TWVWpUCpOnjgnMHBF3zFwPp6DGw0cWqtYMH+1jZWfkR6C5oZR4yZJT5cD+4+r&#10;D43t8QOmYvylxNGjpsM9RJhTrfhDq6eipZnPoP5RR4+cUi8h1nikMJdycvKmTVlka83lbDG5TrMd&#10;+GDfK2jCuNmYkC2kczE5sKSktD+31JmHhamPyLVfXm4+m7RkXdtIACMIoh0hAYwgiK4Ef0P15AW3&#10;ZNfjmzeTvb29myt4qJkH5uDgeObMWVzx2LMdKnhIEARBEMS7gAQwHUECWHczjPKt5Nvnz8VfupiA&#10;11vJqW/lkTp7WI82L164cuH85cSE662cUWVl5XK5TCIRJyYmrVu7Y8yo6QMHRAUHjBwRPmVOzMod&#10;2w+kpN5Rqbh1tlrQ0nCgpKRbfKeuwIHc3LyqqkqtDYqLSy5fSmTuXbl8TTMvCp8WFRWrnb+aeIOT&#10;JZryHd7CVZVKmZmZfeLE2cWL1o+PiukXOnrwwPEzZyzdvHHP2TOXCgoKa2qUnAzzZnl1Lx+XU1bQ&#10;bE527rmz8RvX75o+dfGI8Mn9QscE+w8fMnD82DEzF85fsy/2CJNVWLiaTy3SFMC4IpML56/99tt7&#10;Upn0dmrals2x46Nm9w0dM3L41AXz1xw5/DWOXlOjqmhK8tEyfI6WEfyTJ88vWrh2dMT0PsGjxoya&#10;sWrFlps3U+CVVCpBqBF/hPr8uct4U2v6sUf/6MLdu5mHDp6cPnVJ2KDxwQEjwodOmjl9aWzs4Vu3&#10;bqMRTAlMLuZO/KVEjBqGD5FhqXua/mBw0VrKrTuxew6vWrll0YK1CNTWLbHpaXe1ajnyyXZyxBkb&#10;79t7JGbmsogRU0MCR+IVu+zedTDhyo2qykqlUtFCGFiSHI6YnJy6Y9v+2bOWjxo5dUC/yODAEYgn&#10;Rg3t3L6dJpNJpC8vpda4HZlMeu7sZaHAgx8j10UL1rx5siZZpzASwAiCaEdIACMIomuA6xV7qPTk&#10;ybPU1Nt+fv4sr4slfjUnfdnY2Jw+ffbf/76PHZ8+fUYXPYIgCIIg3h0kgOkIEsC6oUllUpVSoeRh&#10;uSxvxSp5bYChUMhbP52YCIFdeIEEJoHhVSaXKZTcOy1oOWpDR1QqJTt6dXX1K9xTyrU+raqqUn8q&#10;l8ta9r2cl8G46MllOC5c5byVSRUKmVIpx9HfUZG6svJyMX9cBKr+uFyoxMwBOR8uGR+uihbD1UgA&#10;c120cF1NjaqkpJT1AjNEwrUpZVoagtP6HpWVcalL2EvO+cL5x9pk1SBZYhM+bXn6cWl5UgmCKatv&#10;RNwQYa7j6J6mP+qBA02quXxqmhTBgUsMtCMWVzcOEptm6gNxcZCI8YNMLmU9gvOtUQHrj4hG5Px8&#10;Zl1AO/UtS5pKZdQKY5lcIZscPZ+tTObsEJKakoZ23rCiJlmnMBLACIJoR0gAIwiiU8MKHuJi9fz5&#10;86dPn925kx4SEqqWvjQLHrLr2/vvv8/etLGxOXr02L///YDXzKjgIUEQBEEQ7xwSwHQECWDd0MrK&#10;yktLyxhvV6p5k2bLGvbVopVNaXaqhcynFtps0xFxiOa8fYuJX60/bpucb1oAq1XxuzfRfltFF1ZR&#10;sAXHWuNtk540uYvmp61vrblO8c43P7itDkXjCGi08wpBly2ql5mZ7eE2wMLUR2DgNmv60hbqJZJ1&#10;MSMBjCCIdoQEMIIgOi/8cxjuMRCuY9nZuf37D2BXME2hS73clzrry8zMfP/+A//6108vuEXCHt2/&#10;TwUPCYIgCILQBSSA6QgSwMjIupu1IIC1t2tknJWVlSmVil074wT6btaWvva2gck3U6WU/tVtjAQw&#10;giDaERLACILojODGCTx79hxWWFg8ZEgYu3b9x3/8R+O1vvAOE8MEAsHevfv/8Y//fVFf8LDTPMYh&#10;CIIgCKILQAKYjiABjIysuxkJYB3fysvLBw0YZ2biZWzgPmPaYoVCTulf3cdIACMIoh0hAYwgiM4F&#10;rkus4CGuXcXFpSNGjPzwww+bXOtLMw/MyEiwY8fOv//9Hy+o4CFBEARBEO0ECWA6ggQwMrLuZiSA&#10;dWTj07/kB+NOmJl4WZh6uzj2SU25w69YRulf3cVIACMIoh0hAYwgiM4Crlf8Jes5rk6VldW4TH30&#10;0UctFDxk7+jp6W/cuOmHH/6GvR49ekwFDwmCIAiCaC9IANMRJICRkXU3IwGsw1p5eTmuwyUlpSFB&#10;EabGHkKBx84dcRisMhqa7mQkgBEE0Y6QAEYQRMcHt0m4HD19yklfEols3Ljxv/rVr9QVDpsrePjl&#10;l1+uXbvuhx/+yj/SeY5GSPoiCIIgCKIdIQFMR5AARkbW3YwJYGtWbzM19nDoFWhiJFqyaH1NDQlg&#10;7W9lZRgabvUvDA0YHTFNLBa3t1NkujYSwAiCaEdIACMIoiODq9CDBz+zBzIymWLy5Mm//vWv+euV&#10;dsFD/Pf9999nb37xxRcrVqz84x//3wta64sgCIIgiA4DCWA6ggQwMrLuZqWlZTU1ymVLN3zxezuh&#10;wOOzT23nzl5Zy2WAlba3a93aysvLq6ursrJyRG799b50cugVdCs5VSwRl5VR8cPuZSSAEQTRjpAA&#10;RhBExwRXJ9wdPXvGZX3V1NybNSvmk08+abLgIbt8sXc+/fTTBQsWff/9H7EX7qzu36/rRM9qCIIg&#10;CILo2pAApiNIACMj627GhJa0tLvnz8VfupiA1zu306uraZWpdraysjK5XLY39oinaKCv95Ad2/cr&#10;lQq82d5+kenamAB2/34dleUhCEL3kABGEERHgxU8fPLkKa5C3333h7lz5/32t59qreylXutLXfDw&#10;008/xZbYHns9f04FDwmCIAiC6HCQAKYjSAAjI+uGVl5eLpGIVSqFUqlQqZRSqYTUrw5iuAxjaCSc&#10;UfHDbmpMAMOdBv2dMkEQuocEMIIgOg64C8K90JMn3OOXP/zhj4sWLfn000/Z1amFgoe/+c1vZs2K&#10;qampfUFrfREEQRAE0YEhAUxHkABGRtY9rby8vLS0jEHqVwc0GpRua1VVVQUFBSdPfv3TT/9+wa1U&#10;8ZSeOBMEoTNIACMIooPw88+Pnj7lCh7+6U9/Wbdu/Weffa7O+mqsfrGsr48//nj8+AkKhUotfXWi&#10;JzMEQRAEQXQ3SADTESSAkZGRkZGRdRDjK5RW5+Xlffjhh6ampidOnPzxx59wX/GIX/Wd/n6ZIIh3&#10;DQlgBEG0L7gKPXjw8PHjJ7jm/OUvf123bn2PHj1eWfDw448/njBhgkwmZ09s2IJh7d4XgiAIgiCI&#10;FiABTEeQAEZGRkZGRtZBjAlgubm5bF13mJ2d3cmTX//733Xsac79+z+TDEYQxLuDBDCCINoLVvCQ&#10;SV9//evfNm/eqq+vr5a+mit4+NFHv4qKGldZWf2CX+vr4UMqeEgQBEEQROeABDAdQQIYGRkZGRlZ&#10;BzG1APbxxx9rlvRxdnaOj7/M7myePHnaiW4zCILoXJAARhBEu1BX9+jpU+4xy//+74/79u0XCIxf&#10;WfDwww8/HDp0WFlZeYP09ZiuUQRBEARBdCJIANMRJICRkZGRkZF1ENMSwDSf8sAcHR0TEq7W1dWx&#10;Ow16ykMQxFuHBDCCIHSJWrXCFeZf//rxwIE4ExOT5qQvdcHDDz74YNiwYSUlpc+ecYuEPeKfH7V7&#10;XwiCIAiCINoECWA6ggQwMjIyMjKyDmJqAew3v/mN5hMfzeI/np6eCQlXH/GPivhiQVQUkSCItwYJ&#10;YARB6AZ1YWdcW3788afDh49YWVmxu57Ga329//777Fr03nvvh4UNzcsrYE9msDvdBREEQRAE0Ukh&#10;AUxHqAWwsrLyqqqqSjIyMjIyMrJ2soqKCrFYrM4A03z6o/mHzzA/P//bt+88ffr0Bf3hM0EQbw8S&#10;wAiC0AG4b3ny5ClTsM6dO9+rl536z33YNadxwUP8EBISkp2d8+zZc1ymqOAhQRAEQRCdHRLAdAQT&#10;wH744W9FRUVlZWWlZGRkZGRkZO1n+F1cWFjo7OysFr2aW/oCP/j7+6elZeC3+fPnVBSRIIi3AAlg&#10;BEG8U3AZYVlf9+8/uHDhErva/AdvjQsesnfwUUhISEZGJlsk7BH93Q9BEARBEF0CEsB0x+PHT3/6&#10;6f6f/vTnP//5LwRBEARBtCP4dfzXv/7txx9/OnTosLm5uVblH00ZTP2cqF+//llZ2S+4FeC5x9MP&#10;HlBRRIIgXhMSwAiCeBc0FDx8xBSsK1cSRCIPrb/saVzwkE9597t1K7VB+qKChwRBEARBdB1IANMp&#10;T55wfSIIgiAIot15+vQ5qwv000//jo3dq7kavNYTInVRRLwOGTKksLCIqwpEfxxNEMTrQgIYQRBv&#10;Hf6ehLuxwe1NcvItb29vzTuZ5v6+RyTySEpKfvz4CbuxYalj7d4XgiAIgiCItwUJYLqGrR9LEARB&#10;EES78+jRY9xLsL93/sc//hkbu1cgELyyKOIHH3wwePCQ4uISfnmM53V1DzvjDQlBEO3IQxLACIJ4&#10;e7BbEVxVHj9+cvt2mre3j/oPd5oreAjz+P/Zuw/4pqr3j+P4F5Atsrp3S1taKW2hLS2FsoeyRBkO&#10;XCj+HIgsJ0NkqCwZbkRAUFGGgrgBRZEhe8uehU4obdI0TZP/yT3tNXZC05K2+Tyv96vW0KRJc3Nz&#10;cr73PDcqas2ab+TBQHq9gT0PAACokgjAAACAvdNqdTIGS0pKmTp1urOzk9od6P/+7z8HTatzSTVq&#10;1Bg0aPCOHTuVEYuRpogArh8BGADriT2JGHtkZuqUdemmDRs29ujRs+AaL8uGh3KJe1hY+PLln4sr&#10;mpSGh8yrAACAKowADAAAwDwk0mp18jjoy5cTJ0yY6OjoWOjR05ZNEWvWrDl06NB9+w7IoYtOxywS&#10;gJIRgAGwkhxvmMynJjX++eeW3r37FBylWB67Iy8JDg5esuQzGX3p9dkaDQ0PAQBAFUcABgAAkEsm&#10;WDk55kOpL1yIHz9+YtOmTYuaTlIvqVWr1tChD+/ff1Bcy2CgKSKAEhCAASg1eciO0WgUw5UtW7b2&#10;7t2nRo0ahR6yI/5XPfuX2OEsWbJUo8k0mU8SlsN+BgAA2AkCMAAAgPyUGMw8Djlz5tzYseMaNmwo&#10;J5KUpoiFnxusXr16w4cPP3r0mBKDGTSaTGV2iQOrAeRHAAbgRsmGh2L/IA/T2b7974EDB8noSx2K&#10;WJ7rS4xY5IUBAQEffPBRenqGSVn1xSwKAACwKwRgAAAAhVCOsM5dDXbq1JnnnhvRoEGDYo6wltNM&#10;9evXf/75keLnTUpXInEjOp3tHwuACoUADMANUYYTuTMve/fuf/DBh2rWrFliw0NfX9/58xfI6Cs7&#10;2yD2LTQ8BAAA9oYADAAAoEg6nV6ZqjbHYEePHnv66WfUGKyYKac77rhj1KjRJ0+eZsoJQEEEYACu&#10;k2x4aDCYxyH79h145JFH6tSpk2/UUbDhobe399y585KTU0zmVek5zJwAAAC7RQAGAABQAstzgx06&#10;dPiJJ56sXbu2nH4qpilikyZNx4176fz5izIGy8jIZF4bQBYBGICSiL2E2BVoNJkGg3lW5MiRo8OG&#10;PVG3bt1CV6LLhodi9CG+d3FxmTFjZmrqFRPn+gIAACAAAwAAuE5arU6MPeRqsH37Djz44IM1atQs&#10;sSlikyZNJk16PT7+ksl8FLZRq2X0Atg7AjAAxbBcfX78+MnnnhtRr149dfV5UYfdODk5ifFGYmKy&#10;KW/1ORMmAAAABGAAAAA3wPI8HLt27R4y5H65Gsyy9ZBlU0T5vbOz8+TJb8gYTK+nKSJg1wjAABRK&#10;LvySq75OnDg5cuTI22+/vdCGh5atmB0cHCZMmHDu3AVlFkWef5QxBgAAgBkBGAAAwA2zPDp727bt&#10;9957X/Xqt8q57OrVq1tOUcmpbXmJm5vr9OlvynNy6PUGjUabmclMN2B3CMAA5CNe+BkZmdnZBrET&#10;OHPm3JgxYxs3blzUKnO1/XKjRo1efvmV8+fN0Rfn+gIAACiIAAwAAKCUZH8hk8kcg/3xx5a77+4t&#10;Z7ELna5Sj912c3N75525KSmpcrqKpoiAvSEAA2BJPc/oxYvx48dPaNSoUYkNDxs2bDhy5AtnzpzL&#10;G0vQ8BAAAKAQBGAAAABWkQMSk3LKjU2bfu/Zs2eNGjUKbYooYzD5va+v77x588VAS1wxS8nSaFgE&#10;2AkCMABZeQ0P9Xrzqq/z5y9OmDDRyckxX9BVsOHh7bff/txzI44dO67MmRjlknSbPxYAAICKiQAM&#10;AACgDFieG+znn3/p0qWr2v+wYFNEdWLL39//vfc+SE/PkDFYRoaW4Q1Q5RGAAXZOaXiolQ0PExKS&#10;3nhjiouLS94K8vyHzqijiDp16jz11FNHj/4jZ0u0Ws71BQAAUAICMAAAgLIhD+WWMZgYxaxf/31s&#10;bKyctLJc+1WwKWJAQMDixUtkDJadbWCEA1RtBGCAPdNqswwG81xHUlLyzJmzLaKvQoYKcpxw2223&#10;DR069ODBw+JaRqNRjBPYUQAAAFwPAjAAAIAypnY00ul033yzNjo6pqgY7Bal5PchIa2WLFmq0WhN&#10;5tVgepoiAlUVARhgh+RRMllKz+SkpJTZs+d4e3sX7JCsLh9XV32JPcPu3XvlJIm4EaZBAAAArh8B&#10;GAAAQLkQAxW93jzPJb5+/fXKiIhI9TQe+ZoiyuO+5SXh4eHLl38hl5GJW9BoMhnwAFUMARhgV8T7&#10;eEaGNkuJvtLSrs2fv8DX11d99893WIwYIcgLxTcDBw7avv1vk7LqS6ej4SEAAMANIwADAAAoL5aH&#10;e2u1mUuXfianvPOt/cp3fntR0dHRa9d+J88OotdnMyEOVCUEYID9yMzMku/m166lf/rpkoCAFiU2&#10;PBQ7hLvvvnvz5j/kxAgNDwEAAEqNAAwAAKDcabU6Of+l0WiUGKxlifNfomJi2n377bqsLPNgSz3B&#10;mM0fCwArEYABVV7eETDmd/D0dM3ChYuCgoKLaXgoL6lRo8Zdd939++9/yDFDljJlY/PHAgAAUHkR&#10;gAEAANwkalPEjAzNwoWftGgRWHxTRPlNx44d16//wWAwmvKaIhKDAZUaARhQhSkNDzNlK2Pxcl6y&#10;5LNWrVoV0/BQvvxFde/eY8OGjXIyJEvZUdj8sQAAAFR2BGAAAAA3j2xklJ1tHuRcuZL2zjvzPD09&#10;850GrGBTRPG1Z89ev/22WZ0XYxQEVF4EYEBVpdXmNjwUL/PVq79p0yai0EbHluvAxIWxsbHr1q2X&#10;R7qw4BsAAKAMEYABAADcbHJ6y2AwD3VSU6/MmfOOt7d3iU0Rq1ev3rNnz02bfs/ONhiN5oEQYyGg&#10;MiIAA6oYNbVSEqyslStXRUREFNXwsGD0Ja5iMp/y08DLHwAAoGwRgAEAANiMGMzIQ8WTklJmzJjh&#10;5uZWsCdSvqaI4vJ+/fr98ccWcS2j0ajV6miKCFQuBGBAlSFezuJdWE6siDf0b75ZGxsbW/CknpZv&#10;7vLCtm3brlq1Rq4Iz8rSM7kBAABQHgjAAAAAbEk2RTQYzDHY5cuJ48dPcHBwKOpkIerEWfXq1YcM&#10;uX/nzt1y1KTT0RQRqDQIwICqQT21p3hF//rrxi5duhTV8PAWpeT3LVuGLFv2eWamTom+sml4CAAA&#10;UH4IwAAAAGxPpzMf/W00ms//ceFC/MSJkxwdHQudRJNz5fKS2rVrDxo0eOfOXTk5RkGrpSkiUAkQ&#10;gAGVnexCLF7Ien32Tz/90rlzF/kqLnjwimx4KN+1Q0JCli1brtFoTcpyMV7sAAAA5Y0ADAAAoAIR&#10;wxt5brBz5y688sqrjRs3LvQMIpYX1qxZ8+GHH9m7d58yfDLHYDZ/FACKQQAGVF5yybXRXKaNGzf1&#10;6nWXfBXna3iYrwtiUFDQokWLZfSl17NoGwAA4CYhAAMAAKhYlKaIuTHY6dNnn332uTvuuENdDVZU&#10;U8TatWv/739PHz16zKScG0yn09NSCaiYCMCAyki8O+t02XKyYtu27QMGDFBXfRVseKhGX97e3vPn&#10;L7h69ZrJvOorh4aHAAAANxMBGAAAQEWU117J3BTx+PETzz8/8vbbby+xKaL4meHDnzpy5B9xLYMh&#10;R6PRMV4CKhoCMKByke/IOTlG8ca6deu2/v3vue22WiU2PPT19Z03b35qapp8Ryb6AgAAuPkIwAAA&#10;ACo0NQY7cuTY008/U6dO3WJaLcmZuAYNGowY8fzx4ydNyvHmDJmACoUADKhExEsyJ8f8Lrxjx87B&#10;g4fUqFGjmNbE8q3Zw8Nj1qw5KSmpJnPDQwOtiQEAAGyFAAwAAKCiyzv23Dw02r//4IMPPlinTp1C&#10;jz23XB92xx13vPzyK+fOXVCGVUaldxPHngO2RwAGVHzyTVM5/sR04MDBRx99rGbNmkWtw1ajLycn&#10;p9dfn5yQkGQyr/oyiJczsxYAAAA2RAAGAABQOcjJODlM2rNn39Chj9SqVUvOuxVz9pGmTZu++OJL&#10;Z8+eM5lXgzEZB9geARhQkckzcebk5IjX6f79Bx955JH69euXeCZOZ2fnyZPfiI+/bFLOxMlBJwAA&#10;ABUBARgAAEBlotP92xTx7793DRlyf/Xq1YtpiigvdHBwGD9+Qnz8JRPtmABbIwADKizxDmswmCci&#10;Dh8+Mnz4U3K9dVEND+WFTZo0Fe+wFy5cNCnn+mKaAgAAoOIgAAMAAKh8tFqdnEMXtmzZevfdvWUM&#10;VrApopyhkzGYi4vL22/PSEm5IgdaHJ8O2AQBGFDRiFelenDJyZOnX3hhlOWqr3zHl6iXNGrU6Pnn&#10;R545c15GX1ptFnMUAAAAFQoBGAAAQGUlJ8qVUZPxt9829+zZU06jF98U0dPTc9as2UlJKSbzarDc&#10;LM3mjwWwHwRgQMWhNDzUGQwG8eo7ffrs6NFjmjRpUuJZNhs0aPDccyOOHTtuymt4yOwEAABABUQA&#10;BgAAULmp5wYzGsXAaWPPnr3k9FzxTRG9vb1mz56TmpomrihvxOYPBLATBGBABaHVZmVnm6OvM2fO&#10;jhs3rlGjRoVGX5YND+vVq/fss8/J6Euupbb5owAAAEBRCMAAAAAqPZ1Or0ya6+UIav3672Nj26tH&#10;rOeLwSybIvr5Nf/oo4/T0zNMnLkEuFkIwADbUt40s+SEw6VLiZMmvd6sWTM1+irYSVi+Y9atW/fh&#10;hx8+ePCwGn3xpgkAAFDBEYABAABUHVqtTq83N0XU6bLWrl0XHR0jJ/IKzuhZBmNBQUELFy5KS0s3&#10;mVeD6WmKCJQrAjDAVmTDQ73evOrr8uWEKVOmOjs752sU/N+Gh+ZX6G233fbQQ0P37NlrUhZbyxOG&#10;2fyxAAAAoEQEYAAAAFWNHCOJwVJ2tmH16jUxMTFF9XSynPILDg7+5JNFGk2mkp8xuweUFwIwwCbE&#10;+5o8RiQxMWnatOmurq7FvzmKb2rWrPHQQ0N3795jyjvXl05n+wcCAACA60QABgAAUAXlNUU0z/SJ&#10;r8uXfx4aGprvRCZqKQe55y4IEz+2YsXXmZmZMj9jLh4ocwRgwE2WmZnb8PDq1Wtz587z8PAsseFh&#10;9eo1+vbtt3XrdvFqFeTSMZs/EAAAANwQAjAAAICqTIyXsrPNvZ6uXUtfunSZnHMvNAZTL7nlllui&#10;oqK+/npVZqbOpKwGY9YPKEMEYMDNYXksSErKlfnz3/Xz8yvYB1hteChfj9WrV+/du8/mzX+K16k8&#10;iISZBwAAgEqKAAwAAKDqU/o+GZThk27RosXBwXeq833FNEWMiopauXJ13knF9JwYDCgTBGDATaB2&#10;A05LS1+w4N3mzZuX2PBQfHPXXXdv2vS7nJGgGzAAAEBlRwAGAABgF+SB8DIGu3YtY8GCd319ffN1&#10;fLJsiqhOEXboEPfDDz9lZ5unEfV6DoQHrEUABpQr8SLKzjZPJmRkaBYvXhIY2EJd8lVUw0NRcXFx&#10;P/74k8GQY8pb+sxhHwAAAJUdARgAAIB9UWcGk5NT5s2b7+Xlla/7039nBv9PftO1a7eff/5FXpFT&#10;oQDWIAADyoNlw8P0dM3SpZ+FhLQqseuv+Bob2/6779ZnZenlcR68BgEAAKoMAjAAAAB7pJ4b7OrV&#10;tDlz3lFjsEJ7Q8kD5MXX7t27//LLrzk5RqPRPBLj6HigFAjAgDKnTA7olVkC3WefLWvVKjRfU99C&#10;F37FxsZ+881agwAAgP9/wfxumMW5vgAAAKocAjAAAAA7JQ+WlzFYYmLytGlvurm5FTpjKNeHyUvE&#10;N3ff3fv33zcbjSYlBuMUKcCNIQADypB6ri+tNvPrr1e2adPG8p2r0FVfoiIiIles+Eqe5DJLWRvN&#10;IR0AAABVDwEYAACAvRNjKnnWk/j4S5Mnv+Ho6FhUU0Q1Bqtevfq99963det2o9Eohmw0RQSuHwEY&#10;UCZkamVSTtn1zTdr27Vrp3Y1LKrhoaiQkJDly79IT88QV8zONjCrAAAAUIURgAEAAMBMXQ0WH39p&#10;4sRJTZs2Laoporo+rGbNmgMHDtyx4285cqMpInA9CMAAK4kXkYy+xNvWt9+ui42NLabhoXroRkhI&#10;yJIln+l05kkQvZ7oCwAAoOojAAMAAEAuuZArJ8coBlpnzpwbO3Zco0aN87VALNgUsVatWg8++NDu&#10;3XuV8ZuRGAwoHgEYUGryLUZJsLJ/+unnTp06y3ci8VIqpuFhixYtPvzwo/R0jYy+aHgIAABgJwjA&#10;AAAA8B86nfm0XkajOQY7fvzk88+PbNiwYaExmOVqsLp16z3++LD9+w+JaxkMRq1Wx1A9CruoAAAg&#10;AElEQVQNKBQBGFAK8m1FvHZycowbN27q2bOXfOEUXKksoy/53uTj4/Puu++lpKSazMvFcnh9AQAA&#10;2BUCMAAAABROjLXkeOzYsRPPPjuifv0GlolXETFY3SeeePLQoSOmvKaINn8UQEVDAAbcEPWwDPHC&#10;2bTpt169ehV1ri/L9yNvb5+5c+ddvXrNxLm+AAAA7BUBGAAAAIqU1xTRPCo7fPjosGFP1KtXr9Aj&#10;7i1PvlK/fr1nnx1x9OgxE+cGAwogAAOuk3j7yMzUKwuSTVu2bOvXr3/16tWLasyrvit5eHi89dbb&#10;ycly1RcNDwEAAOwXARgAAABKoJ5zxWg07dmzb+jQh+vUqVPMFKS8pHHjxqNGjT516rQ6BcngDcgi&#10;AAOugxJ9ZeXkmFd97dixc/DgwbfdVrOohofqO5GTk9OUKVMvXbpsMjfjZRUyAACAvSMAAwAAwHVR&#10;mlDp5bnBtm//e+DAQTVq1CimCZW8sEmTJq+9Nv7ixXgT518BFARgQPHUBrz79x945JFHa9euXWj0&#10;ZdnwsGnTpq+88ur58xdMNDwEAABAHgIwAAAA3AC5kEvGYDt27Lz33vtq1apV1FH56tRkkyZNxo+f&#10;cPbseRNH5cPuEYABhZLn+srJMb+/7Nu3/5FHHq1Vq3ZRq43VS8T7y4svvnTu3AVlDsHIamMAAACo&#10;CMAAAABww+QwTA7YNm/e0rdvX8vzshR1bjAXF5fJk9+4dCnBpByhr9FwXhbYIwIwIB95vkmDwRx9&#10;HT589Mknh9evX7+o802q0dcdd9wxatTokydPm8wdeo2cbxIAAAD5EIABAACglHQ6vXpusF9+2dC9&#10;e/d8PakKbVTl7u4+Y8bMlJQr4op6fTYjOtgbAjDAktrw8MSJU88/P7JBgwZFNde9RSnxTb169Z56&#10;6n9HjvxjYlUxAAAAikYABgAAAKtotToZgxkMOb/+uqFbt27qarCCTRHVI/fd3d1nzpydmJhsUlaD&#10;MekP+0EABmT92/DQ/Kn/2LETI0e+IKMvy3XD+Xrqim/q168/fPhTR4/+I2cMaHgIAACAYhCAAQAA&#10;oAyoTRGzsw3fffd9XFycZehVVFNEX1/f+fMXXLmSZlJWg9EUEfaAAAx2TjY8FG8WYoM/ffrs2LHj&#10;mjZtWmj0ZdnwsG7duo8++ti+fQfkdIHMz2z+WAAAAFCREYABAACgzCjxlV7GYCtXroqKiiqqKaLl&#10;RGeLFi0+/nihRpMpriiuzhgPVRsBGOyZEn2ZP+nHx1+eMGGijL6KaHiYe2GNGjWGDBny99+7TLnn&#10;+tJzqAQAAACuBwEYAAAAypJOp5cz+CbzEfpZq1atiYyMzNfDSq1bb71VvSQoKGjhwkXp6Rkm82ow&#10;miKiyiIAg33SarMMBvNn/HPnLkycOKlZs2bqwRAF++XKwyNq1ao9aNDgnTt350VfWUwCAAAA4PoR&#10;gAEAAKBcaLU6vd6gTOhnLlv2eWhoWFFNEeVcp5zuDAkJ+eyz5RkZGpN5NVg2YQCqHgIw2BWxwWs0&#10;4u3AfFTE5cuJU6ZMc3NzLbHhYY0aNfr3v2fLlq1yWoCGhwAAACgFAjAAAACUI/XcYBqNduHCT1q0&#10;CCp03lO9UH4fGRn11Vcr5YSpTke3K1QpBGCwH+ItQO7JU1Ovzpo128PDI9/evtC3gJ49e23YsElO&#10;C+h0WbwFAAAAoHQIwAAAAFC+LA//z8jQLFz4SVBQkTGYZVNEGYPJk4pl5WVpQGVHAAZ7oJzry7wI&#10;OCkpefbsOZ6enuoar6IaHlavXr1Hjx4bN26SnRLVhroAAABA6RCAAQAA4CZRTwAjRpjvvvuen59f&#10;wdAr33yo+CYmpt3atd/pdFnK8I/5UFR6BGCowixPA3nlStqCBbm7+hKPeOjUqfOPP/5kMBg44gEA&#10;AABlhQAMAAAAN5XSEcugxGBXZsyY5e7uLmOA4jtidenS9ccffzYaTXIQSEcsVF4EYKiqlE/oerkZ&#10;f/xxcYt9LXfvMTExa9Z8K5eLiauzewcAAEBZIQADAADAzSaXCMjpzpSUKzNmzPTy8ip0nlT2y1Iv&#10;6dKl2y+/bJBLBMSNMBpEZUQAhqonM1Mnj2xIT9csWvRpcHCwupxXbt6WC3zV6Cs6OnrNmm/lAt8s&#10;pWuizR8IAAAAqhICMAAAANiGEoPlNkWMj788ZcpUZ2eXEpsi1qxZ8+67e2/e/Ke4otFoFANCxoSo&#10;XAjAUJWoDQ8zMjTLl38eEtKq4Bqvgjv28PDWX365QkZfer2BzR4AAADlgQAMAAAANqbV6mQMdvFi&#10;/Kuvvta4cZMSmyJWr179vvsGbtu2Qxk0GmmKiEqEAAxVg9iSBSXByv7665VRUVH5jlfIt+uWF4ot&#10;f9GixVptpklpeMiHegAAAJQfAjAAAADYnhjXKU0RzcO/CxfiX3nlVQcHh0LXEFg2RaxRo8bAgYO2&#10;bdthVE4ORlNEVAoEYKjs5J5WJlgrV66KjPw3+srX8NAy+goONkdfGo1WZmYajY4DFwAAAFCuCMAA&#10;AABQUcgEKyfHnGadOnV6zJixDRs2LHgmsHyLDGrXrv3ggw/t2bNPGUAatVodo0RUZARgqLyUHaxe&#10;fhhft+67du1i5TZc8GAFyzDM39///fc/vHo1TVwxOztHq2UXDQAAgJuBAAwAAAAVjhKDmYeCx46d&#10;eOaZZ+vVq1dUU0Q1Bqtbt+6wYU8cOnREXMtgyGGgiAqLAAyVkdLw0Dx9ILbeH3/8uUuXrhY74SL3&#10;zJ6eXnPmvHPlijn60usN7JkBAABwMxGAAQAAoCISIz11Ndg//xwfPnx4/fr1i1lnoMZgTz31v8OH&#10;j5pyV4NxbjBUOARgqFzkSRaVYwsMv/66oVu37gUb0hZseOjp6TVjxkwZfWVnG8SGzd4YAAAANxkB&#10;GAAAACouOfEqT/F16NDhYcOG1alTp6iJV/WS+vXrjxjx/PHjJ5UZ2xyaIqJCIQBDZZGZad55ij1w&#10;drbht9829+rVq0aNGiU2PHR1dX3zzbcuX04w/bsel+gLAAAANkAABgAAgIrO8txgO3b8PWjQYDkJ&#10;W3xTxMaNG48dO/bs2fMmZf0BQ0dUEARgqPiUvW7uwQdbtmy9554BcitVd7D59rpyS27atOmECRPj&#10;4y+rBx/Y/IEAAADAnhGAAQAAoHKQC7nkQHHbth0DBtxbvXr1EpsiNmrU6JVXXpUxGBOyqAgIwFCR&#10;qQ0PjUaj2NPed99AuX0WXHdrmYc5ODiIPe3Fi5eUAw5YdwsAAIAKgQAMAAAAlYkyOZstx4p//vlX&#10;3779atasma8Bl+XZaOT3zZo5jB8/4cKFiybORgNbIwBDxST2rmLzM5rLtHPn7sGDB9eqVavQgwws&#10;w7BGjRq9+OJLp0+fVXbLRpmf2fyxAAAAAFkEYAAAAKiMdDq9XKOgDBc39ujRU07FFtWeS17o6uo6&#10;deq0xMRkE00RYTsEYKiAlDaz5g/g+/YdfOSRR2vXri2DrmIaHtavX/+550acOHFSfnhnjwoAAICK&#10;hgAMAAAAlZVcyGUyt+oy/fzzr127dlXPUlOwKaIag7m4uLz99syEhERTXqsumz8Q2BUCMFQcYmvU&#10;anPPsHjgwKFhw4ap0VcxDQ8bNLj9f/97+tixE8rHdqO4BT6bAwAAoAIiAAMAAEDlJsaEer25KWJW&#10;lv6HH36Ki4uToULBpoiWwZiXl9esWbOTklLEFcXVb3JTREIOe0YAhkLJha037dfJhofZ2ebo69ix&#10;48OHP1W3bt1Coy/LS+rVq/fEE08eOnREOfLAeJPvMwAAAHBDCMAAAABQFSgjQ/PANDvbsHr1N9HR&#10;0eqpawq28FInc5s3b75gwXvXrmXIGOymDS/lr7P5Hw02QQCGQuXkGMVu4ebkSWJfJ3aVYns7c+bc&#10;mDFjGzduXOi5vixXfd12221Dhw7ds2efiXN9AQAAoJIgAAMAAEAVofTyMocHJvNqsOyVK1dFRkYW&#10;dW4wy6aIfn7NP/74kytXriq5lEGrLcdBpuzZuGLF12fOnBXfMINshwjAkI/8WP7HH3+uX7++vLcB&#10;ceMGg/mD9tmz51955dU77mikrvEq2DlWjb6GDLl/1649JmXVl1w6ZvM/GgAAAFAiAjAAAABUNVqt&#10;Tq83KPPI2i+//CosLEydzy2mKWJwcPDChYvS0zOU/ExfHk0RZfJx/vxF8etee208aYd9IgBDPvJj&#10;ebdu3cPCwg2GnPLIxeXxAXLV14UL8ePHT2jWrFm+oMtyjazcMm+77bZ7771v+/a/jeZGiebAns/g&#10;AAAAqEQIwAAAAFA1ybGiGDRqNJmffrpY5g2F9viynAIOCwtftuxzuU4rK6uMZ3szMrTiZkePHiN+&#10;UcOGd+zdu48xrR0iAIMl8YyL5/2rr1bKfdGaNWvKfDNQGx4mJiZPnTrN1dW1qJ2heqH42rt3n99/&#10;/8PEub4AAABQaRGAAQAAoMqSix7karCMDM3HH3/SokWLohY9WDZFDAsL++qrrzWaTJNysq4ymYyW&#10;I+9//vmnbt068rf07dvXRBdE+0MABpXYGMSn3sTE5ICAALkj6ty5S05OmQVOyqov88fqhISkmTNn&#10;ubi4qClXwYaH6tbYs2evTZt+l5/KaXgIAACAyosADAAAAFWfsgDCPLa8di39/fc/bN7cv5hZYDUY&#10;i4qKWrlytRhxypjKyqaIcp3HM888K6eY5W9ZunQZmYe9IQCDSu4WRo58QW4GckuYOXOWlVtCXvZv&#10;XgKbknJl9uw53t5eBfu+5mt4WL36rV27dv311w3yill562gBAACASooADAAAAPZCnREWQ9x33pnr&#10;6elZYh8wUXFxHb/77nuDwWiy4hQ4cth97NjxJk2aWN6+j4/v5ctJRiPrwOwIARgkrda8W9i2bUet&#10;WrUsdwti15ScnCI+DZdutyD2NnJHp9FkvvfeB/7+uXl/vjMgqr9RhvHt27dft+47K3d0AAAAQIVC&#10;AAYAAAA7Itt5ydPhpKSkvv32DA8Pj3wTwerUsLpOS+lL1unnn3+Wy8iybnxhhFznMWbMGGWZRXV1&#10;4YX4+txzI4g97AoBGLKUzUB8NRhyunTpom4D6v5B7JpKsTFotVmy4+vVq2mffPKpbKtYfMND8TU6&#10;Omb16m/kXtH6pa4AAABAxUEABgAAALujTPJm5eSY1zokJCRNn/6Wq6troTGYZVPEW2+9tWvXbr/8&#10;skHOFF//qXFk4HHy5Ok6derkW34hvtaqVevPP/8i+bAfBGAQ5CkG3333PXUzsNwtuLm5iV2TwWC8&#10;nixKplZZWeZP5hkZ2sWLl7Rs2TJf0FUw+hIVERGxcuXqzEx5skMD2x4AAACqGAIwAAAA2C/l3GDm&#10;NCs+Pn7ChEnNmjkUOmVs2Z3s1ltv7du33+bNf4hrGY1GcQs6XQm/JSNDK3746aeftlz+pU5Gi6+d&#10;OnXW67P1eoPN/yC4CQjAkJlp/hR99uw5Z2cXNfRSS24Pkye/YVLaGJZ0U2IXZL418f2XX65o0yai&#10;WhGdXS3j/LCwsGXLPs/M1CnRF+f6AgAAQNVEAAYAAAC7JhdyGQwyBrv08suvyBis4ClzLJsi/t//&#10;/V///vf89dc2JQYr7pQ5csB9+PARGX3lm+lWI5A5c94h/LATBGCQu4Vhw56oZtH8MN8iMFdX1wsX&#10;Liq7l8L3LepJDTMzdatXr4mIiMiX1hfM70W1atVq6dJlsimrvBEaHgIAAKCqIgADAAAAsmWCZTSa&#10;myKeOnV69Ogxd9xxR7UCZwLLt4qidu3agwYN3rVrj7hiTo55NVjBAaoccD/++LBCZ7rVyW5HR8dT&#10;p84wxLUHBGB2ToZPP/300y1KFdwnVPt3EdjkgpuEepou8U/Z2dnr1/8QG9te3TUV2vBQ/pbAwBaf&#10;fLIoIyNDuSINDwEAAFD1EYABAAAA/xIjTIPBPAo9fvzkiBEj69dvUOi0suWFNWvWGDr04T179ioj&#10;WKNW++8YVc50b9iwUU5AFz/Z/fjjjzPEtQcEYPZMPPvZ2TkZGRnh4a2r/ffsX/l2L+Kri4vLxYvx&#10;YmtRdwvi6jqd+TO8uPCnn37p2rWbuia10NWledFX4IcffpSebo6+aHgIAAAA+0EABgAAAPyH0hQx&#10;NwY7ceLUU0/9r2HDhtVKaopYs2bNRx99bN++A6a8c4PJ04OJ2+nevXsxM93ydsRt3HLL/61bt54I&#10;pMojALNnGk2meJanT3+zWoEzAuYr+a+TJr0utwr1XF85OcaNGzd1795DjdXzrVK1bHjo7x/w/vsf&#10;XLsmV33l0PAQAAAAdoUADAAAACiEnG5WeiKaDhw4+Pjjj9euXbvQ6WYZYMhLbr/99qeeeuqff46b&#10;zCstzAPl77//oZg5bsu1GuJrWFh4Wlp6dnYOk9RVGAGY3VLPCNioUaNqRS8JVXMs8bVx48bx8Zey&#10;s405Sm3ZsrVPn741atSsVti5viwbHnp7e8+bNz81NU38RoOB6AsAAAD2iAAMAAAAKJJOl62eG2zP&#10;nr0PP/xIzZo1qxXdcEzOR9ev3+C550YcP35CXKtTp87Vijj7V6EZ2BtvTCEFqdoIwOyT0r3Q/OF5&#10;wIB7r3OfIH9m3LgXxbX++GPLwIED5bKw4hseenp6zpo1JyUlVYnhDZZNWQEAAAC7QgAGAAAAlED2&#10;M8zJMcdge/fuHzJkSJ06dQpdgWG5Pqxp06b33HNPiXPcltcVXxs2bCj7KDLWraoIwOyTPCPg8uWf&#10;X2f6pe4TXFxc+vbtJ6P3ohoeyks8PDzefnuGjL6ysw2ycaLNHzgAAABgKwRgAAAAwHVRz8EjauvW&#10;7QMGDFBXYxRsiljMGb+KKTkt3q9fP/Er6FdWVRGA2SHxpBsMxqSkZF9fvxvdP6j7lnyxmWXDQ2dn&#10;5ylTpl6+nCA/R2u1WexAAAAAAAIwAAAA4AbIPmayKeLmzX/269f///7v1mpFNCUr/hw/hZacGf/8&#10;8y/IQqoqAjA7JJd/vfTSywVzrBvKwCx3FPJCBweH11+fHB9/yaSs+uIzMgAAAKAiAAMAAABujE6n&#10;12p1cjWYGLJu2LCpa9ducjK6YFPE0gVgLVq0SE5ONRiMLOOoegjA7I381L1t2za1jaGVuwh5C82a&#10;NXvppZcvXIgXN24w0PAQAAAAyI8ADAAAACglmVUos885P/30c+fOna1Mv2TJOGTUqFHEIVUSAZhd&#10;ycuw9XFxcdVKtfzLsmT01bhx4xdffOnMmXNigzEajbI7q80fKQAAAFDREIABAAAAVlHPDSaGr+vW&#10;fRcXF2dlDCbnuGvWrLl58x8kIlUPAZhdkc0PP/ro42qlPTWg5W6hYcOGY8eOO336rMzd+UQMAAAA&#10;FIMADAAAALCWbIqYlSVGxuZzg7366mtWTnbLRKRjx05Go0ncrE5n+8eIskIAZj/EJ1bxXJ8/f8HZ&#10;2blMArAtW7aalHN9abVZfBwGAAAAikcABgAAAJQZjSZTDFNjYmKUyW6rep3JufL33/9A3KC4WZs/&#10;NJQVAjD7IT9vDxv2RDWrmx/mdUYdLW4wI0Nr84cGAAAAVHwEYAAAAEDZkOnXF198af1kd7W8BR9O&#10;Ts6nTp1Whr6c46eKIACzE7L54Y8//mjlrsByh9CoUaOjR4/yWRgAAAC4HgRgAAAAQJnJzNSFhoZW&#10;s67XmVoyF3n00UcZ+lYlBGD2QDzLer1Bq82MiIisVhaJuKjq1auLr+PGvch2AgAAAFwPAjAAAACg&#10;DMjVHosXL66Wt1ajTEre1I8//sSUd5VBAGYP5A7hrbferlZG6ZdaderUOXXqjNiExIZk84cJAAAA&#10;VGQEYAAAAIC1dDp9dnaORqNt06ZN2c53y4AkIiIyI0OTnW1gyrsKIACr8uTH7KNHjzZq1KhamSbi&#10;chHY//73tIkzgQEAAAAlIQADAAAArCVXe5TV2b8KnfKeOnUa6UjVQABW5YmnWDyVQ4YMKfMdgszS&#10;ata87dChw3wiBgAAAIpHAAYAAABYS64ACw4OrlZGZ/8qOOXdoEEDpryrBgKwqk3G4StXrirb/YBa&#10;cmt58snh4rdoNGwtAAAAQJEIwAAAAACraDSZYmj62WfLqpXD8i/LKe+BAweKX6R0QaQRYiVGAFaF&#10;iSfXYDCmpl4JCgqqVg5xeLW8RLxhw4aHDh3iQzEAAABQDAIwAAAAwEqGjAxNQEBAtTI92U++kjPp&#10;X365goyksiMAq8Lk8q+XXnqpWrnF4dXy2qKOHj2aDQYAAAAoBgEYAAAAUHpy+dd7771frXxWe6gl&#10;b9zX1zcxMVEMk5V1YLZ/+CgFArCqSn663rNnb/369auVZxyu3vi6devYZgAAAICiEIABAAAApSTb&#10;nV27lt6qVWi1sgvAblHq/5S6VanqeSX+dcyYsYyEKzUCsCpMrzf07NmzmrJIS9SteSWe6Fvyqkz2&#10;EnKb6dy5i9iWspSNyuaPHQAAAKhoCMAAAACAUpLtzpYuXVqt6HZnlmlWXqCVOzNeiqlwcS1HR8f9&#10;+w+YTCwCq6wIwKokuTf44osVNWvWrFGjxo2+tMXeQO4a1MCsxMxMbjzr13/PZgMAAAAUigAMAAAA&#10;lYxOpxfjQEGrFXSKLHnJzaVThqOGoKCgalYs/xJXrFWrVoMGDZo0aeLs7NK8uX/bttG9et314IMP&#10;jRjx/MSJk+bOnffZZ8vXrftuw4ZN27f/vXfv/vj4y1nKhLstHjWsJZ44g8EYHNxSefZvrVbtlltv&#10;ra4EYA+IzzgZGVqb30OUgnha9XrD6dNnd+/e+9df2375ZcOaNd98+uniWbNmv/rq+Keffmbw4CHd&#10;uvVo3TrCx8fH0dGpcePG9erVv+2228QGUNpdhzk3jY1tLzYbjcY2ewOLnXDufphgHgAAABVHJgEY&#10;AAAAKgWdTi+nWbOzc6wZZJZVZWdni68LFy6sprQ7U+ajb6le/VahZs0atWrdVrt2rQYN6ru5uQYF&#10;BUVHR/fs2XPw4MHDhw8fN27c1KlTFyxY8Nlny9auXfv777/v3bv39OnTYuRtMBhs/bCoci+j0Si+&#10;hoSEVMtb+yW/PvSQeQUY24A9VFaWPjEx6fjxEzt37tq4cePq1WsWL148d+7cyZMnjx49etiwYffd&#10;d1/37t0iIyMDAwOcnZ3q1asrdimixL5FWSQml4fl5u6rV6825e2RbF4Gg1Huq0nCAAAAYHMEYAAA&#10;AKi45CKDbIOSGOTV1StpJ46f2b//n+3b9vy28a/16zcuXbrqo48+v8k+/viLDz5YFhjYpm7dZk5O&#10;fs2bh4aHd4iLu6tPnyEPPPDkU0+NHjv29UmTZk6fPn/WrA/mz//0ww+Xf/rp18uXf/v11z98++2G&#10;NWt+WbnyxxUr1n/xxbply75ZsmTVokVfLVz4hXLjy8UPC+L2P/jgs/ffl5bKb8SF4p9u/uNFWRFP&#10;3yefrAgMbF2nTtM77nBt2NBFfK1du0mnTn3EZsCTW6kpL9vc1+x776mv2dyXrfLkmp/fhQu/FHsD&#10;seNavvwbsQf46qvvV6366ZtvfhXE92KHIPYG4irz5i2aMeP9adPmTZw4Y/ToiU8++cLgwY/fddfA&#10;9u17hoa28/EJcXT0qVWrcXR0N7FF2eTxLl781Yovv1296sfv12/8848dRw6fSExMNRj+PUYhO9ug&#10;1bIsDAAAALZBAAYAAIAKJzNTr9Vm6fW5Cxq0Wt3ZMxfWrv154viZw58Y17Png5ERd995Z1df3xgX&#10;p9BmzVo6OLRydLQNH592LVp0CgiI8/ePa968vZ9frK9vOx+fGC+vaC+vth4eUe7uEW5ubcSA1tk5&#10;zMkp1MEhpGnTlk2a3Nm0qdRSuf8hCps9Ctx8YmsRW05gYEdJfC82G7EZ2PyO4eYQr3fxdDdrJrQU&#10;+wGxN5C7BblDE/sKsccQH8vd3CLEPsTTM0rsT7y9o8VG4usbK/YzYvsR+xyx5xFbjrjchluO+VEI&#10;TVu6u0WEh3Xv1m3I4IFPv/zi9G/X/nLubLxOlyV342J/Lg9osPn7CwAAAOwHARgAAAAqEJ3OPELN&#10;yTEqgz39hg1bJk6cfe+AJ+8M6uTpGenqGu7sHObhEeHtHe3rG2MeuQbGBZp1EMNFm2jevJ0iVhLj&#10;VSEgoL2t7g8qC2WDafdfsTa/V6jg5B5Gfm7PIz7G22zLEfvewNydcJz4Xx+faA+PSBeXcEHssUNa&#10;dr1/8DNzZn709/a9Op154sBoNPIpHgAAADcNARgAAAAqBNkjS44Dz527tGjRV73vetjbu23Tpi3d&#10;3SP8lKGqOs1a2CwwAMBm/P1jlfg/NxIzf3j3jXF1be3QLCTAv/3dvR5+Z/bCwwePKzGYSezw6YsI&#10;AACA8kYABgAAABvT6cwND3NyjMKuXQdfenFaVFRvJ6dQD48IMQKUE6lFzLe2Z8UVANhM3k640L20&#10;v7KXDgiM8/WN8fCIdHAIaRnc+cVxUw8dPG40mj/vi0/0xGAAAAAoPwRgAAAAsCVl9tM8oDx16vzo&#10;UW/4+bVzcQn39m4bGNihqNArIG+FQXP/WF/fGB+fGPHzXl4AgJtK7HuV05LFyIMV5ArdopaIBSpJ&#10;mNjDB7XoOHb0G/8cPWVSzg1GBgYAAIByQgAGAAAA29Dp9JmZ5qGkVqtbtGhFeHhPJ8dQf//YglOo&#10;svmh+Ort3VaMU52cQps1C3FwCPH1iWl5Z+fW4T2jo/u0j70HAHAztW3bR+yBW7bs0rx5O0eHVmK3&#10;7OQU5ubWRuyrm+fttwvuzMU34odbtezywfvLNJpMPtoDAACgnBCAAQAAwAbEQE6vN5/xa/v2vQPv&#10;fcrJKczbu21AYOG5l4dnZNOmLd1c24SF9Xz8sdFz31m4atX6337bumvngSOHj588cebC+fhLlxIA&#10;ADfThXPxYg989MiJvXsObdz457LPVr45fcHgQf8LC+vu7h4h9tueXlH+hSVhgYEdvL2jnZxCB/R/&#10;8sD+f5RP9+ZDImz+3gQAAICqhAAMAAAAN5sYxeUYjVpN5pQ35vo1j3Vza1Ow4YOJ6f8AACAASURB&#10;VKEY/vn6xjg7h4uvd/UaOmH8jG/X/HThwiVrhpcURVHUTahL8Qnffffr66/P7tplkJdXWxeXcB+f&#10;6ILdEeXUQ6uQrp8v/8ZoNGVnG2iHCAAAgDJEAAYAAICbSqvViYFcQkLysMfGODq2at48tyOW5ZSo&#10;j0+0+KfgoI4jnh2/Y8cerTZTHSIajUYxSjTkVg5FURRl8xJ7Y3WfbPmhPiM944/N28eNnRIS0kXs&#10;1X19YwL/G4PJE4O5ubV57eW30q9pjEY+5gMAAKDMEIABAADg5pHp1/Fjp3r0eNDJOSzfwi8x5BOc&#10;nEJbhXSdOmWu+DHL3MtgyBFfrRleUhRFUTejjCYlF/t3j3361LnJk2YHtego9vByV2/Z7TbAv72D&#10;Y6shg5+5dDnRZD4xJJ/0AQAAUAYIwAAAAHCT6HTmgePWv3a3jert7t4m38KvwMAOnp6RHh6RI559&#10;7cyZ86bcxV5GQi+KoqjKW3LZrtyTH/vn1NNPveLpGSXk64go/tfFtXWP7vcfP37axId9AAAAlAUC&#10;MAAAANwMcty5/rsNwUEdvbyiLNMvOQZ1dAzt2OHe79b9KudJZVstawaTFEVRVAUpdZduzDH+8MOm&#10;Du3vcXIKEx/z5f5fatEizt09ol27fgf2HzGZ14HpbP7OBQAAgEqNAAwAAADlTqsxdz788YdN3t5t&#10;BctzwIjvfX1jvDyjprzxzpXUq3IQyKoviqKoqldyNZj4JjEhecRz450cW/n5tbNcChYYaM7A2oT1&#10;OHjgHxMZGAAAAKxDAAYAAIDyJUecf/7xd1BQR2/vaMu5TvG9p2dUUIuO36371UT0RVEUZQdlNOb2&#10;tl3y6Vdi/+/lFZXvfcHdPaJDhwFnzlww8akfAAAAViAAAwAAQDmSw819e4+Eh/bw8mr73yP9xaCz&#10;TUSbu7b+tUv8jMFgyMkh/aIoiqr6ZTQaxT5ffLPlz79DQ7t5eESIdwTLdWBu7m369H444XKSeF/Q&#10;6fQ2fy8DAABAZUQABgAAgPIix5oXLybERPdzd//v/GaLOBeX8C6dB506edZkTr843RdFUZR9lSHb&#10;nIHt3XOwdXgv83tEizjLDMzJKWzo0JE6nV6vN5CBAQAAoBQIwAAAAFAudDrzV0O2YdhjY52dwwMD&#10;/zOzKYab/fs9npiQrI76KIqiKHsrefTDwf1H20b29vCIyLdK2MkpdOaM90189gcAAECpEIABAACg&#10;XMiB5nsLlro4hwX8p7dVBzG6697t/kvxCSbWflEURdl3yV6IO3fuCwnp4uUVJWcl5Md/8dXHJ2bj&#10;xi3iB7RaPv4DAADgxhCAAQAAoOzJUeaff+5o7hfrlzfKlANND4/I9u36nz8fbyL9oiiKovI++//+&#10;21bxZpHvLcPTMzK2Xf8LFy4bjSYaIQIAAOCGEIABAACgjMlTtmg1mX37PiaGlWpLK/NYzjcmMDDu&#10;77/3meh8SFEUReWVXAe2dMnXri7hagCWezIwx9DRo183mWcACMAAAABwAwjAAAAAUMa0WvMQ85OP&#10;P3f576m//APau7q0XvbZKvGv2dkGawaKFEVRVFUqozF3BuDVl990cgr9z3uHf3s/35iNv/5hyMmh&#10;ESIAAACuHwEYAAAAylJmpt5oNJ0/Fx8Zcbe3d1v1QH7zUfzOYaNHva5MdBqtGSVSFEVRVa/kW4NW&#10;m9mnz6Nubm3U1cPiG/G/9/Z/MjEx5erVa6wDAwAAwHUiAAMAAEBZkuPLNya94+jYSj2EPyCgvadX&#10;VExM30vxCSYCMIqiKKqwkieG3L59t69vjJ8yA6AuIHZzbbN82WqNRpOcnMpUAAAAAK4HARgAAADK&#10;jE6nzzGaLpy/1Casp49vjDp3KY/fX73qexOn/qIoiqKKLnkysGlT5zk6hlocRdHB3T2if//HExOT&#10;hZSUK8wGAAAAoEQEYAAAACgzWq1ODNLmzlno7BwWGNghr/mheXA59KHnTcrCL5Z/URRFUUWVfI9I&#10;SkyJju7j5RUVENBePROYt1fbdd/+otFoLl9KTE5OFe84Nn/XAwAAQEVGAAYAAICyYV7+lWNMSb7a&#10;pdMgD49I9fQtctbyt9+2mlj+RVEURZVUchHY++8ucXYKU99KAgM7uLiEP/7oqCtX0hISkgQyMAAA&#10;ABSPAAwAAABlQ44sf/h+k4truLr8S4ziXFzChw593pphIUVRFGU/JReBpaRciW7bx9u7rZynEF/9&#10;/NoFBXXcuXNvWtq1y5eTZC9EMjAAAAAUhQAMAAAAZUOOLJ99+lUxlLRc/uXpEfnzT7+b8g7qpyiK&#10;oqjiS84GvDNnoaNDK8szgbm4hC+Yt0ij0V6+nMj5wAAAAFA8AjAAAACUAZ1ObzSazp2NbxvV28ur&#10;rTqsdHeP6NHtAb0+28TZvyiKoqjrKzkbcPToiZCQrj4+MZbvKf36PpaSciUhIUkGYEJq6lXxHmTz&#10;90EAAABUNARgAAAAKANarU4Mz75Z87OrS3hA4L+nbHF2Dnv77fdMnP2LoiiKupGS7xpDh45QVxX7&#10;+7f38Y1p1bLrtr92KV0QE9UM7Nq1DJu/DwIAAKCiIQADAABAGZDDyilT5jk4/tuuyjx484k5sP+I&#10;iQCMoiiKupGS7xpfrVjn7PzveSXNx1U4hX22ZGWmTnfpUoIagCUlpWRkaG3+VggAAIAKhQAMAAAA&#10;ZUCvN+h0+nv6P+7hEekf8O+YcuB9w+l/SFEURd1oyQmB8+cuhof18PXN7YIYGBjn7Bw2bty0tLRr&#10;ll0QORkYAAAACiIAAwAAgLXkCcDOnL54551dzNOUucfpxzk4hEycMEsM27KzDdYMCymKoih7K3nY&#10;hDHH+MADz7m45C4C8/dv7+UV1aPbA5fiE5KSUiwDMCEtLd3mb4gAAACoOAjAAAAAYC05pvx+3QYf&#10;n2jZpUqO3Dw9o1atXC/+yWCg/yFFURR1YyUPnpg0cZaDw7/NdX19Y4KDOu3fd/jKlav5FoElJaVo&#10;NJl6vcHmb4sAAACoCAjAAAAAYC2tVifGZh+8t1QMIuWwzTxH6dcuqEXHE8fPmOh/SFEURd14yYMn&#10;1qz63ssrSs5WqL5fv/HatfTLlxPzLQJLTb2q0+lt/rYIAACAioAADAAAANbSaMwB2GuvvOXQLEQe&#10;pC+Gbd7e0ZERd2k0WhMBGEVRFHXjJecEdu8+EBDQwc+vnbq82MsratGiL8T7y+VL+QMwISNDyyIw&#10;AAAAZBGAAQAAwHo6nXlE+MQT45ycQmUAFhDQ3sMjcsA9wwwGzv5FURRFlabkwRPJyaktW3bx8Ynx&#10;9zcHYAGBHVycw6ZOficrK+vSpYSCARiLwAAAACARgAEAAMAqOp0+Ozvn2rWM/v2Hubm1kcM28dXF&#10;JfyFkZNMLP+iKIqirKgsXVaXzoPULoiBgXEOjq1GPPuaLlNXaACWlJTCIjAAAABkEYABAADASjqd&#10;3mAwpiRf7dXzIQ+PSDlsCwyMc3QMnTp1njqooyiKoqhSVE6Occjgp93dI9T3FyensKeGj8tIzyh4&#10;DjAhISHpypU0m785AgAAwOYIwAAAAGAVnU4vRm0JCcldugz29IwKCMg7Qt+h1ezZH5kIwCiKoijr&#10;6rFHR6krjAMDOzg7hz366KgrV9MSEpIKBmBCcnKqVquz+fsjAAAAbIsADAAAAFbR6fRGo+nixcvt&#10;29/j5dVWDihbtIhr1izkg/eXijGbwUAARlEURZW+nnnmVVfX3GmBwIAOLq6tH7j/2eSkFLneq9AM&#10;7Nq1DJu/PwIAAMC2CMAAAABglcxMvdFkOnf2YnRkb2+faDUAa9q05aeffmUyB2AGa8aEFEVRlN2W&#10;PIvkmNGTnV3CAwNzzzHp6tZm4L3DL19KTEpKKSoAS029qtPpbf4WCQAAABsiAAMAAIBVMjPNw8Gz&#10;Zy5ERtzl898AbPFiAjCKoiiq9CUDsBfHTXV2DlMDMDe3NgPufSL+UkIxARhdEAEAAEAABgAAAKsQ&#10;gFEURVHlVEUFYPfe+8SlYgMwISNDq9cbbP4uCQAAAFshAAMAAIBVCMAoiqKociprArC0tHSbv0UC&#10;AADAhgjAAAAAYBUCMIqiKKqcypoALCXlCqcBAwAAsGcEYAAAALAKARhFURRVTmVNACb+lUkDAAAA&#10;e0YABgAAAKsQgFEURVHlVFYGYBpNps3fJQEAAGArBGAAAACwCgEYRVEUVU5lTQAmZGRo9XqDzd8o&#10;AQAAYBMEYAAAALAKARhFURRVTmVNACb+KS0tnQAMAADAbhGAAQAAwCoEYBRFUVQ5FQEYAAAASo0A&#10;DAAAAFYhAKMoiqLKqawMwK5evWbzd0kAAADYCgEYAAAArEIARlEURZVTWRmAXbmSZvN3SQAAANgK&#10;ARgAAACsQgBGURRFlVMRgAEAAKDUCMAAAABgFQIwiqIoqpzK+gBMp9Pb/I0SAAAANkEABgAAAKtU&#10;yQDMaDTmKGX4t8T/GeVULEVR1pTy0sqxeGXlyI9+FFWwCMAAAABQagRgAAAAsEpVCsCMxuuKuGQU&#10;dhPuD1Xq4gmqaHWdLxpeXFS+IgADAABAqRGAAQAAwCpVIwCzjL602szduw58+eW3s2d9OP7Vt0c+&#10;P+GVF6dPnzr/82WrDx44mqnVmfKWiNn0LlOFV/FPjfjX1NQriYnJSUkp4qtOp7uZ962ylCHbcOH8&#10;pfPn4s+dvZiYkGzlrYkXVk5O7osrM1N34MCRL5avmTf3kwmvzXjh+YlvvD7n3fmfrvjy22P/nFT3&#10;FZXrxcXeoFyLAAwAAAClRgAGAAAAq1SBAExNv44eOTF50uy42AG+Xm293CPdXVq7OoW5OIS6Ooa5&#10;OYd7u0f6eER16zJ47jsLL168bDL9O61PVZBSn8qLFy7le3bk5RkZmq6dB4kn984WnZyatfpmzY/i&#10;wuzsir6J3rSSf6Uzp8/d2aKjv287T7c2fe9+RPzRTFYsqst9cR098fKL0zrF3efnHe3lHqG8uMLF&#10;i0u8sjxcWotnpLlPu359Hps988PLlxNNlScDUze5hIRkrTbT1nenChYBGAAAAEqNAAwAAABWqewB&#10;mJxdTUxMfn3irJDgLq5OYb5e0cGBcUIL/w4BfrFCYPP2yiUdxSU+nm2dHVrFxQ7YtHGLqfJM09tD&#10;yacy/VrGtCnz7h/0tOm/mQ0B2PWUGoC1DOoktnwv94i+vUsfgMmr6LP0c2Z91OpO84vLz9v84goK&#10;6CBeU+L2/X3bia8t/MXrq2NQQJyXe5SLQ2i76L4rvlxrzKsyf4xlWOoDfHfB4oH3Dk9NuWKi/WZZ&#10;FwEYAAAASo0ADAAAAFap1AGYvG/btu3u0P4eV6ew5j7t7mzRKdAv1tkh1LFpSHPvmOAWHVvd2SXA&#10;L9bVKbxZ4zt9PKOCA+PubNHRxyPKyyPy00++NJGBVYySs+S//Lz5rp4PNbo9sM9dD5sIwG68yjYA&#10;k4vwXn15ukPjlv6+5hdXc58Yx6YtPVzb+Pu0Cw4UL66u4quvV7RDk5aujmEt/Dso/9tWvBjfW/Cp&#10;yfwKrbgvLvkH2frXznvveULsHLp2GnT1apqJAKysiwAMAAAApUYABgAAAKtU3gBMjjZ/37RVmeiP&#10;DAqIC2ze3t25tfg6/Mlxixet2LTxr4MHjp48cfavLTu/WrHuzWnz42LvcXMO9/OOlovDXBzDZs34&#10;wMSUt61LPpVHDh8PDozzdo/09ojs1/tREwHYjVcZBmDy5+fP/cTFMTQooIN4yXi6RrQJ7zll8jvf&#10;fvPTH5u3Hdh/5PTpcwcOHNm44c+PPlz2+KOjmnvH+Hi2FT8pXoMerm3ef29pKX7vzSl5r8SH5eDA&#10;juKu+nq17dF1yJUrBGBlXwRgAAAAKDUCMAAAAFilkgZgcm3KwQNHW4d29/FsGxzYMcAv1t2lzROP&#10;jzmw/0hRU9gpKVeWLvk6LKSbt0eUDMw83SJ+/HGTiXVgNi35xz9w4Ehoy64t/Dt4uLYhACtdlVUA&#10;Jn/43LmLIcGdm/vEiBeLeFJ6dLv/+PFTRd2UuPC3TX+1jbjbW0mj/X3b+fvG7tl90FQhX1zyISQn&#10;p4q9gdgPiB0CAVg5FQEYAAAASo0ADAAAAFapjAGYnFG9di29V48HPVzbyCjLxTF06htzc5R/Ej8g&#10;7rYYjsqzEIn/Kv+XIweou3bub3VnFz/vaOWsRZE9ut2fnp5hYuLbdpUXgB2V/SoJwEpdZRWAyVf9&#10;9GnzXZ3CggM7+ni2jYnqc+L4aflP8qWknuVLfC8vFP+6Z/fBsFbdlVOFdRTXHTt6sqliB2ChLbv6&#10;+7YjACu/IgADAABAqRGAAQAAwCqVMQCT48y333pPac4WJ9cMvf3mu8o/GYufv5YP5+uvv/N0iwhs&#10;3l5cXdzIok++MJV0viI51y9+xpBXMgO4njusRgUFL5fhgby967m1km4qJ++ulTJysLg/Vt2OvCnL&#10;R1fMTckn5cCBI/kCMDVlMd2sAEz8wnx/gVLHIf99cg1q/nrjt2B5f0rY6sokAJM/KT4o3jfgSXeX&#10;1uJPLV4jM2e8bzL/qbOLuaJ8IhZ+/Lm4VlBAB+W0YR1Pnz5nssjAjBZ1/fenxKv8d2Mr+YmT9ycp&#10;KeU/AVjqVVPeVlfiXcq3K5BrUkv9WCy3FuUOFHfP//uTFT2uIwADAABAqRGAAQAAwCqVLgAzKhPN&#10;F85fimpzl69XdHBgnJtz+GMPv2C6jvRLlpyqvn/w017ukS2DOnu6R3TvMjgzU2cqIiQocZbZeH2/&#10;99+fL2kq/0azgdL9639/abEP8EbiihJjnoI3Ja9y6NA/oS27ygBsQL/H891UuQZgJT7A69y0THlJ&#10;hjW/y1TS05H3M4VsJ2UYgCUlJndsP8DXq21g8/bC9u27TSU9ubnLqpJSI8J6KWfaay+eo00b/yrq&#10;itaHNyX+McU/FvrHlNdKS0sPC+kmA7Ce3R9Iu3qt+Ht1HdvJjSVS4mdLjDOv51dX5BiMAAwAAACl&#10;RgAGAAAAq1S6AEyu0/r4o+UuDqHBgebmhz6eUZs3bzNd913NHab+srlRg0CnZq2a+7SLbN3r4IGj&#10;pgLBgxpmiG9OnjyzYsXa6VPnvzhuyqiREyeOn/HOnI//2vK3RqM1FRt7aLXa3bv2/71j7/Ztu+Pj&#10;E0y5M8LGpMSUH3/YtGD+opdfmjZ29OQpb7yzZtUPyUkpyi/OzfkKPHbDgQNHdmzfI25K3B/1Dl+7&#10;lr75920ffvDZhPEzRr/w+usTZy1d/PW5sxdz106VFG7Je67TZe3ZdeDdBYsnTZglbmTs6DfemDRn&#10;8acrTp44K//mxS9Mybup3NVaRw4fX7r4q9kzP3xx7BTx6N6cvuDzZWvEH1k+R5Z/Z11m1q6d+/fu&#10;PfT1inUtgzoH+MV6e0R26zx4z+6D8pEeOnhMnf0vjwBMfeISLid9v37DrJkfvPryWyNHTHjlpelv&#10;v/Xe999vTE5OzfeTxdyUvJ+Zmbrff/tLPCPTpswb9cKkV19+U2wt3639+VLeBlDUTamPNFObuX//&#10;kUWffDl1ylxxdXF/xo2Z8vqkWQvmfyr+LOpWV3AhkcnqAEzetwvnL0WE92zuExPgGxsc2PGff05e&#10;/408MPgZZ4dWsnfiss9WmfJetuLDqbjz4rUgvornNyuruM+i6mP65+iJbVt37/x7n9gYNMpjybuf&#10;uXcm/uLltd/+LP7CL780XfyhXnvlrTenzV+1cv358/HyDuf7a4v/Fb9dbHUbfv0jJLizv287X6+2&#10;cbEDNm3csnvXAfG79u87klNgPah6I4kJyevW/iw2abGFvPC8+HVvznj7vV9/3pyWlpufFZVfig11&#10;397Dcqs+c/q8epviz7Ju7S9zZn04ZpT5xSt2buK+ya1avf/ymyupaeu+/XnmjA/GjJ48/rW3339v&#10;ybatu+RrqsJmYARgAAAAKDUCMAAAAFil0gVgJuUu3dt/mKdbRHBgnIdrmwcGP2O68QUuyUmpL784&#10;7d15n275c8e19PTCfk4hRts79j7x+Jjmvu283CPdnVu7OYWbOYeLX+3tEdmh3T2fLlpR6AIyOR4+&#10;cuS4POWYq2PYuwsWi0sSE5NfHDulZVAnb/dIT9c24tZcHEPdXVqLRxTasuu0qfNSlVZs+dZ/mMwL&#10;Vq716DrEyz3C1TF05PMTxSVZWfo5sz6KCO9lvim3CHGvxE2Jr7LB4wvPTzh58qyp6ORGJigGQ87q&#10;Vd937zLEx7OteFDi6upjFLfj79vusUdG7dlzqJjbUW4q96lZ++0vQx8YEeAXK67r7tpa3Iir+aZa&#10;i7+e+CMMuu/JLX/+bcrt5Ga+jtj2IsJ7igclfpG4liS+Fz/s7xvj7hLev89j6kZY5gGYfERnzpwf&#10;/9rbIcGdzU+xi7zPYeKr+F5cIp6+N16fk5CQbCp2bZa6XYlnpFuXQd4eUeKPmbvBKFuLuCnxK14c&#10;M+XihUuF3lRuyHEl7b13lyirr6LNf0OXcHl/5F1StrqouNh73pn98aVLiabCtpMyWQEm7kaPbveL&#10;3xUUYH6VLV60wqT0RbyeW9i968B3637Zvm33gf1HUlOvqLcpHnhIcBcfzyjxzIqHtmP7HlPRG5W8&#10;/Pz5+LBW3cVVxF8vNqZfWlq6ySJB/OfoydGjJrdSnrh/N11nM3GJeAk8+vDI33/bqt4B+TfQajPb&#10;Rtwt/jjmeC9vkxOUTa6deNI7x92b748mnyxx/1975U3xt1W3E7e87UTsCiJb95o395Nr19JNhUXp&#10;8k/aIfYe8+vXKeyVl6abL7ma9ua0BRFh5u1f3H+xixD339Otja9X23v6PW759xH3Z+bb74tXuvxJ&#10;l9yfjBB/mX59Ht2393Axf0nbFgEYAAAASo0ADAAAAFapXAGYnEs9e/ZCSHDn5j7tggI6uDmHL5i3&#10;yHTjk78ldU4z/2tWln7alHn+vrHKOY3iAvxifTzberpFCN7ukf6+7YID4/y8o92cwgcNfOpUgahJ&#10;fn/0yInWod0Dm7cXN7Jk8dcnjp/u2mmQu3NrcWvNfWLEDXp7RPl5x4jbF8RtOjdr1a/3I+IxWt5J&#10;NQC7q+dD4jeKm3rlpempKVeGPvCcuCl/n3b+vjG+Xuab8vWKbuHfQdwxcfuujqFREXdt21Z48zp5&#10;m1evXnv+ufHizyjuibgDyl0yhw3mx+gRJW5E/JE9XNsE+LX/+KPlxf+5tNrM115509U5TPy8uKnA&#10;5rHKTUWIW1Nuqr2MUsSvWPjx56a8TevM6fPhrXqIRyTuuWUApjyWti4OoX17P1pOAZi8219/tS4y&#10;vJeLY5h4jsSfzs8rWj58mdjJ5138a/uY/r9v+stUxJaT91wf793rYcemIbI5p3ik6k2JxyL+kuJX&#10;ODuExrUfsGfPQdN/YxL5vbiFnt0fcHEMVVoIdhC34+MZqfwNxdNhvhFxobhL4nKxnXTpNOjI4eOm&#10;AttJmQRgoh66/zmxYQQHdhS/Nyaqj+UiMHkCqlL8tceMmuzqFNYyqLN4xse/+rappADsy8+/ET8f&#10;EtxFPN63psvz/OWeTe23TVvEK0tsIS3824sH6+sVJf5E6l9bPpvuLua88MMPPjNZLJgTG2pE617m&#10;Tc6zbYFNLlo813GxAyz/aPLX/bF5e9uIu8Wdkbfsa7GdmF904gOvTztnx9A+dz9y5PCxfI8r77WW&#10;1jnuPvHMilfBlMnvxMcn9O/7mKtTuLjExyNKPr9yr6Lc89at7uyy9a+d4oqnT50b0H+YeC7EjsLP&#10;2/wy91HuufxJcWthId3+n737jq6i+v9//8dd66571/39fp/vR4X03hNI7z2E3nsREKSDICJSBVFs&#10;gAX9KIKKDbGjAioqWBEFFGygSO8kIQmB1EMSMvc9s3PGQxohiQTO5/lej8WCZM6UPTMnJ/Ni773n&#10;930NNGYrFgEYAAAAmowADAAAAM1yYwVgaiC1D97f5OMZrx5De7jG7GywH0kDZXR+qu85flVFRcXU&#10;O+51uCU0yF8fAs7VMdLXK6Fb51unTpl/z92Lhw2eHNYu09khPMA3uX1whptzVHJCH5UQmCusDkX+&#10;OhQV3kUFS4vvX96t83BZWFYlex4R2qlT5pAB/calJPb1co/18Yg3sqsMp7Zho0ZOr7IOJ6jZBGDd&#10;u45Q/bTuuvO+sbfPdGqr74Cbnih0SE/pP7D/uA7GE3ZP1xi1KlkyLaV/Xu457fIIxDqiYOnI4dP0&#10;wST1vCrVxTFCDqpf7zGyctGvz5iggDQVgchWXJ0iH33kGePFdbfn2NEzZH9CAtNleRfHSDnkHt1G&#10;3jl1wZ13LOjRbYSvV6K7S5S0lVrVmtfeU686dTKrR9eRCbE9E2J7yT6oKKJdUHpKYh9plpjIbuPG&#10;zKy0jkfXggGYaoFVK9foaZNXojSg0d0qOjW53/gx98ya+eDY0XcnxveWXfX20DcnG/X3TpRrT6t1&#10;sal/7t27PyKskzS4rEqO3dkhIjKs861Dp8yc8cDY2+9OSeprBBhqQzGx0d0PHjxqvraqOv06lBTf&#10;W1pJllFnOS66e59eo++YPG/GXfcPGzKlQ9pALze9q1NwoH5yZRNy8ZSXV9S4TpoZgGnWu/6tNz6U&#10;xpETKteSNEJ6yoD33vu4yGYQQs3aGUuWt50JT32xxsRpap1fbNkqLSnrlBVmpg8qKiqub99Uy9w2&#10;/E79eI2IS81DVmEc7/6/DkWEdlSnRs6av09yRtrAkbdOu2fGA6NH3iW7KreY3AXtjOtNzuynm77S&#10;rG8gZWWW3j1GySUnrW295FJkl+SfqUn95JIbMnBi6eVDm27+/FtpBGPWQP1K8HCJlotzzKgZcp3I&#10;1SLXjOyD3ODyXQ/X6NiobnIx2F4nZgAmt6csJqZMnjew3zh5V5FDkHOdnjpgYL/xnTOHhrXvKMcr&#10;7zmyP3LB9Op+25nTOb17jJa/exvBnqxczqncMiFB6e7O0bL/ciXIdwf0HVdRPRZi48/ztSgCMAAA&#10;ADQZARgAAACa5cYKwFTU8eQTz7s4RrYLyvDzTkyM66Um1mpgbLqrLfXE1M9yQgAAIABJREFU9sEH&#10;ljtbpxnzdI0dN2bmju0/2063c/LkmaeWv9g+OMPbI17+dHeJ7tppmJovyrbjiArA/LyT9ERK7+Ol&#10;D/7WIW3guvc+Pn0qWy1zsbz844+2JMX39nKPCw6oDva+2LLVXIltAKbGdlOhlLdHXFR455XPvXbk&#10;8An1yV6W3Lnj5769b/dwURlYurND+IpnXtHq6pIyZ9ZDTm31uZr8ffQOZPctWCYHpdkEEvv+PDB5&#10;4hw5NBU3ujpFvv3WBq2ujm7P/udl2ZDqLyU7P2XSvJ9/3mObyuzc+UvfXrfLsat+ZvLnAWteqNaw&#10;Z89f4e07qpfLklrdiV3LBGAqCNmw/jMjQkhRDd6ty/CNGzcX2cRF0uByvHKy5LvqepPd273rd61W&#10;tiG/2AzsP17WJleCj2dCWPuOTy9ffeZ0trmAxXJx7evvR4R28vGM1xMLp8gRt061XYPUmNEz5JIz&#10;wrbYtOT+snvnCy5oNpGGXOSbP/+2R7cRxnWSpu+2S8wXm7dq1vu0pQIwc3Oyk3KvGf35Uo3UNjo5&#10;oc/0aQtfeH7t9h92FxfVDMMa2IrZDl066sN4ypXp6Rbz2adfa3W9yVRninv+UtPCyWUzsN946yb0&#10;BSaMm+XmFCVtJadG7s1fft5r+3K5JL7//qf+fcaqE+fpGtOr+20XLRe1y5NCuVvljKi+X3LzFlS3&#10;dlWN3Tiw/0h4++oTZwyQOOijjZstNmsrLS17792P4mN7yn7KBSAblWPMzyuosTkVgHkb507eEOQu&#10;kCVlJ7/butNcJicn7647F0rLyDKyY9LyyQm9Zfekxfr3Hfv1V9+rS0JKbvkpk+fLFtU7hizw1Zfb&#10;6mzM1i0CMAAAADQZARgAAACa5UYMwO6dt8SxTajRFSO2V/fb1KQ7TXi+X2epD7G//fpHsH+aGgDQ&#10;1SlqzqyHzSDK6BRSZXYN+frrH0IC0/28k/RIpk3YA/c/qVnzlRoBWHWXNZfoyRPn1njUrtK733/f&#10;FxnWWYVD7i7Rc2c/rNUTgKnww8tNP/yjR09oNs/Z1V/y8wu6dR6uJnCS5QcNmGB2ojLX+eEHn5pD&#10;O/p6Jax77xNzDWap5R9b+pwRJOjjPcbF9MjOzjW3aM5z1j6kg3peL+t88okX1AtrrOrs2bxuXYYb&#10;IUEHN+eo+XMf0VojADMbs1PmUG+POD0gcdODopycXHUuzFNsHXLztCwpF5uKWwb0HVs7I1m1co2r&#10;nsfoIZmcRDXsZO2r5fNPv5FW0htKj0ASv/ziO2P/9S5Nv/y8R86C3kNOH9ouQ/V2sr3q1Krkn2dO&#10;Z6enDPDx1GNXfWDAJc/WuE5aJABTy2dlne3YYYhT2zA19KL86e+TaEw1F9kuMD0jdeCUSfNee/W9&#10;3bt/l5Nr0yZ1b0vt5LIlK1ydIqUxXR0jZ81cXOe+qctVWlXOcmhIpotjxEur39Ks5/rI4ePyRbmh&#10;5Ero0XVEoXVisBqtfepUVlJ8bx9PfThEV8eIzZ99o12eFF4xAFPLDxk0SXXsc3eJ6dNzVI71+rfZ&#10;XJXaqy6dhnnrvcQy5a3g0YefqbG56gDMQw+55Y1Frroxo2aYfeDM602uhyEDJxr3prwFpQYYsw/e&#10;t+Ax+eW5xtm5eLF86KBJ6oaSc/Tk489rtbontnoRgAEAAKDJCMAAAADQLDdWAKY+Yc6Yfp+z/lhc&#10;H/ps+NApto+Ym19qPdOm3Gs8o9ejkf59xpaVWbRaTSFLquji1VfeUUlSgG9SRGino0dPGrtaVbsH&#10;mI9nfJdOw+Qjulqbuc/mqp5a/qJT2zB1aP37jtWsWUKNACwkMC3AJzm8fcc9e/7SjCfmtoevVvXZ&#10;p1+7OUcZ4Vyi7IC81raVKioqe3QbaSRJGXKky5Y+p1VP7HRZM5oP028fdZe7c1T7kA4ujpHPPfuK&#10;+S3159w5DxsTO+mx1sTxszSbseNq7NX3237090kK8k9RXcFUW6lU45oFYGrHXnrxTTenyBBjpq7I&#10;sM5qMi1ZVY0LSa1810+/qhnaQgL03GLjxs1Gc11Sy8peJcX3Nmb50ic5e+vN9bVPitkCixY+bowq&#10;mX7Lv0PGjJphbmLe7If/9b8C/HySHNuEzZzxgHb5FVJjJc88/ZK7c7TqkDR18vwardRSPcDUSw4d&#10;PDri1qmyz65OUUH++kRucs3I/ktr+HjEe7rFuOijgyZ2SB90x+T5mz750kx0aicx6it/7N0f6Jcs&#10;q5KbIi66u22nSduS31R79bhNTUQnF8ax6kul+tqWq1r2QW6WBxcv14xRDetsqAcWPSHLyF0py6sI&#10;zTYpbDgAu2SEcB9/9IVxreqTw0VHdFXdFtXKbRtKncQdP+yWvZVDk4sqLqq76gJoDgVpE4Cl+Xsn&#10;xUZ1O3ZMPyjbNxa1nrffWq86eqquXXI7qIEuay+57r1P1CClcuGpW+96KwIwAAAANBkBGAAAAJrl&#10;RgrAqqqfpU4cP9vFUY9bXBwjpkyap7V0969jx06GtcsM8E0ODkj19ojfZMwe1EC/CvlI3b2Lnkup&#10;ua/Mfhg1ArD2wRmObcJeeH6tVlerqi4v323dqaIyWVvXTrdaLlYPs1YjAGsf3MHZIXz6tIXmCy8/&#10;iuoRGmOiuvn7JMmBSFsdPVLdUUzt1Q8/7PL30Q/QxzMhLbn/2bP59TWj2tVvvv5BlgwJTPN2j+vS&#10;aZjKG6qsg9p17jhMDezm75P4/fc/1rlX5vID+o6TEycbHTRg/O+//6lZ44Rr3AOsX+8xsiG1nqVL&#10;VtS3z+bXZ9/zoOy2CvlGjZxu2zhff/W9n3disJ6NxfTuObrEOn1UjfWY/fyMlkzPSBs0Z9ZDpaWl&#10;6rurnntNVtuz28gg/7Svvvpeq+fWq/4la/NWFYDJIagUzfbQWioAM18le7L+g08HD5wgLe/qFKkm&#10;sQsKSA0OTLP2DNMvJHeXaFkgI3XAq6+8owKbGneNuQ8jh0+T9ai+dyovtD1Y9aqdO35WfQql2SdN&#10;mKMZM6WpxYwATO8oKSuZOO7vwLX2IJ/yzrZh/ee7d/124sRpNWih7XevEIAZa5s+daF53p94bFV9&#10;58V84eQJc6Ud5GaXt4LVL76p1lMjANO77jlELFr4eH1NdODAEVlG7lA1E9ia19Zpta5Pc5RILyNL&#10;lpYcOmjS9db9SyMAAwAAQDMQgAEAAKBZbqQAzPoJ886pC50d1MBokRPHz9ZsZgZqkfUbfaei2wWl&#10;e3vE9eg20nbksdql2ufVV96RXVJD5A0ZOFGr1QPM6PaUKnbs2K3VnVrpXzl08GhsVHdZ2McjvmPG&#10;YHN0x5o9wPT5k2LX1HOC1MJFRcV9e93u5R5rTBiWrno4mV1Vlj/xguqz5dQ2/N55j2rWHku1S+3Y&#10;2bN5qUl9fTwTAv1S5FVqyiX1u8S2734M0LM0vWtU395jNJs5q+rcsSNHThw8cER+TzEb9loOgai2&#10;deTwsbjo7n7eejoYEdpp796/tPozTvX1XT/9Jvsm5OzERndTk6WpmOeB+55QGYk06dNPra7zpJgl&#10;7bzn932nT2XJya0dfhQVFp/NyTU7GJmnwOic93eXO9lh1e/H0y1m5K3TbLsSai0agGk2+U1lReWO&#10;7bsXL3pyUP8JiXG95DQ5tQ1zd4mW20SaUXZGyGXg65Xg5hLdu+foH3f+otUaDlG1zOtr1hnpo977&#10;cII1wTJ3UC3zwP1Pqqn+5HSv/+BTrbrLnb7Qn38ekKta9bWSa/Khxcvz88/V2GfrXtddVwzA1J/5&#10;eQUdOwzx8YxXE8XJiTN3o3aps7bmtfccbtEHaPVwiR43ZqZWVwDWTo/HIjZu2KzV1a9U/szNzQ8P&#10;7SRXmmxU9k2OV6t1fVa/Yxw6GhSgv7HIYr16jKrRNe16KAIwAAAANBkBGAAAAJrlxgrA1OPd+xYs&#10;U3OAubtEDxsyRX2xRRIwc44id+fo9sF6D7PFxpxeDazcTEdCAtONx/HxGakDzEEONWsAFuCb7OuV&#10;kJLUNzvrbJ0rVDnBqZNZifG9/bwTfTwTMtIGqvXUCMC8jbHRxM7qgKFmbFNlnR9o8MCJHq4xxrB1&#10;ab//9qdm8yx+wthZLo7VYzzWF6TVOMbbRtxpdG3RO5998P4mYxP6byMvrFqrnvhLo82b+2idu9Rw&#10;XcsATB3mF1u2ernFtgvSRyzs3XO01ojrp6zMkpbcX3Xe8nCN/vnnPepV8guV3s4uMUYHuOSvjc5b&#10;DbRAfRuy/bqRnta9WJnlolxCy594wcvd2u9n8GRzc/9EAGbdpUu2AdWxYye//Wb7qpVrJk2Yk5LQ&#10;R65YuQbk4pddMqS5u8SEtstUc6HV7ph19mxeTKTePVF2Uk7lkSPHzcXUAufyCzIzBssKZZnkxL4X&#10;LtSc52/QgAlqJElZg1yWqUl975g07+WX3j5+/NTlLXlJTlDtNOyKAZjZv8rbM95I9RITYnuWlpZp&#10;9ee7KtXesf1nY+hCfX6yzplDVV9JtTYVgPkYgzrKrfeLcQnV2QNMTplKzeWKkr+cOHG69pLqn0et&#10;51oOoWf3kSqRva6KAAwAAABNRgAGAACAZrnRAjB9Z55e/qKaoMvLLbZ3z1HFRS3wfF+V+gQ7e9ZD&#10;7i7RoSGZbW9u//qa97UGG0FtNzs7NyWpr69Xgr9PUnxMD9uprcwAzNsjvnPm0PrGx7Ou56yxnkRZ&#10;VXrKgHzr9EiXBWAeceoB+sEDRxpYlezz8KFT5ECCA/SZhH75Za9mfUZfXFzSt9ftnm6xKrO5fdSM&#10;hx98etHCx++/74k6ybdkgW6dh8te6QM53hL63IrX9AM0nrYveeQZF4eI9sF6APbCqte16zsAUwt/&#10;sG5TdWjnEn2HMYpmY/Z57Oi7Zd/0mbeco7ds3qq+eP78hW6db/WuTjU6HDp0TLvS1dhgnlql2Xyz&#10;oOD8n3/s/+rLbW+9+eHjy1ZOn3pfrx6jZCtyhcjmVK8724Hv/rkAzFx/7ZnJiopKvvpi28J7lybF&#10;95YrQfZNTV7l4xkv94LqKmeb55mJiH7ZGN3mXn7pbe3yWeW+/GKbm3O06qG4+IEnNZsTpP7y/bYf&#10;fTziZVshxjCM8hdZj7SGvGT0bXetfvHN3379s/xiubnFpgVgn3/6tZuTmkhPn65s0YLHHlj0ZAO3&#10;yYMPLJ854wF565DGV5nZ8eOnNOt9Vx2AecbLFqMjuuz/67B2pQBMVpKa3C8nJ7f2GTQDsLB2mQRg&#10;AAAAsEsEYAAAAGiWGysAUzuz5rV1nsa0Nz6eekqUW//8VY0p9UxfPaBXn2DHj5mpd3UK0bs6bVj/&#10;udZgxKK2W1JS2jlzqIqmwtplqu5WqmuaGYB5ucf26Day4Q5AjQ/AZCunT2fXeeANBmD6geTnF3Tq&#10;MMTbI16+Javy8Yx3d4nxcG2IrEcNcxcakunmHG07GdK8OY+oPNLdOfptYz6n6zkAU/v88uq3zABs&#10;4b1Lr7jPauszZ9zv5hxle6RSOdm5KYn6KZP2kf0/m5OnNelqNM9y4YWizz79evY9D/bqfltSQm+V&#10;0Mh2XZ2ipGXkyleMACz1nwvAagy9WN+3bFcrv3uufvHNmMhuRraqD7zp4hgxv1anwOpZ5b5Rs8rp&#10;ndgGD5igXZ483Tl1gRysXLdy7Nt/2KVdPmqoWmbde5/IMbo4RUrjy5JyyLI2+YqsULYrp6lzx2EP&#10;P/jU9h92205ZZ9tQVwzA3nlrg3EHpclqZbGG7xFF2lyWlztFXhIb1X3//sPmIZsBmJ93UkJsrxPH&#10;Vb+uOpI5awCmdxvNSB2Qm1vHWxwBGAAAAOweARgAAACa5cYKwNQnzG+/2e7nnWidASh+z5592tWH&#10;LpoxSODFi5d9GlYrGdR/vLtLdLugDA/XmM8++1prRA+wioqKbl2Gqwm3gv1T1exH6mH03wGYW2zP&#10;biMbXs9VBGDtO545k6M1KQCTFybG9fIzeurIjjm2CWt7c/sravPvkFv+HeJwS+j//X+5z5q52Gyu&#10;qVPuNYZG1GOhD425mq7nAExt66knX5SXq2EbH37o6Svus9r6/LmPmlHf6hffVN86ceK0yir8fZIi&#10;wzoXFhZrTQ3A5Oy8+vI7XTvfqoIuX88EOUdyqXt7xMs/ndqGqXmzOmcOnTxxjnz92vcAq68u2Uy6&#10;dfDAkY4dhqgRGmUnoyO6HD16QrNpYfOWURPaGUN0pv+8e49mPZWnT2XFx/T0806S7/bpdXud+11V&#10;PRnYwbvvWiTN7uYU5dgmVG4NY8a7DLk8VCbk5hwtTXTbiDv/2nfQthEaGYA9v+p1OdfSzrJa2Zk2&#10;N135NhFym7S5qd1N/wpycYzYvUv/zbeywjYAS5BmSU7sk5VVx/1bOwCrL+MnAAMAAIDdIwADAABA&#10;s9xYAVh1F5nCoqT43r5eevcRN+eo1S/oUcRVhS7qefRTT77YKXPIQw8+9f66Tw4cOGJMvKQmu5qm&#10;JrtycYz4aOMWrREBmApmqp+/B2dYn+ZfpwFYTk5uqjFgo6wnJDDt3vlLHn9s5ZJHVyxdcmWPLXtu&#10;8QPLN2/+1tzQZf2i3tpwtedCu9Y9wPRtrXzuNcc2YaoH2KL7Hr/iPqsdmXHXIvNIX1+zTn3rzOns&#10;hFg9ranuAXb2qnuAqWWrLlUtvHeZs0OEt0d8u6AMf58kV6dIaQr5S3rqgGFDpsyd/fCbaz/49dc/&#10;ZOE//thvzICV8Q8FYGVlFrkjdu74WVp406YvG/9ydc1v/2G3bF20C0qXo/ho42bt8ptI7fDyJ1+Q&#10;74aGZMq5+M/TL2lGJq0Z/a5cHCLkEFwdI1cag23WeXbM++LEidNr17wv12FaSn9pMVenKDmt/t5J&#10;IQHpcuXLFS5fkXN08MBRc1WNDMBeeeltOddGZ1M9Xnps2crG3CNi2dIVSx599onHV505k22u7bIA&#10;LKFPnfcvARgBGAAAAEwEYAAAAGiWGysA08zHqbMecnGM1OedcokeO/pu7WpCFzMfGjJokmMbvVfN&#10;Tf8KmmJMBKUOdprRpUnNAfbO23qic8UhEI1IqZ+vV0KAb3JkWOc//zigXccBWEHBha6dqqetaheU&#10;8de+Q3Wup5EtuWjhY9Xnwjl69QtvaNd3AKYWfuP1D9re1C60Xaa0z13T7mvkPo8bM9OcA+yDdZ+o&#10;L+blneuQPtDHM0HNAXbk8HHtKhtTbfrVV951cYxoF5Suuh7KVfTQA8t/3PnLyZNnCgrOV1iDDbXw&#10;zh0/yz7Iwi0egKmAULYbFd5Z1u/sEJEU37u+ievqWYPewoMHTjBuog4Ot4S+sfYDra4A7OCBIyGB&#10;aaofZ4+uI1T6JRsZfdtdnq4x8nV5uWrP+gIwucVsjl2Pxnf99NvSJSsG9BsXEdbJqW2Y3EeynvbB&#10;GW7OUcMGT7Z9rdaIAOz9dZ9IO6vI886pCxpz+HWWWicBGAEYAAAArgoBGAAAAJrlhgvA1P5sWP+5&#10;q1Nku6B0f5/k9sEZas6tRuYuarGfd+8xpw7ycI15ftXr8sVy4xH8gw8sVz3AnB3Cly1Z0fCa1bd+&#10;+WWvGnXN1yshJalvdnauuavXVQB2yYg3Kioqbx0yxRjmMd3bI/69dz/S9M43Fyvrr4qKCrVaI3Wo&#10;nhdKhSUrnn3VsU2oGk5w0cLHrngiiotL/tp3SH5PKSkpVXHUtZ8DbNMnX6q+XB4uMQP6jdNqTcVU&#10;uyxllg5p+gROqt/hzh0/q6+XlVlkDcasV/pMUdu+23nFFpATJ3dcYWGRxXKxonpwvMLUpH5yXKpT&#10;16D+40+cOFW7BYwzoS+/efO3ZgA2pEUDMLWqQwePRoV3NlI9PYXavfv3Kx5UjTVMu2OBSpEdbmn/&#10;2is130lkX9T+jBszU25kNVji9u36XF+HDh2TRgjyT5WvT5owuzF7rlrGdjH55+FDx95Y+0FyYh/z&#10;1MgmflV3waWqRgZg32/7yc3aA6xTh8GlpWVVxuRnDVZ1K8m9Vmm9MgnACMAAAADQBARgAAAAaJYb&#10;LgBTj1OzzuTEx/Tw8UxoF5Th6hQ1acIc7Sp7qMy8Sx+4LyQw3d8nKaxdx2NHT5rfWr/+MyNd06OI&#10;YUMmN/zcX73kg3WbXBwi2gfrWVrvHqPUzqgXXl8BmPH4Xv6yYP5Sp7ZhYe0yndqG37dgmWYdFrKB&#10;OnHi9KmTWbZP2NWqPv/06+p+US7Rtw6dotWflKivr//wM1kyLrq7HODzK9eY67mWc4Dt23cwMqyz&#10;nBQ/78TEuF4nT57R6s/A1KYPHDgSEpQuL7Ht6aVa4+677pedaW8MqPji829oV7prpkyaK5dWalK/&#10;rp2GqTmiPv5oizGkYbqcemkZdTXWeVxq/99c+4ERgGW0eACmFisrs2SmDzbaOcPZIeLp5S9q1rzz&#10;iqV2ZujgyXrCqkeM0Z99+nXtNlH/fPut9Z5u+sXj4hi5+P7l8pXnVryqolk5tHff2Vj7haosFsuh&#10;g0d/+P4n1c/Sdv9VGKbO5q+//hEd2U3ucbkFzKxXDqSRAdjx46fUzasGC913+URidVZpadnhQ8cK&#10;zp2v3aoEYARgAAAAuCoEYAAAAGiWGy4A06zdmB59+D/ObcNDAtP1IdQ84qsn66qobODxtOq9JH/Z&#10;uGGzGhvNGOQt/L57l2k2kdWBA0cC/VKC/FICfJNl/X/s3a9dKR0ZfdtdHnqnMX2ktQXzlxjLX7qe&#10;A7B339no6RprdG1JSE8dkJubX98xqrXl5xd07zIiKrxzx4whnTOHfL/tJ806xuOJ46diorr5eSf6&#10;+yRHhnXZ/9dhrZ4MTH1xxp336R3sQjrc/D/BL63W529Tv5Ps3ftXeOg/HoCpVVZWXurRdYSnW6yc&#10;MhfHyHff3tjAetRhLn9Cn7BK7zTmqncaU+P1qW/pM0UZZ18WGDdmplZPRmLOYBcf08PPO8nfR582&#10;TDXXyhWvOdwSquYku234NHPNtUudvimT5qmUyMs9dmD/8eZN2iJzgKnTNHfWQ6qTpexqdETX/fsP&#10;a414NzB7PUaGdVYHKHuyd89fWq1LQu1PQcGFxLhespici949R5eVWaQB5YwE+KYkxvW2TaTMv5SW&#10;lk2bcm9ifO/oiC5yAf/++z6t1qWr7mV1Xcn1Jve47Ibcmyufe03tZPVVnVdgBmBdLg/AzBhsyKBJ&#10;bvooiPrLn3j8ee1Kp0auJWl5uXnTU/rfOXVBZXUfRwIwAjAAAABcNQIwAAAANMuNGICpJ6pnz+Yl&#10;xPb09UpQ46eFBKR9/NEXmjV5unRJH6avylqVlZfMROrbb7a3C8zw9UoMkc+oevevzAP7qzMbM2oa&#10;N2amm1OUeuo9+54HNaMdaj/BVx+mt27dqaaAkj1xd4n+butO7ToOwNR35deE5IQ+0m7tgjL0kR6X&#10;PqcZT/brO8bnV73ueEuoNJc0i6zwyJHjtsd4x+R5atBIF8eIZUvUqmo2l4qXTp48Ex/dQw5QTT/2&#10;+2/7NGuisO/PA5FhneXrKgtRL5FWVx2P6gzAPnz/U/niRUu5frYbwbZzz3+eeslVn7pM70TVq8co&#10;lRLVGEnP3Lfcs3kpiX29PeLVdh9butJ24awzOdERXVU/oSD/1B93/qIZncNqBHgqM3vzjQ9VnycP&#10;l5jhQ+9QAcnyJ15wbhuuArDhRi+62mmceS5+3v27bEU2J6dVmqJPz9FmJNOCAdiB/Uf0kQN99ata&#10;mqhzhyFmPzkjRr1kW+qfahNy0iaMm2WEhXqHyBHDpta3dRUL3X/f484OEbIVua4+3fRVUkIfOTS5&#10;kOTrWq1kS/3z9lEzbvpXsDSC3jvtqdWaMYBn7QxMteGUSfOMydUyfDzj1733sWbTA0xuKBWAGSMc&#10;DlG3m7rqNOtb30ur33YzOtvJzSLX56GDx9RVUeOI1EuKioo7Zgx2dYry80666V9Bd991v2Zz0xGA&#10;EYABAADgqhCAAQAAoFluxABMsz5uXv/Bpy6OEUH+esDj65Xg75P0wqq1ZWUWzdrRp0bJB9S331of&#10;0b6jLCwvEc4O4S88v1az6Z6i1vzRxs1GdJQmK/fyiH9j7Yfa39Ha3xGbfPHM6eyOGYO9PeJUX6Lb&#10;R80we5BcnwGY+eeypSva3txedlv2TQ7z88++qXGMakYj+eL33/8km5PmNYaqi5g/99Eaq/rmm+1u&#10;zlFqpqUAv5SPP9qiWZMSMx1R+zZ54lxZMjSkg6tT5KiR020b6vChY7FR3WUrPp4JGakDzp0rsD26&#10;OgOwDeuvugeYuc8nTpwODcmUzYUEpnu4Rs+d87AZj5m7rS4G+ZXpjsnzjR5XGd4e8ckJfbJsWr7K&#10;yF2kTRzbhMleyb517XyrWsA8dnNVR4+eiIvpISfXGLozcu3r69QurV2zzvGWUHm5fCsuusexY6fU&#10;calTr86F2tzJk2d6dBspW1EXp951qeNQFa1pLRSAadacaeG9S2WvVDQlW0xJ7Ku63NVZav3yTiJt&#10;pabdEi6O4eZ1Vfsl6ur6butO1R0zwDdl0IDxKkSUW2Dr1h1aPQMnvvv2Bg8XfWoueWFiXK/9fx2y&#10;bW1rg+tLHjxwJC66u593UpC/vtq9e6p7c6q9LSkpjdU7L+o91SJCOx0/dtJ2V82o2DraqlwnMbcO&#10;mVJ4oci6uertWaeyq5p9z4OyTEhgmkpDza5vBGAEYAAAAGgCAjAAAAA0yw0agGnW4GHZkhVODuGq&#10;91WAb4qXe1xmxuAXnn/j0MGjWWdySkpK5RPnufzz+/488OrL7/TtfbuXW6yReaTJ8m1vbn/PjAe0&#10;2mmZ8c/xY+9x1qf10vMh8Z+nXzpnzOtjLiyfpL/burNzx2FqJD1vj/jY6O5qaijbnkbXYQCmFsjJ&#10;ye2cOdS9uneLngM9+8wr+fkF1i3qq5LW+/D9T6Mjuqrp1uQYw9t3PHUqS7NmJObWJ46frZrL3ydZ&#10;rHj2VZW7mMscPXrijsnzZOfVvGv+3km7fvpNs4kHcs/mpSX38/GMDw7U48y5cx75+ec9f/5xYN++&#10;g2YmYQZgKo2YM+uhD97f9PqadW+s/eCKZLHD1rOjVrji2VccqgMbrdlyAAAgAElEQVSeNFnbXXfe&#10;d9SYfMu2JeX0TRg3S6VfQf5677Qtm7dqNjFJdXp3+Hh1KxldyjLSBn77zXbbPkmyqi+/2NaxwxBp&#10;w9CQDtJW/fuONbrc6cvs+X2fcQEnG2lczMQJcy4b/a/6XJRv2vRlSmJfX88EaR+5SOTMqgSotLRM&#10;XZktFYCphS0Wy6iR0/XuWUHpIcZJ0Tuc9bpdTq5cTkeOnDh9Okuu2OPHT+7ff3j9h59Nm3JvRGgn&#10;T7cYdX85tgmbcdciax5c77bk9PfpOVplZn7eclBpqgtgnZmZKn2KsozBckPJSZFdSk/p/9HGzaUl&#10;ZTUW2/bdTrnCvd3jwtp1cGoTNnXKvTXaQZq0a6dhcsnJDst6pt1x708//vrnnwf+2Lu/wkiS1D68&#10;+eZ6F8dI9SYj+9av95gffthVY/dOnDxz9133e7jqt5vslby3LJi/VLv8jiMAIwADAADAVSEAAwAA&#10;QLPcuAGYWY8vW+nsEGGM5qcnGZ6usc5tw9sFpqck9evV/bZ+fcZ0zhwS6J/icEuoh2uMLKDynrY3&#10;t587+5E6p/OpzqKyznbqMMTZIdxIPlKd2oYnJ/SZM+uh1S++8cbr7y9bsmJAv3GebrEqz/Byj/Ny&#10;j/3888s6u1y3AZj5lz//OBAX3cPNWR/sUdYpx5iS2GfenEdefuntV15+Z/H9Tw7oO9bFaFtZwMcz&#10;Xg7z001fapd36FGbk53JSB2gBr6Tg5W/SOtNm3Lvyudee+bplyeMmyWN4OJYHSi6OEa++so7Wq3e&#10;Nj26jpBNhASmy87IMm7O0fKXuKjuJSWlajEzAJODkpMiR+fYJtSpbdgVyXm85d/B776zUbv8kp52&#10;x4K2N+sZmN65zSEitF3m5IlzVzzz6tq1Hzz7zMvjx94jW9HbJ6RDgE9ym5vaPWaMFam6c5mljmLD&#10;h5/L/khbyfXg6RYjJ3Fgv/EL5i997ZV3H1q8fMjAiXKFyLmTTbg7R0dHdjt44KhmM4zk1Cnz1TRg&#10;crJkPWnJ/ZcueW79h59t3bpj3bsfLXnk2T69RsuBy/Xm6hjZKXNoh7SBvp4JxiRbmadOZtleJ80P&#10;wMzl8/ML5A5yuDk0wDdFzp1KCqXN5WKQE5oU3zs1qV9cdHc5HY5twuSk+3snSVv5+yRJW40bc4+1&#10;O2a9m1bHvmrlGrk2QgLTjJApTf7+7H9e1urpN2b9NXOrp2uMHL7KnuVq6d515PSpC1c+t0au3ocW&#10;PzVy+DTjrozTuxs6RiTE9jxu9KurMVLi2NtnWtNN/UQLOdLoiK7HrL3B1PJPPLZK7g5jc/q4jrLa&#10;YUMmP/7YyrWvv//Mf16668779MvbIaKdnhTqyd/ggRMKC4vNYycAIwADAABAExCAAQAAoFlu6ADM&#10;7PLy8uq3gv1TXRwjjSnB0lRnHV+vRC/3OA/XGB/P+CD/1PbBGSGB6T6eCc4O4e2DO6x+4U3VyaPO&#10;p/Pqi6dOnhnQd6xjmzBZbfuQDn7eiW7OUbJOH4949RA8JChd/u7UJiwpvveWzd9qlz+yV3/f/9eh&#10;2KjuapDG3j1H1xcFmAFYesqAAN+UAN/kzPRB+fk1ArCiXj1G6ROeBaZHhnXJulIApjIAOXA53l9/&#10;+UO7/Ol/9e7tP9yt83CHW/RIQ5b0805yd4n29oj39oiTv6jBBv19klwcIsJDO33yyRd1btHaC+pY&#10;9y4jpLlkeVmVNLWrU6SnW6yQdjNGqkx1dYqSr6thJ23Xo9bw3IpXb/l3iCypuhDJeZR2CNfHpjul&#10;FispLuna6VY5s7JXsoBsJTSkQ2OEtcuU1W7c8Llmja+qOzmVWebNedS5bbhqqEC/FDfnaJVryp9q&#10;ODt/n2S5ZoICUleueE3dDvW1wLr3PpGtuOrTpOn77+EWIwfu7a63pKfRXUnOnVwtqcn9fvvtT83a&#10;i9G82DplDnVqGyb7IHsiV4u8So5UWsC4kmM9XGJkf2Tld05bUFZWNu2OBa6OkWHtOsoCH39sjDlp&#10;ndrq2LGTEaGdjBECE/v3HVtS0pQAzHxJQcH5Bx9YrublklaSA5T2VP3V5HDU0KPG/dVB70flEacy&#10;46eWv9iY4E2125HDx9W5lvXI4ct1st86LV8Dr5K73sM1Wk+1jVterlhpEC83PSP8u8G9Ep0dIjpm&#10;DP7daPDa1/97737scEtYgDHVmbqiAv309wo1kZvRpNXd115Y9brcI27Okcb0dXpXME/XGHWdyFlW&#10;c9p5usc6tY0YM3pGbu5lkZUZgHXqMEQuJ1k4Lbl/nfdv9diMxaUxUd2C/NPU+0CNtdnuv5zryLDO&#10;xjyISX16jSYAAwAAgD0hAAMAAECz3NABmCpzBqmF9y5NiO3p4hDh6hiphzdGjOHjqY/bJv90dgiX&#10;byXG9X7wgeXHjp7QbAbfq7PMrhjPPvNyfEwPxzZhKktTZJ1uztFuzlEZqQMeuP/JrCw151MdT6j/&#10;2Ltflm97c/t//a+A1KR+DW/uzJmc0JDMm/8n5KZ/BUeEdjIffJsP0JMT+/zP/w5UvdnUUIT1BWAV&#10;FZW9e4z63/+vn1PbcLHrp1+1WomC+mdhYdFTT76YmtxPDsfVKdLoZqSnCKrd5MDD2necPm3hUaPR&#10;anR+qrEq+e1jySPPhrfvKK/ydIuVxjfoIYHsQ5B/6tDBk7Z9t1MzooXa+2yxXJw/91Ffr0TntuEu&#10;TpGqR45jm9BNn3ypFisuKomN7i4tKWuTRmg82Z+b/hX0ztuX9QCrstb6Dz/r2ulWF8cIPZ/z+PsU&#10;SyPLnsREdrtj8rzffv2jdgPWboG9e/4aPXK6HK+sTZpRtYD8xcMlWr4SF919zqyHzBnCahx+dvZZ&#10;2VCAb7JTdevFq3xFzoJc0tKqY2+/+5uvv1chx0ur35J2kPP1//0/PqNrzKZ2+JhcnHLUskBG2sCi&#10;oiYGYNVNZFzVv/yyd+qU+Z0yh/h56RmenBcPIx+t3kPnaGko+UuHtEEzZzzw177qSbkas1G1zLQ7&#10;7pVjUZPDjR19t2Zz2Tfwqi+/+K5HtxHuRtuqFlPXm7e73uByNuVqWbpkxYXqWbvqjrofW/pcoK/e&#10;/VHvdOgU5eUeK0365hv6tH9qci+zYeUmGnv7zODAdKe2YSoC9zGiYtm0vL24u8RI+7z2yruVNsMe&#10;2u6t3B1REV3kOpQbvH1wxmmboURrLCnXubdnfJub2t1svA/k5OTWXtJ835PDl3P97/8TJLdww7/e&#10;t0oRgAEAAKDJCMAAAADQLHYQgGk2z8qzs3PfX/fJQ4ufmjxxzsD+47t0GpaWMmDQgAnT77zvmf+8&#10;vGXL1jNnstVLGkgybFerHjqfPp393nsf3z19Ub8+YzIzBmemDxo/5h7ZyscfbTEnBqsviCoqLP76&#10;q++/2LJ18+ffbP9hV8NbtFgs323dsWXzt+K773ZevHjZh/WKigpZg6xH1vbVl9vU+HIN7Pyun379&#10;/LOvZeEvv/ju/Hk1p1Qdi6n9zMs7J+tc8uizE8bO6tF1RJeOwyaNn7P00WfXvffx4cPHbI+ogS2q&#10;BY4cPvbaq+9NmjC7d8/RGakDe3W/bcb0Ra+9+u7evftte1/VV3v3/PXKy+8seeTZhfOX3jtvybPP&#10;vGL2AJOr8fttP0oLfPnFVjmuq7L582/V2a/Vk6b6NH2x5btFCx8fPHBi1063ZqQOGHHr1HvnL3l9&#10;zfsnjp9uzOFr1ouqvLxi545fnnhs1fBhU7p1GZ6a1G/YkMn3L3pcrpYzp7O1eqIda2xZ8cfe/S+v&#10;fmvi+Nk9uozokDZwyKBJs+558K031x/Yf1itX+1wcVGJnFY5LrlUvv12u8Vy0VxJSUmpnEp1ye3Y&#10;sbuZt7Dt3hZeKNq96zc5O/cveuKOyfMH9B0r53fIwImz73nwmadf2vrtDjV1WWPayiwVMj2+bKWL&#10;Y4Teicot5q231muNeOdRrVFSUvbVl9/LhTppwpz+fcZ2SB/UOXPYqJHT5899dOOGz1UyfcUsbd++&#10;g6+vWbdsyYr7FiyTS+7xx1YePHhEqyvEkr3a9+fBN9/4cPash4YPmyqbk/eZObMfen7l699+s93s&#10;9Fbn5uTC2PbdTrkO5ZRJWzVw/8pW9DeNzfrJ3aa/D1ysc7e1y8/19u27LjUp5vxHiwAMAAAATUYA&#10;BgAAgGaxjwBMVe0eHvKJVPa/zqHDGl81X155qc5+VDd01c6EahxU4/OMyzs26T3GaqQIV0zRGrmh&#10;Fqwae2VcNjVPcSN3TJaqMc5ejTuo4avF9rWyxSbvRouX2QuqRul7WFXzK43fSTNVGj7sDneX6ADf&#10;5ITYnvn5BVrjroSal5N+vVXWuj2vsJ6r2tva936dYxhSZhGAAQAAoMkIwAAAANAs9hSAada8QT2V&#10;tpmApzpLqP1wvAmrta6zqs50rXYZm66uxmy90qau9rt17raqRu6ntemqv2Ie+BW3VWu7f58C9Rdj&#10;NY2KRtTLrVVVI1CpbEY13A1ILVD7FDfhmqnvamnMqqoP2+a1VZfUJVQzkqzvYrj8Wy2ZzqrTYZ5K&#10;8/yqxLQxl1mtFeq7t2fPPj+fpHZB6c4OEQvvXaZdZShV1y1/defOXNg4ENHQgVjfSWwP/1IjD7/x&#10;928jlzQy5n/kXLdUEYABAACgyQjAAAAA0Cx2FoBRFHWdl03adEnNZ7Zo4WNuTlEhgWkBvsk7dvys&#10;1T/VHHXDFQEYAAAAmowADAAAAM1CAEZRVKuU+oXx0KGjUeFdAnyTPVxjhg6apDGKoH0VARgAAACa&#10;jAAMAAAAzUIARlHUtSkVbP326x9/7N2fnZ0rbzubPvmic+ZQb4/4dkHp7i7RGzds1uxiUj3KLAIw&#10;AAAANBkBGAAAAJqFAIyiqGtT6jfEubMfdnWKSkvpH96+o1PbcC/3uNCQTKc2YZMmzNGqZ4xr7R2l&#10;Wq4IwAAAANBkBGAAAABoFgIwiqKuTanfEF956W1Pt9gA32TRLihduDpFZqQNOH78lMb4h3ZXBGAA&#10;AABoMgIwAAAANAsBGEVR16bUb4gbN27+1/8K8PaI9/aIc3eJdmob1rP7bYcPHdcY/NAeiwAMAAAA&#10;TUYABgAAgGYhAKMo6tqUykLO5Rc8t+K1CeNmdc4cOu72ma+vWVdcXKLR98tOiwAMAAAATUYABgAA&#10;gGYhAKMoqlXq0qXqxKuqqoq+X/ZaBGAAAABoMgIwAAAANAsBGEVR17JU3KVyEdu/U3ZZBGAAAABo&#10;MgIwAAAANAsBGEVRFPUPFQEYAAAAmowADAAAAM1CAEZRFEX9Q0UABgAAgCYjAAMAAECzEIBRFEVR&#10;/1ARgAEAAKDJCMAAAADQLARgFEVR1D9UBGAAAABoMgIwAAAANAsBGEVRFPUPFQEYAAAAmowADAAA&#10;AM1CAEZRFEX9Q0UABgAAgCYjAAMAAECzEIBRFEVR/1ARgAEAAKDJCMAAAADQLNYA7HR8bE9vAjCK&#10;oiiq5areAGzAhKwzBGAAAABoCAEYAAAAmsViKa+q0k6fyk5N7uvlnWAGYG3bhj7//FqNAIyiKIpq&#10;alUZf941fZGLS5R6LKAeWAwbOuVsTnXKRQAGAACAOhGAAQAAoFkslnL51JaTndexwxBPz/jAQP0D&#10;ZVBQuoND+FPLV5sf6iiKoiiqaTVh/GxX1+rHAkFBaS7OUaNH332u4EID6RcBGAAAAAjAAAAA0CwW&#10;S3llZVV+3vkeXUd6eMRZH1CmOzqGL3l0hUYARlEURTWnqqpGjrjTzS3G/Pni5BQ5cfzsosKi7Oyz&#10;BGAAAACoDwEYAAAAmsViKa+ouHThQnG/vuPc3M0HlGnOzpFz5z6iWWdwoSiKoqgmVEV5Rc8et3l6&#10;xqkHFuo/WEy9Y2FZmSUrK4cADAAAAPUhAAMAAECzWCzGKIiVVWPG3O3sHBkUlK4+ULq5x4wYPq3q&#10;EukXRVEU1ZRS/3+iqKg4KrKrj0+iGYA5O0Xev+jxi+XlWWcIwAAAAFAvAjAAAAA0V2mpRT6bzZn9&#10;iINDmArA5GObl1dCWmp/S5nFeIjZnE+FFEVR1H9jqQDswP7DwcEZfn7J8sNF/Xzx9Ih7YdXa0tKy&#10;rCyGQAQAAEC9CMAAAADQXCoAe/qpl1xcoqo/tvmn+PomtW/fMTsnV2MURIqiKOrqSz0T+PKLbfID&#10;RaVfip9/8oYNnxcVFTMHGAAAABpAAAYAAIDmKi3VP1O+/94mb+8E9YFS8fVN+vLLbebnOoqiKIpq&#10;fFVUVGr6/65YbYyvm1adfvklBwel7971W0HBhZycXAIwAAAA1IcADAAAAM1lseifCPf+9ldQYJo5&#10;SlVQULqTU8QTj60yH2JSFEVRVONL9R6eNGmuo2OEOb6ut3dCSmK/EydO5+WdO5tTb/pFAAYAAAAC&#10;MAAAALSAiopLRYUlHTIGeXlVdwJTAdj48bPUQ0wGQaQoiqIaX+rHRl7uuYz0v3+yqKcVkyfOO5df&#10;kFN/9EUABgAAgIsEYAAAAGgRFkt5VZU2c+ZiZ5coNVCVfHLz8UmMje1x+lSW8dGOBIyiKIpqbKkH&#10;Aj/9+Ku7e6x6IKD+a4WDQ/iKFa+WlVmysnIIwAAAANAAAjAAAAC0gNJSi3w8e+Xld9q2CQ0OTldP&#10;KuUjnItL1PoPP9WYBoyiKIq6mlI/NRYuWCY/R8wHAvqf/imff/p1cXFJdvZZAjAAAAA0gAAMAAAA&#10;LUB9rNy9e09wcIav72UfK8eNmakRgFEURVGNLjX+YVFRcYcOgz094wID1c+UVPl7etrA48dP5ebm&#10;5+TkEoABAACgAQRgAAAAaBkWi/65cMigSW5uMX9/ePNNatcu84+9+zUyMIqiKKpxVVlZKX9+vPEL&#10;V+vTALNX8YJ5S0pLy7KyrtD9ywzAWv2HIwAAAFoLARgAAABahvpk+erL7zg5RappwNR8LU5OEYsf&#10;WK4xDRhFURTV6Lp06dLQwZPN/1GhHgh4eSV8+eV3hYVFVxz/kAAMAAAABGAAAABoGWVl+ufCQ4eP&#10;hYZ29PVNqp6sJSDFxzcpKrLL6VNZmnVUK4qiKIqqr9SjgC2bv/XySlA/StRzCje3mB7dR54+nZ3X&#10;iPEPVQB2/nxhq/9wBAAAQGshAAMAAECLUR8uZ896yOgElm7tBJbm5Bix+P4nNeuoVhRFURRVZ6n/&#10;JyE/LIYOmezqGm32J9afU7hEP//c2jKLJSsr54rplwrALlwoKi+vbPUfjgAAAGgVBGAAAABoMerD&#10;5a5dewKM55XmoFV+fskhIRm//75PYyYwiqIoqv5SPyPeffcjd/fYywc/jE9LHXDsyIm8vHNnc66c&#10;fhGAAQAAgAAMAAAALcli0T8dTpk4z8kpwrYTmHyiG3XbdI0AjKIoiqqnVPevnOzc1JT+tuMfyk8T&#10;R8eI5ctfLCktzc668uxfpqKiEgIwAACA/1oEYAAAAGhJ6vPl7l2/+/smq89v5uhVLs5Ra9es0xgI&#10;kaIoiqqr1EOAObMfdnT8+79QyI8PT8/41NT+R4+ezM8vaMzsX0pubn5JSVmr/1gEAABAayEAAwAA&#10;QAtTHzEXzF/maNMJTP8g55sUHt7pt1//0OgHRlEURV1e6v9GrP/wU0/POHPwQ+MJRaqba8yrL79d&#10;XFySdTXdv3Jz80tLLa3+MxEAAACthQAMAAAALcxiKZfPcWfOnE2I6+3pGW8+xwwKSnP3iO3Z47bi&#10;omLNOtQVRVEURalf//f9eTAstJOPT5Lt4IcurtFDBk3OyzuXczavkbN/Kfn5BfLzqNV/JgIAAKC1&#10;EIABAACg5ZWWWuTT2ttvbHB2jgwK+vs/8hvzuIRPv3OhHn8Z1ZyPixRFUZQd1KVK/Xf/c+fOd+s6&#10;ws0t2vypoZ4ABPqn/rDtp6Ki4uzsq+j+Jc6fL2z1n4YAAABoRQRgAAAA+EdYLOWVl6rumDLfyWYq&#10;l+r/zu8S9fDipzQGQqQoivqvL/U/IcrKLGNGz3B1ibL9eREYlObsHPnYYyuLioqvavBDpaiopLy8&#10;stV/GgIAAKC1EIABAADgH2EMhFh1Nie/Q8Zgd/fYyyd00T9uPv3UauMjH/3AKIqi/ktLvf/L7/7T&#10;pi1wdooItkm/goPTnZwibh9117lzF86ezb3a9Cs3N7+kpIwADAAA4L8ZARgAAAD+Keqz5vbtuwMC&#10;qgezqh7VyvjTzS1myaPPqgegdAWjKIr6b6vKykr5s6y0bOodel/hwMvGy03z8kpITu534MCR8+cv&#10;XO3ghzk5uefOnWcCMAAAgP9yBGAAAAD4B6nJwF595R0X56jLMrCAVPmA5+ISNXvWQxct+kdS+oFR&#10;FEX995T6fb+g4PzY0TOcnaOCg//u+yU/ILx9EgMCUj7d9KUx+GHO1Xb/EoWFxa3+ExAAAACtiwAM&#10;AAAA/yz1ifM/T7/k6BguH+fMDEyNcOXsHDn6tun5+QXq4x8xGEVRlH2XvM9XVuq/7P/5x4EePW5z&#10;da2Zfvn4Jnl7Jbzzzobi4pKmpV+MfwgAAICLBGAAAAC4NuTD29KlK5ycIoOC0gNtMjD5mCdf7NLl&#10;1t27flefACsrK0nBKIqi7K+M6Kvy0iX9LX79h5+2b5fp6hZTY4ZI/4BUb6+EN157v6zMcrUjH5oY&#10;/xAAAAAXCcAAAABwDcjHNoulvPLSpYcWP+3sFOnnl1KjH5inZ3xQYNrSJStKiks0uoJRFEXZXZnT&#10;PZ4/f+H+RU94esb5+iYHBV3e98snydsz/uUX3ywubuLIh0pxcSndvwAAAEAABgAAgGvBYikX8hHu&#10;xefXerrHeHsn1Phf//JJz8U5snuXEdu2/ahZpwRTw2RRFEVRN2ipXl/q7/I7/kcbNqel9nd11X/H&#10;Dwz8+39CBAWleXkl+Pklv/nGhpLikqym9v0S+fkFdP8CAADARQIwAAAAXDMWS4XKwDZu2BwcnOHt&#10;nSB/mk8/1cdQN7cYb6+Ee+5evOf3fVpV9WfCSqPUh0OKoijq+q9Ll6rUW7f63wzyBv7dtztvGzHd&#10;1TXawyPO9j9AGP2AMzw940Pbd/xo4+Yyy8Umj3yoFBYWt/rPOwAAAFwPCMAAAABw7Vgs5SUlFvkg&#10;t23bTwnxvZ2dI23HvzI6AaTLRz43V31WmAkTZm/ZvLWiosL8fGj0JGB0RIqiqOuxqowy/rtClWbt&#10;yFtw7vyG9Z+PGH6nj0+iu3usvMkHBaXV+K8Pzk6RGWkDv/76++LikjNnmj7yoer+xYMCAAAAKARg&#10;AAAAuNZKS/UMbP9fR3r1Gt2mTaiPb6JtbwD5yKdiMFfXGC+v+B5dhy++/8kvtmw9fSqLTmAURVE3&#10;RBUWFu/a9dui+x5PSenv7hbj7h5rjHlYM/ry9kl0co6cOH7W4UPHzp8vbM68X+bsX63+Mw4AAADX&#10;CQIwAAAAtAL1MbSoqGT58tUhQRl6t4Dg9MCA1BrPRuVPN7cYZ+dIZ6fI6MhuI0fe+dyKV7/9Zvvh&#10;w8cLCs4XF5dYLBcrKiqqCMYoiqKuecnv7BXlFRctF0tLSvNyz+3d89dnn3399PLV48fP7tRpmJdX&#10;vJNThIdHbEBgakBgzbf3oKB0eXtvF5zx7DOvnD9fWFBwoZkjHwpZCbN/AQAAwEQABgAAgNZRWmq5&#10;eFH/KPnzT3tuHXqHq0u0l1dCjRERVW8wxdc3ST6kurvH+vmlBAenh4d3zuwwuG+fMUOHTB5z+90T&#10;J8wGAFxLt4+aIe/A/fqO7dRxaFhoJ/m13c83yfhfC1FeXvEq5aox4GGAmu7RI9bdLWbUbdO3f7+r&#10;qLA4Jye3+elXXt4548dK6/90AwAAwHWCAAwAAACtxmIpLy21VFXpk8S88Pza6OjubR3CPD3j/QNS&#10;aoyUZROGpanPrH7+KT4+iV5e8bK8u3usGwDg2nL3iJV3YHkf9vZOVO/S5v9aqP0ebnbqdXKK6NRh&#10;6Btr3s/PL2iRYQ+VwsLiVv+hBgAAgOsKARgAAABamcVSXmaRz3Xle/fuX7zoyaTEvu7usfqgiNan&#10;qAGXD41oG4kpgYGpanYZAMC1Y30TbuBdOihI7wcWEJjm5hbj6R7XveuIV19+9/TJrNLSsrNn83Jy&#10;clsk/Tp/vrDVf5YBAADgekMABgAAgNZnsZSfP19cUHCh8ELR4cPHXlr91uBBE318El2co9zdY339&#10;kgKD0gJr9ScAAFyfVELm7Z3o6hrt4hIVHJw2YtjUta+tO33qTFFRydnc/DNncloq/crPL2DqLwAA&#10;ANRGAAYAAIDrxYULRdnZZ3Nz80tKSnNycrds2Tr9zvs6ZAwKDkpv2zbMySnC3T3WxyfRzy/F6PWV&#10;Zp0erLX7QADAfyujg1eaOeahj0+Sl1eCvFc7OoY7OUZERHTu3fv2pUuf27njl9yzecUlJWfP5mVl&#10;nW2p6EtN/VUBGwvk9FJS1uo/vwAAAHAdIgADAADAdeTChaKzZ/Oys8/m5Z0rKiouLS09ceLMd9/u&#10;WPPqu7NmP9yt64j27TN9fIwuBc5Rjg7hDg7hjo6Rzs5RLi4AgGtK3nudnCIdnSLkrdjZOdLbOyEo&#10;OD0ivHOXzsPnzV/yztsbd+36NT+/QN7JLxQW5ebmy3t7S+VepF8AAAC4IgIwAAAAXF+MDCw3Jyc3&#10;KytH5ObmX7hQWFJSIp9L5Z87dvz8xhsfPP30i0sfXXH/fU/MnfvIjBmLJk+eN378bADAtSTvvXfd&#10;tfCemQ/OnfPIkkdXrHntvS1btv6590B2Vk5BwfnikpKCggvmm3kL9vpS5KdDcXFpq//MAgAAwHWL&#10;AAwAAADXF2M+sELzEWdOTm529tmsrBzVdUA+nRo9w8rKyiwXL5bLn8XF+uRh+fkFAIBrSZ+4sbCo&#10;pKTUYlRRcfH58xfy8s+pjrxZWWdbvMuX+XOB9AsAAABXRAAGAACA61FhYXFubn6dzz2zs8+qR6tG&#10;KqYHYzk5Lf+AFQDQMHnvzc7OtXlDbsnJvRrAyIcAAABoDAIwAAAAXKeKi0vz8s417iFsLgDg2rv2&#10;qRvpFwAAABqJAAwAAADXr5KSsvz8glbv5QAAaHU5Obnnzp0vLbW0Pq/lVgAACR1JREFU+s8mAAAA&#10;3BAIwAAAAHBdKy21yCfSVn/wCgBoRbm5+efPF/IQAAAAAI1HAAYAAIDrncVSXt+UYAAA+5aTk5uX&#10;d66oqKTVfxgBAADgxkIABgAAgBtDaamloOCCehja6g9kAQD/NPVuf/58IcMeAgAAoAkIwAAAAHBj&#10;KC+vlD8LC4uZFQwA7F5ubv65c+eLi0vN938AAADgqhCAAQAA4EZSXl4pHwIvXCjKyzvX6s9nAQAt&#10;S/X6MqMvAAAAoMkIwAAAAHBDko+CRUUlBQUXmBsMAG50KveS93N5Vy8uLrVYyun1BQAAgGYiAAMA&#10;AMCNqry80mIpLykpu3ChKD+/gCQMAG5EeXnnCgouFBWVqN/xib4AAADQIgjAAAAAYA8slvLi4tIL&#10;F4oKCi7UCMNycnIBANcD9bYsb9F5efrTBnnTlrduM/ci+gIAAEALIgADAACAnTCfnFos5aWlluLi&#10;0qKiksLCYnHhQpE4f74QANAq1PuwvCHLm7O8RQt5r271HxwAAACwYwRgAAAAsEOqJ4GtVt8lAPgv&#10;x3syAAAAriUCMAAAAAAAAAAAANgVAjAAAAAAAAAAAADYFQIwAAAAAAAAAAAA2BUCMAAAAAAAAAAA&#10;ANgVAjAAAAAAAAAAAADYFQIwAAAAAAAAAAAA2BUCMAAAAAAAAAAAANgVAjAAAAAAAAAAAADYFQIw&#10;AAAAAAAAAAAA2BUCMAAAAAAAAAAAANgVAjAAAAAAAAAAAADYFQIwAAAAAAAAAAAA2BUCMAAAAAAA&#10;AAAAANgVAjAAAAAAAAAAAADYFQIwAAAAAAAAAAAA2BUCMAAAAAAAAAAAANgVAjAAAAAAAAAAAADY&#10;FQIwAAAAAAAAAAAA2BUCMAAAAAAAAAAAANgVAjAAAAAAAAAAAADYFQIwAAAAAAAAAAAA2BUCMAAA&#10;AAAAAAAAANgVAjAAAAAAAAAAAADYFQIwAAAAAAAAAAAA2BUCMAAAAAAAAAAAANgVAjAAAAAAAAAA&#10;AADYFQIwAAAAAAAAAAAA2BUCMAAAAAAAAAAAANgVAjAAAAAAAAAAAADYFQIwAAAAAAAAAAAA2BUC&#10;MAAAAAAAAAAAANgVAjAAAAAAAAAAAADYFQIwAAAAAAAAAAAA2BUCMAAAAAAAAAAAANgVAjAAAAAA&#10;AAAAAADYFQIwAAAAAAAAAAAA2BUCMAAAAAAAAAAAANgVAjAAAAAAAAAAAADYFQIwAAAAAAAAAAAA&#10;2BUCMAAAAAAAAAAAANgVAjAAAAAAAAAAAADYFQIwAAAAAAAAAAAA2BUCMAAAAAAAAAAAANgVAjAA&#10;AAAAAAAAAADYFQIwAAAAAAAAAAAA2BUCMAAAAAAAAAAAANgVAjAAAAAAAAAAAADYFQIwAAAAAAAA&#10;AAAA2BUCMAAAAAAAAAAAANgVAjAAAAAAAAAAAADYFQIwAAAAAAAAAAAA2BUCMAAAAAAAAAAAANgV&#10;AjAAAAAAAAAAAADYFQIwAAAAAAAAAAAA2BUCMAAAAAAAAAAAANgVAjAAAAAAAAAAAADYFQIwAAAA&#10;AAAAAAAA2BUCMAAAAAAAAAAAANgVAjAAAAAAAAAAAADYFQIwAAAAAAAAAAAA2BUCMAAAAAAAAAAA&#10;ANgVAjAAAAAAAAAAAADYFQIwAAAAAAAAAAAA2BUCMAAAAAAAAAAAANgVAjAAAAAAAAAAAADYFQIw&#10;AAAAAAAAAAAA2BUCMAAAAAAAAAAAANgVAjAAAAAAAAAAAADYFQIwAAAAAAAAAAAA2BUCMAAAAAAA&#10;AAAAANgVAjAAAAAAAAAAAADYFQIwAAAAAAAAAAAA2BUCMAAAAAAAAAAAANgVAjAAAAAAAAAAAADY&#10;FQIwAAAAAAAAAAAA2BUCMAAAAAAAAAAAANgVAjAAAAAAAAAAAADYFQIwAAAAAAAAAAAA2BUCMAAA&#10;AAAAAAAAANgVAjAAAAAAAAAAAADYFQIwAAAAAAAAAAAA2BUCMAAAAAAAAAAAANgVAjAAAAAAAAAA&#10;AADYFQIwAAAAAAAAAAAA2BUCMAAAAAAAAAAAANgVAjAAAAAAAAAAAADYFQIwAAAAAAAAAAAA2BUC&#10;MAAAAAAAAAAAANgVAjAAAAAAAAAAAADYFQIwAAAAAAAAAAAA2BUCMAAAAAAAAAAAANgVAjAAAAAA&#10;AAAAAADYFQIwAAAAAAAAAAAA2BUCMAAAAAAAAAAAANgVAjAAAAAAAAAAAADYFQIwAAAAAAAAAAAA&#10;2BUCMAAAAAAAAAAAANgVAjAAAAAAAAAAAADYlRs1ANu54xf5VnFxaWmpBQAAAAAAAAAAADAVF5dq&#10;mrZzxy83TgDmm9S+XeZvv/5pLkBRFEVRFEVRFEVRFEVRFEVRFEVRZqkI6bdf/2zfLtPXN+kGCMD8&#10;/JKDg9NXrXr9q69+2LTp688++wYAAAAAAAAAAAAwbdr09Vdf/bBq1evBwel+138PMJO7e6zsIgAA&#10;AADg/2/fDlYSiMIwDN9HZouBkIGYRVGLChGiK85NhEhRJOJE1BUErYVsocPQkO2CtMzITofn4WXg&#10;7P79x0iSJEmSZraxsfd+XfoHA9j0maYtSZIkSZIkSZIkaWYf16XQBzBJkiRJkiRJkiRp8YIbwNbX&#10;d9O01Wg0JUmSJEmSJEmSpCVK01a9vhvOAHaxtrY9PWtz81CSJEmSJEmSJElaokajWavtnJycBjGA&#10;dTqXSbKfZcdbW0eSJEmSJEmSJEnSEmXZcZIctNtnRTH5ywGsqt6+w+FTv3+b53eDwdzy/L7Xuzk/&#10;v5YkSZIkSZIkSZJm1u1ePTw8jkajz9ev3x3AvqsoJpIkSZIkSZIkSdK8np+/Xr9WNIC9LGA8Hg8B&#10;AAAAAABgvkXWr4D+ACuKYsGLAQAAAAAA4BMGMAAAAAAAAKJiAAMAAAAAACAqBjAAAAAAAACiYgAD&#10;AAAAAAAgKgYwAAAAAAAAomIAAwAAAAAAICoGMAAAAAAAAKJiAAMAAAAAACAqoQxg0zueAAAAAAAA&#10;4MfKsgxiAKuqqgQAAAAAAIAfq6oqiAEMAAAAAAAAVsAABgAAAAAAQFQMYAAAAAAAAETFAAYAAAAA&#10;AEBUDGAAAAAAAABExQAGAAAAAABAVAxgAAAAAAAARMUABgAAAAAAQFReAQjPNDHq1LU9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ckQQAW0NvbnRlbnRfVHlwZXNdLnhtbFBLAQIUAAoAAAAAAIdO4kAAAAAAAAAAAAAA&#10;AAAGAAAAAAAAAAAAEAAAAGmPBABfcmVscy9QSwECFAAUAAAACACHTuJAihRmPNEAAACUAQAACwAA&#10;AAAAAAABACAAAACNjwQAX3JlbHMvLnJlbHNQSwECFAAKAAAAAACHTuJAAAAAAAAAAAAAAAAABAAA&#10;AAAAAAAAABAAAAAAAAAAZHJzL1BLAQIUAAoAAAAAAIdO4kAAAAAAAAAAAAAAAAAKAAAAAAAAAAAA&#10;EAAAAIeQBABkcnMvX3JlbHMvUEsBAhQAFAAAAAgAh07iQKomDr62AAAAIQEAABkAAAAAAAAAAQAg&#10;AAAAr5AEAGRycy9fcmVscy9lMm9Eb2MueG1sLnJlbHNQSwECFAAUAAAACACHTuJA7NrBytoAAAAK&#10;AQAADwAAAAAAAAABACAAAAAiAAAAZHJzL2Rvd25yZXYueG1sUEsBAhQAFAAAAAgAh07iQAOY9Rhy&#10;AgAAQAYAAA4AAAAAAAAAAQAgAAAAKQEAAGRycy9lMm9Eb2MueG1sUEsBAhQACgAAAAAAh07iQAAA&#10;AAAAAAAAAAAAAAoAAAAAAAAAAAAQAAAAxwMAAGRycy9tZWRpYS9QSwECFAAUAAAACACHTuJAlNSq&#10;oEiLBAAbiwQAFAAAAAAAAAABACAAAADvAwAAZHJzL21lZGlhL2ltYWdlMS5wbmdQSwUGAAAAAAoA&#10;CgBSAgAA0ZIEAAAA&#10;">
                <o:lock v:ext="edit" aspectratio="f"/>
                <v:shape id="Freeform 13" o:spid="_x0000_s1026" o:spt="100" style="position:absolute;left:0;top:0;height:12218416;width:24110442;" filled="t" stroked="f" coordsize="24110442,12218416" o:gfxdata="UEsDBAoAAAAAAIdO4kAAAAAAAAAAAAAAAAAEAAAAZHJzL1BLAwQUAAAACACHTuJAN1b1ZcYAAADj&#10;AAAADwAAAGRycy9kb3ducmV2LnhtbEWPQUvDQBCF74L/YRnBi7SbVAlp7LZooVCkINYeepxmxySa&#10;nQ3ZtUn99c5B8Dgzb95732I1uladqQ+NZwPpNAFFXHrbcGXg8L6Z5KBCRLbYeiYDFwqwWl5fLbCw&#10;fuA3Ou9jpcSEQ4EG6hi7QutQ1uQwTH1HLLcP3zuMMvaVtj0OYu5aPUuSTDtsWBJq7GhdU/m1/3YG&#10;nnenMOQ/86fLS0T7evd55HHnjbm9SZNHUJHG+C/++95aqX+f5WmWPsyFQphkAXr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3VvVlxgAAAOMAAAAPAAAAAAAAAAEAIAAAACIAAABkcnMvZG93bnJldi54bWxQSwECFAAUAAAA&#10;CACHTuJAMy8FnjsAAAA5AAAAEAAAAAAAAAABACAAAAAVAQAAZHJzL3NoYXBleG1sLnhtbFBLBQYA&#10;AAAABgAGAFsBAAC/AwAAAAA=&#10;" path="m0,0l24110442,0,24110442,12218416,0,12218416,0,0xe">
                  <v:fill type="frame" on="t" focussize="0,0" recolor="t" rotate="t" r:id="rId11"/>
                  <v:stroke on="f"/>
                  <v:imagedata o:title=""/>
                  <o:lock v:ext="edit" aspectratio="f"/>
                </v:shape>
              </v:group>
            </w:pict>
          </mc:Fallback>
        </mc:AlternateContent>
      </w:r>
    </w:p>
    <w:p w14:paraId="2B10EC2C">
      <w:pPr>
        <w:spacing w:after="0" w:line="240" w:lineRule="auto"/>
        <w:rPr>
          <w:rFonts w:ascii="Times New Roman" w:hAnsi="Times New Roman" w:eastAsia="Times New Roman" w:cs="Times New Roman"/>
          <w:kern w:val="0"/>
          <w:sz w:val="28"/>
          <w:szCs w:val="28"/>
          <w:lang w:eastAsia="en-IN"/>
          <w14:ligatures w14:val="none"/>
        </w:rPr>
      </w:pPr>
    </w:p>
    <w:p w14:paraId="4341279B">
      <w:pPr>
        <w:spacing w:after="0" w:line="240" w:lineRule="auto"/>
        <w:rPr>
          <w:rFonts w:ascii="Times New Roman" w:hAnsi="Times New Roman" w:eastAsia="Times New Roman" w:cs="Times New Roman"/>
          <w:kern w:val="0"/>
          <w:sz w:val="28"/>
          <w:szCs w:val="28"/>
          <w:lang w:eastAsia="en-IN"/>
          <w14:ligatures w14:val="none"/>
        </w:rPr>
      </w:pPr>
    </w:p>
    <w:p w14:paraId="3599340F">
      <w:pPr>
        <w:spacing w:after="0" w:line="240" w:lineRule="auto"/>
        <w:rPr>
          <w:rFonts w:ascii="Times New Roman" w:hAnsi="Times New Roman" w:eastAsia="Times New Roman" w:cs="Times New Roman"/>
          <w:kern w:val="0"/>
          <w:sz w:val="28"/>
          <w:szCs w:val="28"/>
          <w:lang w:eastAsia="en-IN"/>
          <w14:ligatures w14:val="none"/>
        </w:rPr>
      </w:pPr>
    </w:p>
    <w:p w14:paraId="516EF99E">
      <w:pPr>
        <w:spacing w:after="0" w:line="240" w:lineRule="auto"/>
        <w:rPr>
          <w:rFonts w:ascii="Times New Roman" w:hAnsi="Times New Roman" w:eastAsia="Times New Roman" w:cs="Times New Roman"/>
          <w:kern w:val="0"/>
          <w:sz w:val="28"/>
          <w:szCs w:val="28"/>
          <w:lang w:eastAsia="en-IN"/>
          <w14:ligatures w14:val="none"/>
        </w:rPr>
      </w:pPr>
    </w:p>
    <w:p w14:paraId="296AF7E5">
      <w:pPr>
        <w:spacing w:after="0" w:line="240" w:lineRule="auto"/>
        <w:rPr>
          <w:rFonts w:ascii="Times New Roman" w:hAnsi="Times New Roman" w:eastAsia="Times New Roman" w:cs="Times New Roman"/>
          <w:kern w:val="0"/>
          <w:sz w:val="28"/>
          <w:szCs w:val="28"/>
          <w:lang w:eastAsia="en-IN"/>
          <w14:ligatures w14:val="none"/>
        </w:rPr>
      </w:pPr>
    </w:p>
    <w:p w14:paraId="07B4C956">
      <w:pPr>
        <w:spacing w:after="0" w:line="240" w:lineRule="auto"/>
        <w:rPr>
          <w:rFonts w:ascii="Times New Roman" w:hAnsi="Times New Roman" w:eastAsia="Times New Roman" w:cs="Times New Roman"/>
          <w:kern w:val="0"/>
          <w:sz w:val="28"/>
          <w:szCs w:val="28"/>
          <w:lang w:eastAsia="en-IN"/>
          <w14:ligatures w14:val="none"/>
        </w:rPr>
      </w:pPr>
    </w:p>
    <w:p w14:paraId="3D9CA41C">
      <w:pPr>
        <w:spacing w:after="0" w:line="240" w:lineRule="auto"/>
        <w:rPr>
          <w:rFonts w:ascii="Times New Roman" w:hAnsi="Times New Roman" w:eastAsia="Times New Roman" w:cs="Times New Roman"/>
          <w:kern w:val="0"/>
          <w:sz w:val="28"/>
          <w:szCs w:val="28"/>
          <w:lang w:eastAsia="en-IN"/>
          <w14:ligatures w14:val="none"/>
        </w:rPr>
      </w:pPr>
    </w:p>
    <w:p w14:paraId="3D50A508">
      <w:pPr>
        <w:spacing w:after="0" w:line="240" w:lineRule="auto"/>
        <w:rPr>
          <w:rFonts w:ascii="Times New Roman" w:hAnsi="Times New Roman" w:eastAsia="Times New Roman" w:cs="Times New Roman"/>
          <w:kern w:val="0"/>
          <w:sz w:val="28"/>
          <w:szCs w:val="28"/>
          <w:lang w:eastAsia="en-IN"/>
          <w14:ligatures w14:val="none"/>
        </w:rPr>
      </w:pPr>
    </w:p>
    <w:p w14:paraId="59D7FC18">
      <w:pPr>
        <w:spacing w:after="0" w:line="240" w:lineRule="auto"/>
        <w:rPr>
          <w:rFonts w:ascii="Times New Roman" w:hAnsi="Times New Roman" w:eastAsia="Times New Roman" w:cs="Times New Roman"/>
          <w:kern w:val="0"/>
          <w:sz w:val="28"/>
          <w:szCs w:val="28"/>
          <w:lang w:eastAsia="en-IN"/>
          <w14:ligatures w14:val="none"/>
        </w:rPr>
      </w:pPr>
    </w:p>
    <w:p w14:paraId="4DEF1CE7">
      <w:pPr>
        <w:spacing w:after="0" w:line="240" w:lineRule="auto"/>
        <w:rPr>
          <w:rFonts w:ascii="Times New Roman" w:hAnsi="Times New Roman" w:eastAsia="Times New Roman" w:cs="Times New Roman"/>
          <w:kern w:val="0"/>
          <w:sz w:val="28"/>
          <w:szCs w:val="28"/>
          <w:lang w:eastAsia="en-IN"/>
          <w14:ligatures w14:val="none"/>
        </w:rPr>
      </w:pPr>
    </w:p>
    <w:p w14:paraId="6934B13E">
      <w:pPr>
        <w:spacing w:after="0" w:line="240" w:lineRule="auto"/>
        <w:rPr>
          <w:rFonts w:ascii="Times New Roman" w:hAnsi="Times New Roman" w:eastAsia="Times New Roman" w:cs="Times New Roman"/>
          <w:kern w:val="0"/>
          <w:sz w:val="28"/>
          <w:szCs w:val="28"/>
          <w:lang w:eastAsia="en-IN"/>
          <w14:ligatures w14:val="none"/>
        </w:rPr>
      </w:pPr>
    </w:p>
    <w:p w14:paraId="258083DF">
      <w:pPr>
        <w:spacing w:after="0" w:line="240" w:lineRule="auto"/>
        <w:rPr>
          <w:rFonts w:ascii="Times New Roman" w:hAnsi="Times New Roman" w:eastAsia="Times New Roman" w:cs="Times New Roman"/>
          <w:kern w:val="0"/>
          <w:sz w:val="28"/>
          <w:szCs w:val="28"/>
          <w:lang w:eastAsia="en-IN"/>
          <w14:ligatures w14:val="none"/>
        </w:rPr>
      </w:pPr>
    </w:p>
    <w:p w14:paraId="4E4FCE83">
      <w:pPr>
        <w:spacing w:after="0" w:line="240" w:lineRule="auto"/>
        <w:rPr>
          <w:rFonts w:ascii="Times New Roman" w:hAnsi="Times New Roman" w:eastAsia="Times New Roman" w:cs="Times New Roman"/>
          <w:kern w:val="0"/>
          <w:sz w:val="28"/>
          <w:szCs w:val="28"/>
          <w:lang w:eastAsia="en-IN"/>
          <w14:ligatures w14:val="none"/>
        </w:rPr>
      </w:pPr>
    </w:p>
    <w:p w14:paraId="66B262E3">
      <w:pPr>
        <w:spacing w:after="0" w:line="240" w:lineRule="auto"/>
        <w:rPr>
          <w:rFonts w:ascii="Times New Roman" w:hAnsi="Times New Roman" w:eastAsia="Times New Roman" w:cs="Times New Roman"/>
          <w:kern w:val="0"/>
          <w:sz w:val="28"/>
          <w:szCs w:val="28"/>
          <w:lang w:eastAsia="en-IN"/>
          <w14:ligatures w14:val="none"/>
        </w:rPr>
      </w:pPr>
    </w:p>
    <w:p w14:paraId="64887C7F">
      <w:pPr>
        <w:spacing w:after="0" w:line="240" w:lineRule="auto"/>
        <w:rPr>
          <w:rFonts w:ascii="Times New Roman" w:hAnsi="Times New Roman" w:eastAsia="Times New Roman" w:cs="Times New Roman"/>
          <w:kern w:val="0"/>
          <w:sz w:val="28"/>
          <w:szCs w:val="28"/>
          <w:lang w:eastAsia="en-IN"/>
          <w14:ligatures w14:val="none"/>
        </w:rPr>
      </w:pPr>
    </w:p>
    <w:p w14:paraId="130647DD">
      <w:pPr>
        <w:spacing w:after="0" w:line="240" w:lineRule="auto"/>
        <w:jc w:val="center"/>
        <w:rPr>
          <w:rFonts w:hint="default" w:ascii="Times New Roman" w:hAnsi="Times New Roman" w:eastAsia="Times New Roman" w:cs="Times New Roman"/>
          <w:b/>
          <w:bCs/>
          <w:kern w:val="0"/>
          <w:sz w:val="32"/>
          <w:szCs w:val="32"/>
          <w:lang w:val="en-US" w:eastAsia="en-IN"/>
          <w14:ligatures w14:val="none"/>
        </w:rPr>
      </w:pPr>
      <w:r>
        <w:rPr>
          <w:rFonts w:ascii="Times New Roman" w:hAnsi="Times New Roman" w:eastAsia="Times New Roman" w:cs="Times New Roman"/>
          <w:b/>
          <w:bCs/>
          <w:kern w:val="0"/>
          <w:sz w:val="32"/>
          <w:szCs w:val="32"/>
          <w:lang w:eastAsia="en-IN"/>
          <w14:ligatures w14:val="none"/>
        </w:rPr>
        <w:t xml:space="preserve">DFD LEVEL </w:t>
      </w:r>
      <w:r>
        <w:rPr>
          <w:rFonts w:hint="default" w:ascii="Times New Roman" w:hAnsi="Times New Roman" w:eastAsia="Times New Roman" w:cs="Times New Roman"/>
          <w:b/>
          <w:bCs/>
          <w:kern w:val="0"/>
          <w:sz w:val="32"/>
          <w:szCs w:val="32"/>
          <w:lang w:val="en-US" w:eastAsia="en-IN"/>
          <w14:ligatures w14:val="none"/>
        </w:rPr>
        <w:t>1</w:t>
      </w:r>
    </w:p>
    <w:p w14:paraId="631D12C4">
      <w:pPr>
        <w:spacing w:after="0" w:line="240" w:lineRule="auto"/>
        <w:rPr>
          <w:rFonts w:ascii="Times New Roman" w:hAnsi="Times New Roman" w:eastAsia="Times New Roman" w:cs="Times New Roman"/>
          <w:kern w:val="0"/>
          <w:sz w:val="28"/>
          <w:szCs w:val="28"/>
          <w:lang w:eastAsia="en-IN"/>
          <w14:ligatures w14:val="none"/>
        </w:rPr>
      </w:pPr>
      <w:r>
        <mc:AlternateContent>
          <mc:Choice Requires="wpg">
            <w:drawing>
              <wp:anchor distT="0" distB="0" distL="114300" distR="114300" simplePos="0" relativeHeight="251660288" behindDoc="0" locked="0" layoutInCell="1" allowOverlap="1">
                <wp:simplePos x="0" y="0"/>
                <wp:positionH relativeFrom="margin">
                  <wp:posOffset>-757555</wp:posOffset>
                </wp:positionH>
                <wp:positionV relativeFrom="paragraph">
                  <wp:posOffset>105410</wp:posOffset>
                </wp:positionV>
                <wp:extent cx="7048500" cy="4552950"/>
                <wp:effectExtent l="0" t="0" r="0" b="0"/>
                <wp:wrapNone/>
                <wp:docPr id="11" name="Group 1"/>
                <wp:cNvGraphicFramePr/>
                <a:graphic xmlns:a="http://schemas.openxmlformats.org/drawingml/2006/main">
                  <a:graphicData uri="http://schemas.microsoft.com/office/word/2010/wordprocessingGroup">
                    <wpg:wgp>
                      <wpg:cNvGrpSpPr/>
                      <wpg:grpSpPr>
                        <a:xfrm>
                          <a:off x="0" y="0"/>
                          <a:ext cx="7048500" cy="4552950"/>
                          <a:chOff x="0" y="0"/>
                          <a:chExt cx="24862028" cy="12185015"/>
                        </a:xfrm>
                      </wpg:grpSpPr>
                      <wps:wsp>
                        <wps:cNvPr id="748219403" name="Freeform 12"/>
                        <wps:cNvSpPr/>
                        <wps:spPr>
                          <a:xfrm>
                            <a:off x="0" y="0"/>
                            <a:ext cx="24862028" cy="12185015"/>
                          </a:xfrm>
                          <a:custGeom>
                            <a:avLst/>
                            <a:gdLst/>
                            <a:ahLst/>
                            <a:cxnLst/>
                            <a:rect l="l" t="t" r="r" b="b"/>
                            <a:pathLst>
                              <a:path w="24862028" h="12185015">
                                <a:moveTo>
                                  <a:pt x="0" y="0"/>
                                </a:moveTo>
                                <a:lnTo>
                                  <a:pt x="24862028" y="0"/>
                                </a:lnTo>
                                <a:lnTo>
                                  <a:pt x="24862028" y="12185015"/>
                                </a:lnTo>
                                <a:lnTo>
                                  <a:pt x="0" y="12185015"/>
                                </a:lnTo>
                                <a:lnTo>
                                  <a:pt x="0" y="0"/>
                                </a:lnTo>
                                <a:close/>
                              </a:path>
                            </a:pathLst>
                          </a:custGeom>
                          <a:blipFill>
                            <a:blip r:embed="rId12"/>
                            <a:stretch>
                              <a:fillRect/>
                            </a:stretch>
                          </a:blipFill>
                        </wps:spPr>
                        <wps:bodyPr/>
                      </wps:wsp>
                    </wpg:wgp>
                  </a:graphicData>
                </a:graphic>
              </wp:anchor>
            </w:drawing>
          </mc:Choice>
          <mc:Fallback>
            <w:pict>
              <v:group id="Group 1" o:spid="_x0000_s1026" o:spt="203" style="position:absolute;left:0pt;margin-left:-59.65pt;margin-top:8.3pt;height:358.5pt;width:555pt;mso-position-horizontal-relative:margin;z-index:251660288;mso-width-relative:page;mso-height-relative:page;" coordsize="24862028,12185015" o:gfxdata="UEsDBAoAAAAAAIdO4kAAAAAAAAAAAAAAAAAEAAAAZHJzL1BLAwQUAAAACACHTuJAiQa2ddsAAAAL&#10;AQAADwAAAGRycy9kb3ducmV2LnhtbE2PwWrDMBBE74X+g9hCb4mkmjq1YzmU0PYUCk0KJTfF2tgm&#10;1spYip38fdVTc1zmMfO2WF1sx0YcfOtIgZwLYEiVMy3VCr5377MXYD5oMrpzhAqu6GFV3t8VOjdu&#10;oi8ct6FmsYR8rhU0IfQ5575q0Go/dz1SzI5usDrEc6i5GfQUy23Hn4RIudUtxYVG97husDptz1bB&#10;x6Sn10S+jZvTcX3d754/fzYSlXp8kGIJLOAl/MPwpx/VoYxOB3cm41mnYCZllkQ2JmkKLBJZJhbA&#10;DgoWSZICLwt++0P5C1BLAwQUAAAACACHTuJArhfs4W8CAAA/BgAADgAAAGRycy9lMm9Eb2MueG1s&#10;rVTbjtsgEH2v1H9AvDe+NNnNWnH2JU1UqWpX3e0HEIwvEgYEJM7+fQdsbDd5idq+wACH4cyZGTbP&#10;l5ajM9OmkSLHySLGiAkqi0ZUOf71tv+0xshYIgrCpWA5fmcGP28/fth0KmOprCUvmEbgRJisUzmu&#10;rVVZFBlas5aYhVRMwGEpdUssLHUVFZp04L3lURrHD1EndaG0pMwY2N31h3jwqO9xKMuyoWwn6all&#10;wvZeNePEQkimbpTBW8+2LBm1P8rSMIt4jiFS60d4BOyjG6PthmSVJqpu6ECB3EPhKqaWNAIeHV3t&#10;iCXopJsbV21DtTSytAsq26gPxCsCUSTxlTYHLU/Kx1JlXaVG0SFRV6r/tVv6/fyiUVNAJSQYCdJC&#10;xv2zKHHadKrKAHLQ6lW96GGj6lcu3EupWzdDIOjiVX0fVWUXiyhsPsbL9SoGwSmcLVer9Gk16E5r&#10;SM7NPVp/GW6my/VDGqdQkO5qkibgJ1k5XlF4OnIMR0Kdgpo0k1Dm34R6rYliXn/jVBiEelyu0+Rp&#10;GX8Oeu01Y67eUZL2mnn0KJjJDGh3r1p3xEwyejL2wKSXnpy/GduXcREsUgeLXkQwNTSDawPu28Bi&#10;BG2gfRscHW2SKWLdvWCiLscTm3qWAIdo5Zm9SY+1VymE5EynXMxRk79QJwAOkDAr7/AP6FXuAzLM&#10;/Q0osdsyCZAwz6G+DGcEKJeG9dXltPBlNooCuLnsR96ofcO5U8DZ//f/Qjpj7ZFBW+qvhe9Ekhmr&#10;maXAimQlPPwT0tlzHQ+A4kQLOiNUnrOOsnj3Hez3oUkgOtc78K/4OIc/0H1c87VHTf/+9jdQSwME&#10;CgAAAAAAh07iQAAAAAAAAAAAAAAAAAoAAABkcnMvbWVkaWEvUEsDBBQAAAAIAIdO4kDabjvUUPsF&#10;ABn7BQAUAAAAZHJzL21lZGlhL2ltYWdlMS5wbmcA//8AAIlQTkcNChoKAAAADUlIRFIAAAqAAAAF&#10;JggCAAAAM45zTAAAAAlwSFlzAAALEgAACxIB0t1+/AAAIABJREFUeJzs3QV4U9f/x/EM/jAYTilQ&#10;oLgNK0WKlY3izjbcV3yCM9zdBxSK2zaGFBk+3IZTdG1xl7bUkyZNctP+T3JG1l+RsQFJ5f19Xk+f&#10;25OTe8+93ZJln5xzVXEURVEURVEURVEURVEURVEURVEURVEURb1zqew9AIqiKIqiKIqiKIqiKIqi&#10;KIqiKIqiKIpKDkUAT1EURVEURVEURVEURVEURVEURVEURVHvoQjgKYqiKIqiKIqiKIqiKIqiKIqi&#10;KIqiKOo9FAE8RVEURVEURVEURVEURVEURVEURVEURb2HIoCnKIqiKIqiKIqiKIqiKIqiKIqiKIqi&#10;qPdQBPAURVEURVEURVEURVEURVEURVEURVEU9R7q1QH82rU+w4dPmzBhLgAAAAAAAAAAAAAAsBo+&#10;fNratZv/RQDfocP3Dg5lnHK7OjqWAwAAAAAAAAAAAAAAglNuVweHMh069P0XAXz37j84O1ceM3rm&#10;mjU+y5f/umLFegAAAAAAAAAAAAAAUqzly39ds8ZnzOiZzs6Ve/T44V8E8N26DXFycj1x4rzYNpli&#10;X9mHoiiKoiiKoiiKoiiKoiiKoiiKoiiKolJIyej8xInzTk6u3bsPeWWfNwXwhw6dEts6nUGvNwIA&#10;AAAAkNjExBh0Or2V+DVBh/iPxu/zj09MsJM3d3jH8b+5w3/biWiMidFbx/8uY/hX3f6bD3eFAQAA&#10;AAB4j3Q6Q1xc3KFDp5ycXD09B8WYP3vH6CwfmGNjYwngAQAAAABJWEyMwWg0Jfg8qyix8dJcJfZV&#10;a7qJhxQl4RPFrl6OgcWvsqfJZIqJee/jN5pM4uN57CsfFR/GxdHFoQ0G5Z92YpLjjz94ceJiz+JR&#10;eYmMRuWV43/d019m6RX3If6O4gTlHALb/GMDAAAAAMB/9iKAP+nkVKFr14Hh4eEREeFhYWFqtZoA&#10;HgAAAACQhOl0evGJ9caNm0uXLl24cNH8+QuWLVu+c+fusLAIa06s1cZs2LBx0SJv8eiCBV5eXgt/&#10;/HHemjVrjUbTlSvXFi9e4uW1SLSvWLFy7979anV0goA5JsZgMsU9evRk3br14qfYfo+ztGNizOM/&#10;duz41q3bxCf0BHsWIxePRkRE7NmzNzJS/bp0XCb0fn4B4jTDwyNlNznsffsO/P77PvHogwePVq1a&#10;HRwcoiixL3+9QPR8+PDxxo0+r+wQv9v5874+PlvEwN78hYB/eREMYm9inz4+m8+fv/DydQAAAAAA&#10;IFFJEMCLT+6RkRHh4eEajYYAHgAAAACQhEVH68Qn1lWrVqtUKhcXl3LlypUqVTpfvnyOjo7Ll68w&#10;GBQhMlLtYKkKFSqUKVNG9ClZsmTjxo3FE6dOnSaeKNrLli0rnujk5CSe6+OzOX7KLlPwQ4cOiz0c&#10;OHDQ8gH5f9ZgF7+KYYhu8qd1YNY9iA3rrwk6y/F//33fqlWriQ3r0/V/Bd6xer2hV6/exYoVCwp6&#10;LkcVf2/xR7ho0eLcuXPfuXNPfNKXK+qLxgYNGtSrV19m/EWKFA0IuC62xdPjj0F+52Dfvv3Ozvl8&#10;fS+Ko2g0WvHQy6cpuo0aNbpw4SJRUZoEOb3Yjn9S8rkJhhr/1/idxU+xN/FnqlCh4qRJk1++wgAA&#10;AAAAJCoE8AAAAACA5EkG2CtXrlKpVEFBzyMj1c+eBd28efvbb78TLbt27bbMII/KlCnT9OkzxLbo&#10;ExoaLgQHh4hfJ0yYmCFDBq02Jiws4unTQD+/gDZt2n70kerMmbPWGFjG24cPH82RI8fBg4dejodN&#10;pr8XuBfbMmC2LBpvtK73LteQt2Tqfy96Lz6SR0ebd96//4Bq1f4ngLcseh977Zpf/foNxIm4uroG&#10;BgaLp4pDG43mpdrFo9YByBEuWbLUySnPnTt3xUMyYheN4unyqwbh4ZF37tzTaLT6lxbel0Pav/+A&#10;s3N+Pz8/a4vRaIp/mjKAHz16TNGixdTq6JcnysfGW+hfzsJ/se692I+5p1xkXoxfXhBrKYr5exJq&#10;taZSpUqTJ08hgAcAAAAAJHIE8AAAAACA5Cl+AK/VxogPuS9CX2OVKlUaNTJnz2p1dMaMGRcs8JKh&#10;uPzAK+Pk8eMnZMqUSYbE8olhYeHFi5fo2vVrsW2dq/26AF7u5OHDx7169a5bt17Llq3PnTsvWu7f&#10;f/TDD0MfPnwYZ1nNXgxy2rTpx46dEL8+ffrsm2++tXRuefz4CTmYlwN4g0ERO/fwqN2xY6dx48aX&#10;KFEiOPi5osTKteIHDRoknxt/hIsXL82XL5/Yv0zQFcWcdjdt2qxhw0Zi4+bN2zNmzHj6NNASxkeI&#10;8dSvX3/cuHF//HFKbIvrtn//gaJFi61Zs7ZDh47iui1btuKVM+BfGcDLhw4dOty8eQtxagMHDnz+&#10;PFS0nDx5eurUaWFhEZbLq0RFaUaOHH3p0hXx0JEjR7/66qu6deuKq/HsmXlUkZFqAngAAAAAQJJA&#10;AA8AAAAASJ7iB/BqdbTRaNLp9HJN9RkzZopGuex5pkyZJk6cLDbu3Xvw6NGTx4+fypvEjx8/IWPG&#10;jDLJtj6xb9++2bJl/8cAXk5SDwkJK126TLVq1RcsWNi5cxcnJ6fLly8bDIro/OOP8+SH6zNnzqVK&#10;9dGlS5fFE93c3CpVqrRggZenp6foc/z4H5Yj9ns5gNdotNeu+cmzK1KkaHBwiPyKwI0bN6tUqeLj&#10;sznuf+foL1263MEhx5YtW0+ePH3kyDHh3LkLlSu7NW3aTDwqRp45cxa5wyZNmhQoUEAMr3fv3o6O&#10;ORwcHMROjh07kSFDhuLFiw8aNHjEiBFp0qQZM2as6CyGIRe0l5f65QBeHn337j1ZsmTp3r2Hl5dX&#10;xYoVPTw8YmPj7t69lzVr1g0bNsrrsGbN2kKFCgUFBYsRZsmStUOHDgsXLqxatVqNGu5RURqxf/HE&#10;KVMI4AEAAAAAiR0BPAAAAAAgeYofwGs0WpkKiw3R+NNPP4nGkJAw0cfR0TFDhowFChR0ds6fJ0/e&#10;YsWKy/noY8eOkwG83Jt84pQpU9Km/VhvScH1rw/g5bTvYcOGVa9eQxEHtnzA7tate7NmzePM90of&#10;U7x4Cbne/Lfffle/fgOxMXHiJDEAywx18/T0IUN+cHOrIjb69eufIICX5Cz2pUuXFS1qDuDlPeDF&#10;cSMiosRJWbvJEa5atVqcrxhkrly5clrKyclJtLRr184SwB/OmjXro0dPDhw4KBr9/ALkB/9evXr9&#10;3//9X5z5JvEnPv74459/Xifbe/ToUalS5TjL+vCyJTbWJAP4YsX+DuAF+V0BNze34cOHy57R0VoX&#10;Fxdv78Viu2HDhu3atZft9erV79Spk9goWbJk//4D4l6sdV+8ePF58+aLjfLlyzMDHgAAAACQ+BHA&#10;AwAAAACSp1cG8LJx6dLlojEqSqPVxmTJkqVr1693796zbt2v69dv2LTJ5/598/rw48aNfzmAHz16&#10;TLp06cTnZdn4ugBettesWdPZOf8333zbpk3bbt26V6lSpUCBAuHhkVeuXM2Rw/HChYuiT968+ZYu&#10;XSY2WrZs5eTk1LNnr7Zt24mfbm5umTNnFu0DBw6qWvUVAfyLqe1/B/Di0C/upG56uVvOnDkPHjzs&#10;73/98uWrwu3bd2vUqNGkSRM5Az5btmwPHjwcP35CpUqVFEWR0/23bdsm2sWeDx06nD9/fvFcOc9+&#10;8uQprq6u4nrOm7dgwICBgwYNHj9+oriY4meRIkWtAbz8FsKff/o7OuasW7euuALi1L799rusWbN+&#10;9dVX4qHt23dmypQpKCj4zp17+fLlO3nylLjI4oju7u49evQUncVPBweHLl26il1VrMgS9AAAAACA&#10;JIAAHgAAAACQPMUP4CMj1bJF5ujff9+3SJEiJpN5EfWMGTN5eS205NZ/3QNehtYTJkzMmDGj+Ggs&#10;fhVPlHtr1apVlSrmienxl1g/csQcwO/bdyDOsiq7aJQBdo0aNVxcXMaOHTdgwMCBAweNHj1m2bLl&#10;wcEh4qHPPvtsxIgRR44cK1So0LNnQeIozZu3KFWq9LBhIwcOHCx6jxw5av58L9H+ugBextsJZsAL&#10;4tDxI2o5wiVLlubJk/fx4ydyZrmcZN+4cZOGDRvGC+AfTZo02dXV1bpOwObNW7NmzSrGcOjQYWdn&#10;50uXrshZ++PGjRPdRHunTl3Kli1XvrxrvXr1xVmIpxcuXCQiIkpeankRrly56uDg0LFjx6FDh4lT&#10;Gzx4yLhx43/7bYd4KDQ0TAx+06bNK1asLFGihGh59OhJjhyOLVp8MWLESBnti847d+6y3AO+MgE8&#10;AAAAACDxI4AHAAAAACRPMjJfvXpNqlQfGQwG66rm1679mS7dx9OnzxDbkZHqrFmz/vijeZFzGV0L&#10;Mn6eOHFStmzZ5Edg+cQjR45+9NFHa9asTTDT/ciRY05OTqdOnbL2lD+7dOnSsGGjuBdLte/Yscvb&#10;e7Ec1aJF3h4eHq1atRJ95CEGDx5SuXJl63MPHjw4adJkOQPe3d39dQH88uUrSpQo8fz5XzPgjUbz&#10;gcTneWs36z3gnZ2d7969J7qJFtnYuHHjJk2aWmbwH3FwcHj8+Olvv+1IlSrVgwcP5ZAGDRqcOnVq&#10;y/81OFKwYKErV67J/1EwYcJEMVSxc5MpVv6/A0Uxj3nMmHGlS5fR6w1yDPKhkJDQMmXKzp+/wHod&#10;Fizw2rPnd7mrUaNG16xZs06dutOmzbA8K65gwYKzZ8+xfh9i1qzZv/++32BQ3Nzcpk6dRgAPAAAA&#10;AEjkCOABAAAAAMmTzNGXLTOvNj9p0uTJk6cI/fv3z5Ytm5tblbCwMPFoVJQmffr0M2bMkpPX4z9x&#10;7Nhx4okzZ86aOHHSlClTvvnmm3Tp0jVq1EinizEaTfFnwB88eDhz5sxff+05Y8ZM0dnSf+r9+w/9&#10;/QPEzj09u126dHnbtt9SpUo1YID57uZ6vRIcHJIvXz6x/5MnT8tP39eumZdq79Spk6/vxZ07dzs6&#10;Onp6eor2Pn2+qVq16usC+MWLlxYsWDAoKFhRYk2mOHHQbt26y8Xw449w4cJFuXLlvnPnnjiW/JKB&#10;aKxfv0Ht2nXkDHgxfj+/AHFq5cqVK126zC+/rBs5clTatGnFMMRu9+07kDdvXnEW1tS8fHlXvd58&#10;i3dxCPFTHMtyxcaLSzR+/ARx+uKCi40FC7xEu7gs6dKl9/JaFBBwY9iwYeKs9+8/IP/fgq/vpSxZ&#10;suTIkUNcK9myaJG3uFBz5swRnadOnSY6//bbDjEGMTBxYQngAQAAAACJHAE8AAAAACB5knPNf/tt&#10;u7Nz/pIlSxYvXrxo0aLly5cfM2ZsaGiYophvlK7RaCtXrrx27U+ip+gf/4nLl6/Mmzef9YmVKlWa&#10;OXOWWq2xpu/6Fyn4+fMXxE5En+KWKlKkSJkyZY4ePS4eOnbseIMGDcuVK1eqVKlJkyYbDEajUZEf&#10;xYcNG9awYUOt1hzny/34+l5s0qSJi0v50qVLjx49RmbnU6dO69Chw8vBs3zKxo0+jRo1Cg0Nl3d/&#10;9/e/Lobx88+/xP3vHP0NGzbVqlXr0aMncqK8fG6vXr169+4jNk6fPlOjRo2bN2+L7aCg4LZt24kB&#10;e3p6jhgxMnfu3OIpokOdOnWuX78hl6BfuHBRq1at5TDkpZA7XLJkqbOzs7hixYoVE9ehYMGC4tzF&#10;ABQldunSZeISlS1bpmrVart27ZHDk8/64osvunXrIVvE3mJjzXcNqFKliouLi7jm27Ztl9+TaNOm&#10;jdgJATwAAAAAIJEjgAcAAAAAJFsxMQaj0fTyR1pF+TtET/Cr9YlyWfUEZTQqb9lT7lNuBweHiI/Z&#10;YkNOFpfPkg/F35VcfD40NCwyMsrS2dxNLvP+uhNUlFi5W/nry0vQW471156t3STxqV/0FI+KSyT/&#10;F4C/f8DKlavNt4i3rBU/e/acIkWKGI2xMncX3V6M09xdr1cSDEa0v3wd9Hpxvua9iUcDA4PltYp/&#10;DeVa9fH3Zrl6ytOngeIKyEskN8Qe7P5PFAAAAAAAb0YADwAAAADAh2UyxckJ92/XOVZRbJ00y4ny&#10;vr6XPvkkg6dnt507d0+fPiNt2rTe3kvi3tOkc4NBiY2NTfAlgDeIjU34jQEAAAAAABI/AngAAAAA&#10;AD6sBJPm32Pn90hm8IcPH6lZs2a1atWrVq3m7b1ETqZ/X0NKEtcBAAAAAIB3QQAPAAAAAADMrCve&#10;y3Xp5fLvBOEAAAAAALw9AngAAAAAAPAXudq8vN37e1l5HgAAAACAFIUAHgAAAAAA/C0mxiDZfSQA&#10;AAAAACQ5BPAAAAAAAAAAAAAAALwHBPAAAAAAAAAAAAAAALwHBPAAAAAAANhCTIxBp9PHxzLvAAAA&#10;AAAkMwTwAAAAAADYgsGgvPzhmrutAwAAAACQnBDAAwAAAADwYcXEGEymuKCg56tWrV68eMmiRd7e&#10;3osXLPDaunWbVqszmWLJ4AEAAAAASB4I4AEAAAAA+LB0Or347Ozre0mlUhUtWrRcuXKlS5cuX758&#10;pkyZGjZsGBISZjSaoqO1Wq0uOlonfuotmb3YtrIm9LJdq42J325tlO3WzvJX6883NFoP9zZ7AAAA&#10;AAAAr0MADwAAAADAhyUD+MuXr6hUqmPHToiW4OCQ6Gjd3r17RcuCBQvFo0ajMf669AnWqzcaFblY&#10;vdiI3y73bzSaXm4UXnyuN5f4kP+6xtcdTjxkMsXG6yz2rNj9YgIAAAAAkJgRwAMAAAAA8GG9COCv&#10;qlSqc+cuWD5H62NizB/I8+fP37t3H7Exe/acHTt2tWvXTvwaHa01mWJXr17TrFnzRo0azZ+/wGhU&#10;9HqD0WgyGJS1a39q0eKLli1b+vhsER/dRYvY26xZsxs2bNykSdOff14n9qbVxoif4lg9evRs2LBR&#10;585dLlzwlSH6+fMJG2NizMPbsGFjs2bNGjRoOHnyFJ0uxmAwfyHg6tU/RedGjRp36NDh1KnTcuR2&#10;v54AAAAAACRaBPAAAAAAAHxY8QP4S5cuxb2Y7x4YGCRaJkyYKLZLlCiRKVPGRo0a9+jRU6PRTpw4&#10;KWPGjGPHjhOP5sjhMGjQIMuzTF27dnV0zDFlytTvvvs+bdq08+bNF+29evXOlSuneMqIESNy5HBc&#10;sGCBaLx2za9IkaK9evXx8vJyc3PLmTPnvXsPbt++U6hQYWtjrly5AgJuiM5Lly4Xh+vfv/+MGTML&#10;FizYrVt30Xjr1u3ixYv37Nlr/vwFderUSZcundgnGTwAAAAAAG9AAA8AAAAAwIclA/hLly6rVCpP&#10;T88xY8YMHTq0e/ceuXPndnUt/+xZYHS0rnDhIi1bfiU/cV+75id67ty5W/66f/9B8au/f8CxY8ez&#10;ZMl67Ngx2T5nztyJEyefOnU6Z86cV65ck40+Pj4FCxYKD4/cvHlr3rx5Hzx4KOe4z5077969B9u2&#10;/ZYnz9+NP/44//r1mxqNNmPGjD/99LPcw/37DzJnznLx4uXdu/eI44aEhIpGtVoze/YcPz9/yxP5&#10;nwAAAAAAALwaATwAAAAAAB+WDOAvXjQH8PXq1WvXrl2rVq08PbtNnjzl+fMQ8VBkpNrZOf/ChYvk&#10;J+61a3/Kn79ASEiI3nKDdvFRvWTJT1evXrNokbejo6NcYd5y43bzNPqZM2eJ3fbt20/ssGfP3u3b&#10;t//kkwy7du1Rq7XFihXPnt2hQYMGos+zZ4Gi85Mnzz799NMEjWfPnhN7aNvWvPp9t27de/TolT59&#10;+jlz5kRERFWpUvWTTz5p2LDhpEmTAwMDSd8BAAAAAHgzAngAAAAAAD6sl5egVxRFfrgWjxqNpqgo&#10;jbOzs7f3Ytno5bWoaNGiQUHPDQYlJsYQFhbu4uKycOGiRYu88+bNKxeBF9TqaLE9ZcrU9OnTjxo1&#10;euDAQQMHDh42bPisWbPlWvFBQcFTp05v2bJVtmzZCxYseO7c+QSN+fPn9/PzP336bJo0aXr27PXD&#10;D0MHDBg4ePAQsc+jR4/HWRbJnzlzdps2bR0dczo6Op4+fYYl6AEAAAAAeAMCeAAAAAAAPiwZwF+5&#10;Yg7gz5w5a1nRPTo6WifaY2IMihIbFaUpVKjQkiVL5SfuI0eOpkmTxt//uvw1ICAgY8aMx46d2Lt3&#10;X44cOe7ffyDbf/nll2HDhm/evCVnzpzBwSGy8ebNm1OnTg0JCT1w4JC39187NBqVbNmyic4XLlz0&#10;8loUv3Ho0GFiGOJwR4/+tbJ9ZGTk+PETbt26ffbs+UmTJsv/OyCG6+paoUuXrkyCBwAAAADgDewT&#10;wIvP9lptDAAAAAAb47uzgF3IAN7X95JKpZLT0MW/j/KhmBiDyWRegj537tze3kvk/HLRWLdu3XLl&#10;XI4ePX7s2IkaNWq4uLhER+tE/6pVq372Wa3z533PnDlXtGixQYMGi6dUqlTJ1bXCoUNHxCFcXV0/&#10;/fRTRTEdOHBIHG7+fK+7dx/s2LErW7Zs69b9eu7chfiN2bNnX7ZsudhD9+7ds2XLummTT0DAdbGd&#10;Ll26+/cf/vHHqbRp086dO+/u3ft79ux1csqzYIEXM+ABAAAAAHgD+wTwJlPsK/dJURRFURRFUdQH&#10;LfFf+Xb/EAKkQDKADwi4UaBAwatX/4yLl2HLGfBqdXSdOnXWr98YZ55rrjOZ4kJDw/r27efq6lqq&#10;VKmvv/Z8/Pip6CY+pz9+/KRbt+7ly5cvW7bskCFD5J6fPHnSs2evcuXKic7t2rV78uSp/EQ/ffoM&#10;Z+f85cu7Vq7sNmfOXKPR9MpGo1ERB50wYWKFChXKlXOpXbuOr+9F+aLh5bUwT548YhhubpWnTJkq&#10;BixXxbf7JQUAAAAAIHGydQAvPqWL3V64cHX+/JXe3j8tXgwAAADAFsR/fs+bt+L48XOKEkt4BtiF&#10;wWC+77v4+cpH48xrwpvktviX1Gg0d1ar1WFhEXHme8ab9H+l9eYQPTRUfHI3t8dvjIyMev48RHYW&#10;jYLYfvo08M6de0ajUR76dY1ybDqdTjwUa644y0jMjUFBwZbOJnk4AAAAAADwBrYO4LXaGNF/3o/L&#10;039SNEOGYqlTOwMAAACwAfGf32nTFhoxYkYc928GkghLDG9SlFcsXGEyxb7cLlpEe4JG+dk+Qer/&#10;yka95SsCL6L3+MeKe8P3BgAAAAAAQHy2D+DNi+OtXLneOb9byy97zJzhPXXawmkAAAAAPpipU71m&#10;zlzcqUPffPkqTZ/uTQAPJC2v/BdWTnB/v42vO9wbOgMAAAAAgATsFcBvyJ699PRpi+IsN6F85f4p&#10;iqIoiqIoinovZTKZ/5N7xfL1Dg5lpk0zB/B6yzxXu38aAQAAAAAAAJIZuwXwDg5lxo2doxhN0dE6&#10;rTYGAPAuNBpdVJQmPrU6+m1eYDUa7b96HRa7jX8U8fT4u4r/KwAg8RAv9SZTrNeC1TlylJ082ctg&#10;MFrfKez+gQQAAAAAAABITuwZwI8fPzcuNs6ylp39LwQAJGmKYnr5hVr/mgVL4xPdjEblLV+Hxd5M&#10;/3sckynWegjLjUhNLE8KAImQeHEWL9oLF65xdCw7fvyP4eGRgYHBgtiw+9gAAAAAAACA5IQAHgCS&#10;NpmpnDhxsm/fft99933v3n0GDRo8f/78P//0E+0Gg/KGRNxoNN29ez8kJExRYv8xOJcHevDg0ezZ&#10;c5o3b9GoUeOxY8ffuXPP8i6gF3t49ixIPGoycV9hAEh0EgTwERFRQUHPBbFh97EBAAAAAAAAyQkB&#10;PAAkbTqd+XV17twfVSpVw4aNmjRpWqdO3eLFS6RNm2bSpMmKEqu35C6C0WgymeIE67Pu3r1funTp&#10;Cxcuim2tNkb0Ef0tfWLlU6xHkQ8FBgaVKFEif/78Xbt27datW7lyLk5Oec6cOSffL1q0+GLcuAli&#10;Q6PRiv2LZ4l2mcfLXRkMiiQaxWDkMMSG6CZ+yqfIRvG+IJ8rf7X7RQaApI4AHgAAAAAAALANAngA&#10;SNpklD5z5iwnJyetVmtdeX7SpMkqlWrz5q2iRd7612BQwsMj1eposW2yLCV/9uz5zJkz+/pesryS&#10;x4jXffHcsLAIjUYrti0x/F9H0WpjRJ/x4yeUKFEyNDTcusR9w4aN6tdvKN8vChUqPHr0GLFhOYRJ&#10;7MFyOLGrOIPBKEclNhTFJG85LNOgmBi9OKLesoL9iy8KKKI9MlIdGakRw1SUN03iBwC8DQJ4AAAA&#10;AAAAwDYI4AEgaZMB/KxZs3LlyhUZqRYv3Xq9Il+o3dyqNG/e3GAw/7plyzbxa9myZUuUKNm6dZv7&#10;9x8+efKsTZu2//d/aRo1anzkyDHRZ8WKlRUqVChTxtynW7fuooN1aXqtVic6DBw4qHDhwmFh5gBe&#10;URQZ4f/88y9iY968+R9//HGpUqVmz54jfr1161a7du3LlStXurR4tZ8gB7l3777Bg4cMGzY8W7Zs&#10;S5cuFy3r1v1asWJF0ad69eqHDx+17Db26dNAcXRX1wolS5bs2LHTgweP5Cr3dr/UAJB0EcADAAAA&#10;AAAAtkEADwBJW/wAPjw8UlFiRUt0tDkvHz16rJNTbtHn3Lnz2bNn7927z759+zds2JQ/f/4+ffpY&#10;Xo1XffLJJ8uWLddotLt27cmUKdMPPww9cODQ6tVrc+TIMXbsOLk0vd6S3Ig3hZs3b+fL55w3b74B&#10;Awb89tuO0NBw0SjeLYxGk7//dfFQ586d799/8Px5aMWKlWrUqHH48NE1a9Y6OGQfOnSY2NUvv6xT&#10;qVTu7u5iz/v3Hzx16kzGjBlHjx5z6tTpgQMHOjk5Xb16TXRr166dh0ftkydPb926LWvWLJ07d5EB&#10;PPPgAeA/I4AHAAAAAAAAbIMAHgCStvgBfERElLznulwx/scf533yySdi+8yZs3Jiupy23rp16+rV&#10;a4gNf/+ArFmz+fn5ie2dO3cvWbLU2sfd3b116zZy+fr4B/LzC2jevHmxYsVy5cr90UeqJk2aBgTc&#10;UBTzG0bZsuXGjh0rZ8OL46rVmrg4c/tFhiLsAAAgAElEQVTatWszZswYGhru47M5ffr0f/zxh3wf&#10;qVTJzdOzm9gwGMxvRR4eteXXAqpUqdqtW3ej0bxI/r179w8ePCwObTAodr/UAJB0EcADAAAAAAAA&#10;tkEADwBJ2ysDeNk4adIkJyen8PBIsX3p0uUxY8a2aNGibNly6dKlb9CgoWUB+XOZM2e+ePGSfGE/&#10;derU8OEjGjVqXKZM2dSpU3ft+nX8AF6wvjGI/fv6XlqwwEvsv0qVKvJwn35aSt4DvmfPXnXq1BUb&#10;Go1WjMfPLyBv3rwHDx7avHlLoUKFHjx4pCixYWGRxYoVK1iwYL169dzd3evWre/g4CC2xRH27Nmb&#10;KVMmR0dHV9cKM2fOio7WKoqJ6e8A8C4I4AEAAAAAAADbIIAHgKQtfgAfGhpuMCjR0VrZWKdOnaZN&#10;m4mN9es3ZMqUuW7deoMHD7l9+0779h2qVq0m2s+f982cObP4Kaetiz6NGzcZOXLU/fsPPDw8WrZs&#10;JQN48UItdhsZqe7du8+mTT6WZF0nJ8ofPHgoY8aM1675vQjgR8sA/rPPPpPPFT+vXv3TySnPoUOH&#10;fXw2Fy5c+OFD8z3do6I0RYsW7dix48aNPkuXLl+xYtXPP687cuSoeIp497l797639+Lu3XumTp26&#10;efPmGo1WDIAMHgD+MwJ4AAAAAAAAwDYI4AEgaZNZ++zZc/Lnz6/VasW2yWSOxjdu3KRSqX79dX2c&#10;ec35NjVquMe9WF7eMum8pti4cOFi1qxZ/f39xfZnn30u15yXfcqWLduuXXvrDHi5pr27u7uLi4vR&#10;aBTb8ufixUvSpEn74MEjSwD/6bhx5iXoFy3yTp8+fWBgsHy/EH0++eSTyEj1unW/lihR4tGjx3J5&#10;+Vq1PNq0aWs9Yt++/RYu9BYb7du3P3DgoHzuzp27xVlcv35DTru3+9UGgCSKAB4AAAAAAACwDQJ4&#10;AEjaZAA/Z85clUrVpEmTFi1aNG/eomrVauLXfv36y7uzjxo1Ol26dGvWrNm8ecs333z30UcflS1b&#10;Ls58h/UHolvjxo2vX7/Zu3cfBweH9es3bNy4qWtXT9Fev359awAvj3Lhgm+OHDkcHHK0bt1m/PgJ&#10;HTt2Et2mTJkq3xcaNmxUoECBVavWaLUxHh4epUqVWrly1ejRYz75JMPw4SNEh6VLlxUqVEgc1GSK&#10;E28x585dyJQp05dffrlly7Y+fb5Jmzbt9u07RLevv/bMli37mjU/idG6u7uL4YkdMgMeAN4FATwA&#10;AAAAAABgGwTwAJC0yWj899/3ffnlV61atRY/v/jiy+7de+zYsUu0GwxGozE2LCy8V6/elSpVrl69&#10;+owZM7dv3zFkyA+RkVFGo2nJkqXVqlXbvHlLeHhkmzZtK1d2c3d39/ZevH79htGjx8TEmCedy+Rb&#10;Higg4HqnTp0rVqxUtWpV0XPt2p9Eo+igKOYF7Zs0aSoOLVrUas3kyVPq1avXuHHjjRs3KYp5yvvR&#10;o8fFcZ8/D1WUWDml/tq1P3v06FmrVq1WrVqdPn3aMrHeFB4e8c0334pD1K/fYNSo0UFBwbGWNwu7&#10;X2oASLoI4AEAAAAAAADbIIAHgOTAZHrFC7XlBdZgScdNcgl3uSHLaDSJJ8pt0S6I131Ln1hrH4NB&#10;9Pn7FV682stHLfPRjfJ9Qh5CPCp/lWG56CC3ZYmdiEaTKVYe15roy/HIbiaTSe7KYDC+CPVNlv7M&#10;fQeAd0UADwAAAAAAANgGATwAJAc6nT46Whdf/Dumy2DbaDQZDIpol53lQ1ptjIy3rX3k3gTx0MsH&#10;En3kgvDWnvHHYA3jrXuWu7J2SLBPuTfrc62N4leZ079yDACAf4sAHgAAAAAAALANAngASCnip+MJ&#10;2v+xzyt39XLPBC1vOXP9H0cFAHhHBPAAAAAAAACAbRDAAwAAAMkcATwAAAAAAABgGwTwAAAAQDJH&#10;AA8AAAAAAADYBgE8AAAAkMwRwAMAAAAAAAC2QQAPAAAAJHME8AAAAAAAAIBtEMADAAAAyRwBPAAA&#10;AAAAAGAbBPAAAABAMkcADwAAAAAAANgGATwAAACQzBHAAwAAAAAAALZBAA8AAAAkcwTwAAAAAAAA&#10;gG0QwAMAAADJHAE8AAAAAAAAYBsE8AAAAEAyRwAPAAAAAAAA2AYBPAAAAJDMEcADAAAAAAAAtkEA&#10;DwAAACRzBPAAAAAAAACAbRDAAwAAAMkcATwAAAAAAABgGwTwAAAAQDJHAA8AAAAAAADYBgE8AAAA&#10;kMwRwAMAAAAAAAC2QQAPAAAAJHME8AAAAAAAAIBtEMADSHHEy45Op4d92f0fAwBIUQjgAQAAAAAA&#10;ANsggAeQ4ihK7Ctf1ihbltFoEq//dv+HAQBSCAJ4AAAAAAAAwDYI4AGkIOIFx2SKvX37wS+/bP31&#10;19/Wr98O2xMXf9OmXUFBIYpCBg8ANkIADwAAAAAAANgGATyAFESnM78Ebd26t2DBKs7ObjlylIWN&#10;5czpki9fpfLl61+86Gd5+2AtegCwBQJ4AAAAAAAAwDYI4AGkIDKA3759f8FCVWvXbjNixDTYzPDh&#10;00aOnD5k8MSKFRq6Vmhw+bI/ATwA2AwBPAAAAAAAAGAbBPAAUhAZwO/ceUC8fPXrO0a+mllf7KgP&#10;WvI6h4dHNmncpUyZ2levBsQRwAOArRDAAwAAAAAAALZBAA8gBfnfAH50nOVljgDeNvVXAB8W0aRx&#10;59Kla/v6/mk0KlFR4u1GSwwPAB8aATwAAAAAAABgGwTwAFKQ+AF83+8J4G1a1gC+caPOpUt7nDp1&#10;ITIyKjAw+Pnz0Ohond3/2QCA5I0AHgAAAAAAALANAngAKQgBvB2LAB4A7IgAHgAAAAAAALANAngA&#10;KQgBvB2LAB4A7IgAHgAAAAAAALANAngAKQgBvB2LAB4A7IgAHgAAAAAAALANAngAKQgBvB2LAB4A&#10;7IgAHgAAAAAAALANAngAKQgBvB2LAB4A7IgAHgAAAAAAALANAngAKQgBvB2LAB4A7IgAHgAAAAAA&#10;ALANAngAKQgBvB2LAB4A7IgAHgAAAAAAALANAngAKQgBvB2LAB4A7IgAHgAAAAAAALANAngAKQgB&#10;vB2LAB4A7IgAHgAAAAAAALANAngAKQgBvB2LAB4A7IgAHgAAAAAAALANAngAKcg7BvAmkylBZ/Gr&#10;aPxPefSbjvKiYt/vlwPEDt/j3v5tEcADgB0RwAMAAAAAAAC2QQAPIAVJijPg3zLjf/nLAYmtCOAB&#10;wI4I4AEAAAAAAADbIIAHkIK8SwAvut24fjs4KERuy2dFRqr9/W/GxOjfNZ1+UQaD8cb1O1ev+F+7&#10;GvDntev37z+WO3+bQVpH9coyGo1+fjc0Gq2l5/sa778oAngAsCMCeAAAAAAAAMA2COABpCD/LYCX&#10;HfQGQ7PGXZYv/UVsK5YSG0cOn6xTq/WdOw/iLAu8x187Pv7Trc3WRtknfmOsZSMoKKR5k65uFRvX&#10;rP5FzRpfeHzeqmG99uvXbUswnngH+mt4Wzfv3vDrb9bRxj+obAkLDa9epelF36txlpg/wVnHH3y8&#10;A8W93Bh/5/9qzj0BPADYEQE8AAAAAAAAYBsE8ABSkHcK4PWGGtVazJ+3Is48m/yvAH7f70fKl617&#10;8+bdOEsqHz+6jn3Vzt+QWZv+CuCfV3JtOP/HFffvPbp6xf/UyQtTJs1zcnTxXrQm7sXt4ROMTe6x&#10;Xes+06YssAwjYR+555CQsGKFa5w9c1H2sba/PG/+dSOP/2iCo79NEcADgB0RwAMAAAAAAAC2QQAP&#10;IAV5xwDe4/OWC71Wx8UL4A/sP+ZWqdHNW+YA3mA0HjpwYs7spcuXrbt396EltDbn3I8ePl229Jc5&#10;s5aIznKHer3+1MnzDx48XrH819+27VWMirVzcHBI1cpNftu6Ny7ebd0njJ9bwaV+YOBz+fRz5y57&#10;L1wzd87SDeu3P38eKlp8fa/Wr9u+29cDT/5xTj7xxPGzCxes+nHusq1b9kRGquMsAbxLmdp//HFu&#10;s8+uRQvX3Lv30HpqMTH67dt+nzd3udeCVUcOnzQYjPJADx88Wb7sF7GTvXsOGwwG6yDPnrn445xl&#10;i7xW37J88+Dt1/AngAcAeyGABwAAAAAAAGyDAB5ACvKOAXytml8tXLAqfgC/f9+xSq4NZQ49euSM&#10;erXbDhowrlnjLmU+9Th18oJovB5w67MaX37Zonu/70e7VWw8e4a3zMJbNP26bu02n7t/1bH9d/8T&#10;wAeFuFVq7LNpZ5xc6N7y0N07D/LmrnDk8EmxvXrFerHzTu2/+6b3cLHDFs08ReO2rXvdKjVq3KDj&#10;8mXrxK9zZi4uW6r215379+45tHzZut09B8s9VyrfQBy0a6f+vbr/4OpSz2fjTpm+9+g2pFKFRmKH&#10;YjClSny2YN5Kc6h/4WrtWq17dBvcp+fQMp/W6vvdKHk1li39pYJL/d49fujaZUCVyo1PnjxvHTwB&#10;PAAkWgTwAAAAAAAAgG0QwANIQT5QAH/v7kO9Xl+4YNVDB0/I/mNHz9pmmcX+1Rfdx4yaIfdz6+a9&#10;am7NLl68ZjAY69dtJx6KidFHRanl/uUa7zKA3+yzK+6vBect69IHPner2PjnnzaL7R7dBq9ds0nu&#10;8OTJ86Kzv/9Nsd25w/ezZy0WG5ERUR3afbtr5wHZZ8eO/TWqNg8ODlGrNYXyuw0fOkW2ey9cXbaU&#10;hzpK8+e1682adHn48IlsnzbFq06tNmJjYP9xndp/JxuPHzszoN8YsXH71j0xkmNHT8v2pUt+Fmch&#10;rszbX0YCeACwCwJ4AAAAAAAAwDYI4AGkIO8SwBssAbzX/wbw+34/Wsm14Z3b98V2yxbdq1dpNnni&#10;vP37jmo02jjLTPcSxdynT/XatePAr+u27ti+r3zZurNnLjYYDA3qtl+1ckNcvLnjbwjgg4NDqlRq&#10;IgN48VyNJvrWjburV27o1nVApQoNLl68Jtrbt/1mquUe8EZLRUVp/P1uLl38c4e237hXa/7w4RO1&#10;WvNp8c/Onb0kD/fkybNSJT47csQ8q16jjo6MiDp98sLcOUsb1G3XuEHHOMus+hJF3Xv3HLZ82a/3&#10;7j2U41y+bF31Ks03rN++ccP2LZv3rFq5Pk+u8r6+V+Ne3FeeAB4AEicCeAAAAAAAAMA2COABpCD/&#10;LYC39qn9eavZM82zzPXmMr96btm827VcvSdPAs1x+/PQUSOmf9ncs3TJWh6ft/Lzu/HgwWOXMnVb&#10;t+zVw3OQZ9cB3b4e9G2fETu274uMVDdq0HHjhu2vC+A3bdxhydoVeTv2u3ce5M9T8bRlsfef1vjU&#10;+qxlnVqte/ccOuyHyVXdmvpeMOffHdp9KwN4MdRFXqs/d/+ybu02fb8bNaDf2Jo1vnj48ElERJRb&#10;xUZ/XrsuD/c8OLR6lWYHDxyPidGL/YjtBvXajx87W+ynUf0Oss+2rb93aPttrZpfFS9SY5pl5z/O&#10;WVrBpX7P7kM8uwwQZ9Srxw/9+465eeNO3FusQk8ADwB2RAAPAAAAAAAA2AYBPIAU5D8H8DJdbta4&#10;y8D+48SG8mIG/Mzpi1zK1hEboaHhx4+d0evFC5o+NCS8dcueHdt9p1ZrSpesdfDA8bi/prObDh08&#10;cffuw6goTaP6HTeuf1UAHxziVrHxju374uLNgJ82dWFF1wY6ne7G9Ttihz+t9RGHE+2XLv1Zo2rz&#10;CxeumAP4tt/Ommm+wfzRI6dLlfh8x/b94WERltf3P9yrt3jw4LF5Bnyxv2fA37/3qGihag/uP16z&#10;elOZT2sF+N8Ms/T/cc7Sz2p8ITbOnrkYEHBLbGi12q1bdhcvUuPcuctio45Hm6hItdxJdLR2964D&#10;UVHqt7mMBPAAYEcE8AAAAAAAAIBtEMADSEHeMYDfsH57kYJVly9bd/367Tt3HmzevKtE0Zozpi2U&#10;wXnZUh6rVqyX/Xv3HNrdc5DYGDxgfF2PtnKN+t/3HMmfp9Kpk+f1evMS9K8M4IOCnldzazpr5uJr&#10;VwPOnb0kzJy+KE8u119/2SYePXXyQtlStc+evWgJv6MH9BtTpGC1y5f9xK+eXQb26vGDoih7dh9y&#10;KVv3hmVWenh4ZOdOfV3K1Hn06KlGE124QNU+vYaFhYZHRUb16v5Dqy97ij6zZyx2r9bCaDR/n+Dq&#10;1QD36i3q1GottkeOmFa3dpvIyKg4y83mK5avf/785ZgYfeUKjUaPnCHeJIxG48B+Y+t4tImMiCKA&#10;B4BEjgAeAAAAAAAAsA0CeAApyDsuQa8oJq8Fq8qVrl2hfIMaVZuVKFZzzMgZ2mid7PPTWh+XsnXb&#10;tOzVopln65a9rgfcFo0R4ZED+4+t9VnLtq37uFdtsXatj2gMC4t43Qz4wGfBHp+1LFHUvXyZuuVK&#10;1S5d8vO6tdtu3/a7dRgDB4xzdanfvt23zZt0nTZ5QZ1areVS9ps27Cicv0rXzv21Wp1n1wFulRq3&#10;b/vtF809p0/1cq/e4o8TZzWa6OpVmnXq0Fc8sUG99u3a9Ll9+5544s0bd2pW/6J+3XZi5F936T9o&#10;wHiPWq3Uak14WESzJl0/c/+yY/vvatdq7b1wjRyDr+/VL5t3a1S/Q/OmXzdt3OXyZf+4t1h/ngAe&#10;AOyLAB4AAAAAAACwDQJ4ACnIfw7g45derw8IuHX5sl9UlCZBunzr1r2D+4/funlXBtLWPQc+Cz5z&#10;5mJYWLi1s0YdbbDcRT5BmUzmhyIiooTw8EhxCBnMW8tgMJw9e+nggeP37j4Uv6qjNFrtX98AePz4&#10;mbwdu06nO3Xy/KGDJx4/eip+jYpUizGbD6rRil/9/W7KLwdYRxgcHHL0yKnjx87Ile3VavPsdrGh&#10;0UT/8ce506cvREVFvegvB2m6cePO5Ut/ym5vWQTwAGBHBPAAAAAAAACAbRDAA0hB3jGAFz0TxOGx&#10;loofMCdoj98hzpKv/8u4Xz7L9OajxG9PcIAEA/ifdtMrRvi6/cSbqW+K3/lfXb04AngAsBMCeAAA&#10;AAAAAMA2COABpCDvZQb8G57yhkD6vwTvrz/629xw/V+N5E05/Xs6IwJ4ALAjAngAAAAAAADANgjg&#10;AaQg7yuAp/5DEcADgB0RwAMAAAAAAAC2QQAPIAUhgLdjEcADgB0RwAMAAAAAAAC2QQAPIAUhgLdj&#10;EcADgB0RwAMAAAAAAAC2QQAPIAUhgLdjEcADgB0RwAMAAAAAAAC2QQAPIAUhgLdjEcADgB0RwAMA&#10;AAAAAAC2QQAPIAUhgLdjEcADgB0RwAMAAAAAAAC2QQAPIAUhgLdjEcADgB0RwAMAAAAAAAC2QQAP&#10;IAUhgLdjEcADgB0RwAMAAAAAAAC2QQAPIAUhgLdjEcADgB0RwAMAAAAAAAC2QQAPIAUhgLdjEcAD&#10;gB0RwAMAAAAAAAC2QQAPIAUhgLdjEcADgB0RwAMAAAAAAAC2QQAPIAUhgLdjEcADgB0RwAMAAAAA&#10;AAC2QQAPIAUhgLdjEcADgB0RwAMAAAAAAAC2QQAPIAWxBvC5nVwH9BsbPximPnTJ6xwRHtm0SZdS&#10;BPAAYFsE8AAAAAAAAIBtEMADSEFkAL99+/6CBavWqd1m9KiZtjRi+LRRI6ePGjVjzOhZ73fPo0bO&#10;GGnZs43P6N8OcuzoWUN/mFyxYiNX1wZ//HGeAB4AbIYAHgAAAAAAALANAngAKYgM4Ldu3Zs/v1ve&#10;vJWyZSstZM9uC9mylXJ2rpInT8VcucpnylT8/e7Z0bGc2LNjThexbZtzyZKlZAKZhcxWJUTLK5+b&#10;I0fZvHkrlitX9/jxswTwAGAzBPAAAAAAAACAbRDAA0hBxAuOyRR748a95cs3rFy5afXqzStXbly8&#10;+OcPbdGitWvWbG7Zsku2bPkyZ87Tr9/IFSs2eHv/9F72vGrVpho16qdKlal378Fr1mwRLR/0XMSw&#10;ly//dePG3dKmjXs2bTLz8dkrbN78u7B1637R8ro9LFy4ZtmyX2/cuBMaGh4U9JwAHgBsgAAeAAAA&#10;AAAAsA0CeAApjqL8fdN3kyk2Olqr0UR/IGq1JjIyShxo1apVH3+cVqVSDR06VKfTifb3sn/xoi12&#10;PmjQQLHngQMHmkymqCj1Bz0dnS7mzp27EydOHDNmzKhRo4YNGzZkyBAxgP79+33//fd9+vTp1atn&#10;586dRaM48dddW7GfkJCwoKCQ4OAQAngAsAECeAAAAAAAAMA2COABpDjiZUen00tqdXRQ0PPAwOAP&#10;5OnTQHG4RYu8U6dOrVKphg0bLg4qjvjsWdD72n9kpHrDho1i5xUqVHjw4FFwcMj72vkbDlquXDlx&#10;xI8++kj1Uv3f//2f+Dlv3gKNRvvkybPX7USMUyKABwAbIIAHAAAAAAAAbIMAHkCKFh2te/481BoG&#10;v1/PngUZDMqSJctk+j5kyA9qtTYwMDgo6Pn7OoTYVVhYxI0bt9KnT58qVaqrV/+UmcoHOiNBjF+j&#10;0f7223ZxRqkslTpepU1rnuX/+eefh4SEiQv7NiMhgAcAGyCABwAAAAAAAGyDAB5AiqbT6SMj1R9C&#10;WJh5cfg1a35Kly6dTN8VJVa0R0REvd8DRUVphBo13MVRfv11vcGghIdHfqCTejH+KPHS3apVa+t8&#10;d1lyQrz4uW3bb+LcQ0PD33L84q9g938SACB5I4AHAAAAAAAAbIMAHkBKZzAo75fe/FoXI17rtmzZ&#10;kj59epm+i1/1esMHOpzY+ahRo8WB+vbtJ7ZjYvTv/Sjx6XTmV/JTp05lypQp/kL0qVKlEj/79+9v&#10;GYN5nf+3HD8A4EMjgAcAAAAAAABsgwAeAN6zF+n7tgwZMlgC6QHiV4NBES93H+5w27fvEMeqUqWq&#10;5TX5g08olwft3buPNXe3JvFVq1bbuNFHUcxvImIkH+isAQD/CgE8AAAAAAAAYBsE8ADwPkVH68Sr&#10;3LZtv2XOnFmm7yaTSa83fLgcWs5H9/MLyJYtm4ODg7//dRtk8PKgN27czJIlizV6T5MmjZNTbrko&#10;fZMmzS5cuGj55oE5rY+JYZF5ALAnAngAAAAAAADANgjgAeC9ken7/v0HZfreo0cPk+mvxdg/3EHF&#10;/g0GRaPRenh4iINu3OgjxiBG8qFPVk6CHzVqlDho2rRpxc9y5Vzu3Lk3Y8aMrFmzil/FRRgxYmRI&#10;SJhcAEC8/tv9DwQAKRYBPAAAAAAAAGAbBPAA8H7ISeF79uzNnj27SqXq2bOXwWC03DH9g6/BrtFo&#10;xaEHDhwojjty5CjbBPDyfB8/fly0aFG5BL2fn798g7h583anTp1lKp8/f/5Vq9aISyHa9Xru+A4A&#10;9kEADwAAAAAAANgGATwAvAdy7vuhQ4czZzYvyf71156KEmswGG2QvutfTEZft+5Xcei6deup1dFG&#10;o8kGN1+XZz1//nxxXE/PbmJbjESn08u3j99/3+/m5iazeQ8PjxMnTopGkylWXBMb3KUeABAfATwA&#10;AAAAAABgGwTwAPCuZP598OBhR0dHlUrVpUtXg8FoNJpsFjOLF1Lxin379t1Mlrp1607ch78NvKQo&#10;sRERUTVr1jx9+rQM4GW7nB+vVqsXLvTOly+fuCzp06fv0aPn/fsPLVPhjTb4fgAAwIoAHgAAAAAA&#10;ALANAngAeCdyFvixY8dz5cqpUqk6deqs1epsmb5LMlkpX768GMPevb/bLIC3rLGvDwwMUpSEp6zV&#10;xsiV5x8+fPTtt99lyJBRjM3JycnLy0tcItEuxmwN7AEAHxQBPAAAAAAAAGAbBPAA8N/J9P3MmbN5&#10;8+ZVqVStWrVWq7V6S/Zs45HIZOXbb78Vwxg9eqzNAnirVx5ONGo0WhnDHz9+snbtOnJF+urVq+/f&#10;f9CyIr1JvC/Y/e8IAMkeATwAAAAAAABgGwTwAPAfyfT91KnTcon1Nm3aajTRlnuc2yFRlku++/hs&#10;FiNxd3eX88ttdvQ3H0s8KodnNJpWr15bokRxMcjUqVN37NgpIOCmXJFeq41hUXoA+HAI4AEAAAAA&#10;AADbIIAHgP9Cpu+XL18uVKiQSqVq2rRpZGSU0Wi3+dwy4b52zU8MxsHBISjouaLEJqpIW6uN0eli&#10;xCAfP37yww9DM2TIIIaaM2fO6dNnqtUaGcPb5bsLAJASEMADAAAAAAAAtkEADwD/mky7fX0vFihQ&#10;UKbvUVFq8Zppx/xYvJYqSmxoaHiVKlXEkHbs2ClGmAjvsC6GZDQqlu8uXGnevHnq1KnFaD/99NMt&#10;W7aJRnEN7T5CAEiWCOABAAAAAAAA2yCAB4B/R6s1T+O+cuVakSJFVSpVgwYNw8LC7bXy/MsD69ev&#10;vxjVmDFjxLZGo7X75XqZeMuQOZDJZPLx2Vy6dCl5Y/ivvmoprqpoVxTzQgKJavo+ACR1BPAAAAAA&#10;AACAbRDAA8C/IENuPz//YsXMNzKvU6duSEiY5WXQ/munazRaMZIVK1aKgbVo0SL2rxfYRBpjW28M&#10;HxISMmHCxOzZs4thZ8mSZfjwEfKSJubBA0CSQwAPAAAAAAAA2AYBPAC8LZm++/sHlC5dWqVS1a5d&#10;JzAwyPIamChWepd59vnzFzJkyODsnP/27buJ5JsBb76kckX669dvdOjQMW3aj8WFLVq06Nq1PxkM&#10;imVVf0MiPwUASBII4AEAAAAAAADbIIAHgLci0/dbt26XK+eiUqmqVav+5MlTkyk2Olpn97FJ1vni&#10;ZcqUESM8ePBw4rwN/MsXVqPRKopJUZTff99fqZKbXJG+QYMGZ8+ekyvSk8EDwDsigAcAAAAAAABs&#10;gwAeAP5ZdLROvHbdvn3XxaW8SqWqXNnt4cNHiTDelt8S+PprTzHIGTNmJv4Z8FaWG8Pr5SWdN2+B&#10;s7OzOIWPP/74++/7Pnz4WK5ILx5iUXoA+G8I4AEAAAAAAADbIIAHgH+g05lT7cePn1SvXkOlUpUv&#10;73rr1h3REh2duNJ3/YtV6JctWy5vA68osXYf0tsTbwfiksqISFzhXr16p0mTRpxIgQL5lyxZqtcb&#10;ZAyfVL5SAACJCgE8AAAAAAAAYBfUqHYAACAASURBVBsE8ADwJjLSDgwMrlHDnL6XKlXq5s1biXDu&#10;e/zR+vkFiKHmyJEjIiJKUWKT3KxxcW0VxSRO5OjRY/Kyi6pevfqRI8dEo8mUlL5VAACJBAE8AAAA&#10;AAAAYBsE8ADwWi/S96DPPvvckr6XvnHjZqJN3/WWfMVkigsLiyhZsqQY8IkTfyShVegTXHmZFYmh&#10;r1y5ukCBAjKG9/T0vHPnnmg3GhVWpAeAt0cADwAAAAAAANgGATwAvJpM30NCQj08PFQqVbFixf/8&#10;0z8xp+96S74ifipKbJcuXcWY586dl8gH/I+nI28M//jxk4EDB2XIkEGcVM6cOWfOnKVWR8t3HzJ4&#10;AHgbBPAAAAAAAACAbRDAA8Ar6HR6kyk2NDSsXr36Mn338/NLnPd9TyA6WifG+eOP88SwO3fuYhmz&#10;zu6jegcG8cahKIo4kfPnfZs2bZY6dWpxauXLl9+69Te5Ir34YyXFWf4AYEsE8AAAAAAAAIBtEMAD&#10;QEJy7ntYWHiTJk1VKlXhwoUvXbosWjQard3H9o9kAL9r124x8ipVqshkOqlPE9dqY8TFF29L4mR8&#10;fDaXKFFCnF2qVKlatWr9558BckV6MngAeAMCeAAAAAAAAMA2COAB4H9otTGKYlKroxs3bqxSqQoU&#10;KHD58pUkNI9cfnvg+vWbTk5O2bNnv3LlWhK9DfwrT00GSOHhkePGjXNwcBB/oEyZMo0ZM+7581DR&#10;Lh7lxvAA8EoE8AAAAAAAAIBtEMADwN/kyvNRUeqWLVurVKq8efOeOXPGMvc9aaTv+r/um24wGk01&#10;ariLU9i+fUcS+vbA25yd5S4A5reuq1evtWnT9qOPPhKnWbLkpxs2bJRvW/IK2H2oAJCoEMADAAAA&#10;AAAAtkEADwB/ES9lseYXJf1XX7VSqVR58uQ5deq0eMnSahP7fd8TkKvQ9+jRU5zFzJmzklMA/4J5&#10;prt4lzKZYnfs2Oni4qKyVIMGDc+f9xXnqygme48QABIXAngAAAAAAADANgjgAcBMp9MbjaboaG2b&#10;Nu1UKlWuXLlPnjxlSd+TXnSt1caIkS9ZskycSOvWrWVj8psUbllX3/weFhWlnjt3bs6cOcX5pk2b&#10;dsCAQY8fPxXtBoMxyX15AgA+EAJ4AAAAAAAAwDYI4AHAHOUqSqxOF9O+fQeZvh85ciwpzn23no4Y&#10;/PnzvuJcChcuHBoabjLFJb8A3nqyMlW6det2t27d0qRJI846f/78S5cuj4nRW96h9Mn13AHg7RHA&#10;AwAAAAAAALZBAA8gpbPMfVeEjh07qVSq7NmzHz16PEkv2265B3xsVJTG0dFRnJG//3WZQ9t9YB/u&#10;fMXZmUwmcZqHDx/7/PPP5Yr07u41Dx06YlmRPlZ0SMZXAAD+EQE8AAAAAAAAYBsE8ABSNJ1ObzAo&#10;BoOxW7fuKpXKwSHHvn0HxMuURqO1+9jehTgp8dJav34DcVLr129I3gG83hIsabUx4q9m+dtFr1ix&#10;0tk5v1yRvnv3HvfuPbCsSK8k74sAAG9AAA8AAAAAAADYBgE8gDczJGMxMXpFMU+b7tmzl0qlypIl&#10;q0zfLXPf7T+8V3nbP5xchX7MmLHivAYOHJjcA/i/L5HlrgHmN7Znz4L69++fMWNGcQVy5Mgxe/Zc&#10;jSZaxvD2/iP+9z8rAPxnBPAAAAAAAACAbRDAA3gtg0ExGk3JlTy76Gjd1197qlSqzJmz7N69WwbV&#10;dh/bG8b8ln87rTZGnIuPzxZxah4eHnFJ9n72b+PlqyTelcSGOOszZ842adJUrkhfunTpTZt8xJtO&#10;YvsH2+4XEEBKQAAPAAAAAAAA2AYBPIBXMxiUkJDQJ0+ePX0amCw9fvwsJCTs559/rlu3bvPmzTdv&#10;3qxWax4/fmL3gb2BWh39lhm8DOBPnjylUqlKlCih0URbFqVPhpOtxUk9exb08rUS/+g+evQkMlId&#10;GBi8atXq1q1biz90ixbNvb0XP3781O5/Susgg4NDkuXfBUBiQwAPAAAAAAAA2AYBPIBXEP9iKkqs&#10;n5//mTNnziXfOnv2rK+vb4Clrl69eubMaXuP6B8qOPi50Wh6m7xWLkF/48bN3P/P3p2AxbT+cQAf&#10;Lv9rF9eSncq+UyiFIlQS2bKL7Gsl+66QLUv2fYtKsiWkXfs6zda+IHvWijb9fzPvbW6XVPdyk/E9&#10;z+fxTKczZ97zvq/mnPnO+x55+Tp16vD5QpmchZ7d1j00NJSassgaCwgICAkJ4fP51MSxsbECgYBa&#10;vIxb7etLCP3/4vF4Hz7I7OQEAFB+IIAHAAAAAAAAAAAoGwjgAaAI9B8zJydPJIoODg4JDQ2TYSEh&#10;IX9moSE/wZE+f/6ylAE8+wpFWtprZWUVDodz+/YdmZyFngXw4eER4tYrRSsXNHRxG5clKg6fL5C9&#10;L0YAQDmEAB4AAAAAAAAAAKBsIIAHgCJIAvhPIpEoODhYklaGhoSE/hlclmIpFHN+n4UFqD92D6V7&#10;ie951IUXVqX/KIBng+BHjx7N4XCOHTtOjzMyPvzwrvV9FQTw4d+3v5VmYT2qNK8bIlmK/BXtAQE8&#10;AJQNBPAAAAAAAAAAAABlAwE8ABThswA+LCwsMjIyIiKiNMEkbczj8VgmGiZZ/lGuWVR+GRoREc7n&#10;R7EfqRjh/3yf9CQqFXscLlm+sVR0XLRPLjdSis+nV4j6jkFw4dqjw6cyl34KepKenkl/b01NTTkc&#10;zrp16+kxrfnhXev7kgbwRfa0b2/lL3dI3S9SskRFcUUiAf1bfAZPv+RyI762GQJ4ACgzCOABAAAA&#10;AAAAAADKBgJ4ACiCNIAPCgriciPd3T2Npy7euH47jx9VeBx54UxR+jg4OMTRwfnu3XsCAX/f3qPL&#10;LDaGh4cVOQCdtmSTghdOK6XBpHR4cVhYmLe3r90Fh/Dw8MDAoFkmS48dPSOJukOkO/ks3fxsz7QH&#10;X5/79pec7vv6iUTCVSutVq+yEgoFrEhfDmWWDln+rHjSstGh7d17ZNyYmaNGTDc0MB5pYDxh3JyF&#10;81eeP2cfWehrCiFFle3vk94XXZNBQcF8Pm/HDlsL8w1crji7vXTJycPDKy3tVekD+IyMD/T3dv9+&#10;Ww6HM3nyZHos+Xtb2j/XP5EA/0CzJWsP2B5nOTct9ODaNZdJE+ZRpUVERLCVX2nNIlqfradnSFdS&#10;F6K+N2/OsvFjZ48xnGE0ZpaJsanlpl3u9zwKh+tsFoTCL0Sd9s5tt8uOVyMjI9hmhTsAAngAKDMI&#10;4AEAAAAAAAAAAMoGAngAKII0gA8MDBQK+TY2h1orqKn10Xe76y7NEdloYGlCSY/DwsK4XK7LzdsD&#10;NAztLzklJcUvWbRmkNYYegqPF8XlRhaO2CUjgyNpfUTBDiU7EQ9mpgdRtHkUl3YYFBQUFxezaePO&#10;wdpG8fGxVJ6ZJmZHj55mAXxwcDC9Lj2ml2CRJ4vsqRi0MkqyB9pGKBRst96vpzOJnh4TI1qxfPOq&#10;lX8G8LQTVrxIbmSRxSCfBeSsSPPmLOvQtr/N7kNbt+yx3rZ37Zpt/dVHtGutceP6LVZF0j3TgYSE&#10;/hXQimcIoHW8KOnE6fRaf6/J8NCw0Oho0YJ5y4doG8XGRnu4e/bsNsTJ6VpGRnpWVm4pQ/TMzI/0&#10;9/bGjZscDkdDQ+PNm3elD+9/FvT2kZ2d4+vrp9F3hMXSDQIBn+Xf1GnPnLnYqGF3V9e7VP9BQcFU&#10;29IuIQ3CWROLO2HEX5PYU6uFhYk7Jy3SRmFf/mirpKGvO3mp2fp5s5dNm7JIucdQlR5DL128THsI&#10;lrQ4NSXbIevtVBJqvqmTF86aaZ6cnEA9h7ahziXdRhLA8xHAA0AZQAAPAAAAAAAAAABQNhDAA0AR&#10;Ck9Bz+NFDdEev3zZpkFaY9at2RYTGx0UFBQaGhoYFOTvHyBNKAPES2BkZOTpU3a9lPXoX5FIaG62&#10;Xn/YFD6fd/fuPW9vX4GAz5LO8PBwWunl5ePqepeeJRDwpDsJEU+3znN39/Rw92ThN/04f86yQZpj&#10;QsPE4be/v39QYBAblBwdLQwMDLrtepf+FQr57HsAPB7Xy8v79m03T09vycT54knrLcw3DBlkRLul&#10;5/lLiirZQ6hQKPD386di+PpQ8QShkmnM6bdUSB6Pd++eh4eHV+GwXBrAz5+7fICG4aNHKVSGmBhR&#10;bGw07Vyt9zDTxWvoMEOCQ/gCXoB/AJXN28ubDpD2EBwcIsl6I6g23O6600uxrxEEBQX7+fn/VZOB&#10;gfRjdLRoyaLV+rqTaef2l5zaKalfuODw6tWr7OzShujsHvA8nuD3339v1qx5SspDyZ9rWct6s7Nz&#10;7t/3o+6xcoUlq3k2RcG5c/atmvembhApuTsAVT49Zp2Keqk4CJd8dYPa97arG5tygNU/9WrawNvb&#10;x8fHt3AAT3too6i+e9fBlJREdvcB2kBDzUBba2xI6J/D7sPCw93vedy540a/YmE/bak7ZMIMY1P6&#10;MTAwkMfnUT+65+ZO2/j5+dFOqNd9+PDxh1cjAMg8BPAAAAAAAAAAAABlAwE8ABSBBfBCoTAiIvzK&#10;lRudO2hecbq+fp21Zr9RAQGBYWHiYb67dx6YNnlhcHCweLB4WOi8OcssN+/09vYxGju7cwetodrj&#10;nS5fXbXSSrOfoYmxqVof/X59R5gtXhsQEEBPDw8PX7licx8VPQ01gwH9DI8cPhXF40ZERqxcvnnZ&#10;0g0L56/UGjC6t7LuUrP14RHh585e6tVTp1sX7Tkzl969c2/KxPm2+4/xeFG0H+tt+7QHjqWdDBww&#10;ZucO20hupH9AwJxZFr1VdNXVDFR66kyVlJD2MEDDsHsX7Unj5wUGBpqbrTNdvFYkEtAetlvv768+&#10;kqirDqe9hUtGJ69aaWm+ZO38ucu1+o/uo6JrYb4htNBSMAJ+uUbfETGxIslw+XAWpVOx58y2EAj4&#10;kZGRB22P91cfodHXQK23PlWdZHqAyJs3XEcbzqCXU+01TF9vsqOjc0JC7MEDJwwNjNngfdqGamDJ&#10;wlWJifGLFqwaPmxKWFjo+HGzWyv2HTF8WoB/6D8K0bOzczMyPsrLy3M4HC6XJ6sBvK+vH9X8iuWb&#10;/xbAn73Uslkv11t3qaFPHD+nO3RCP/WR1JGmTFrg6eXDAvVFC1eyTjhIa+z5c/Z8Af/+fT/jaYsX&#10;Llip1nuY7pAJ9CP77oVk++A2in2pk0THRAcGiseyi0RCepV2rTVo/9Qlrl9zGWlg3LfP8L599Kn3&#10;UufnRkXu3G7bsd0A1d76S03XU+NedrxKJaHOptZrGG1muXmXSCTKzEQADwD/OQTwAAAAAAAAAAAA&#10;ZQMBPAAUgQXwfL5AJBLMm7N88CAjPj/K2em6YkvVM6ftuJIhxWtWbRmgYcgm9w4LCxs+bOq8Ocv4&#10;At7hQyd7Keva7j9Gm61aadWsUU+zJWtv33bbsX1/s0bKBw6ciI+Ptdy0q0e3wceOnPH08Nqwzlql&#10;x9CrzjcEAv6c2csUWvRZt3bb3bvuhw6ebNq458mT50XRQpPpplr9R3l7+/r6+vXpNWzjhh3JKYk7&#10;rPe3VdLYbr3P09Nr2dINSgpq7h6e69du69xe88Txs3fv3Dt86FSndgNsdh+K4nEXL1w9SHPslSvX&#10;Y2JEow1njDY0SUlJPGB7vEPb/rQHDw+vnTsOtGvT7/DBk1Q8kxlmLZv12rB++717Hrt3HlRqqXr+&#10;nL30Vt8sgF8wb0UfFT0q57VrLjdv3j554vzokTO6dhpob39FIOQ7Ol7t2klr/TprD3fPE8fP9eiq&#10;TcWglx5jOGPKpAVenj7Xr7kM6Gc4ZdLCpKT4rVv2dOk4UDoj+qQJ88aMMklOTli0YNUw3ckikfD0&#10;abv2bfodPXLm2bMX/2gaeRa39OmjyuFwXF3v/GoBfIumvagbBAUG9VMfsWqFpb9/ALVFz26Dqf8k&#10;xMcuNd/Qp5cebUZtZG66rq+qvvs9z4CAQI2+Izq119y5w/bI4dN+fv7UuwsH8NRbpJNA0K9o59RV&#10;rLfujY2NHjVi+hBtI0dHZzc397VrtlFPplenzYZqG02eOJ/27OfnpzN4/KiRM5yvXHe767540Zq2&#10;SurhYRE/vA4B4FeAAB4AAAAAAAAAAKBsIIAHgCJIAvi86OgYHx9fzX6jrLfte5SaEhsbPXniglEj&#10;p/P5PB4/av3abYMHjisI4ENHjZyxYN4K2sbp8jW13vpXrlxPTIpfar6BHvN4UUKRICIiQk9nkoX5&#10;BvqR9mm6eK1QyPf3D+Dzo4YMMpo7e1lKSuIsE/Mh2kaRkZHR0cKwsLDeKrpbLHc/efpoqdl62iYp&#10;OUGcj6qN2GJlQy+krzdl2pRF9CqS0fChB2yP37ntZnfB0fnK9dTUB/T0yw5X+/UVJ68pKUnr1lrT&#10;qweHhCQkxI4fO3vC+Ln0cpr9R82fuyIxMS6SGxkTGz175lJ9vckCAZ8eDNAwpDJQsf39/am027bu&#10;5YsnD/8zgKdXp/IrtOitNWDUAI2R7VprtGiqMtPE7NrVmxER4UKhYMqkBSMNjOlAAgMCo3hcsyXr&#10;dIdOoKePGG480mDazZuugZKFto+OFu3cbqvSY6g0gDeeumii0Vw62EULV1GZ4+Jibt9269C2//Xr&#10;t/7RPeCzCuKWadOMORzO3r37frEA3r5ls153797zDwhQ7j5k8cLVd+7co9bx9BTfnsDfz7+Xsu6m&#10;jTuFAj51KlrfW1l33dpt9ETVXsPMzdZTE7M7IBSagr6IAJ5ara2S+uaNO3k8HvVA6i3U2ei3+/cd&#10;pSZzsL+S8iBp5HBj6t4PHyV7efkcPHCCnpWUlECtv3XLno7t+nt738/Jyf3h1QgAMg8BPAAAAAAA&#10;AAAAQNlAAA8ARWAR74MHKQdsjyu06KMzZMKokTPGjZ3VR0WvcwdN11t3omNE69Zs1dYaKx0BP9pQ&#10;HMBHR4suXrys2nuYnZ1jXHyMudl6PZ2JoaGhwcEhgYFBI4ZPW7Z0o4eHl4aaQV9VfZ3BE4YMMtIb&#10;OrFbp0HGUxfHxIhMpptOMJobJok8/fz8+/UdYbl594OHyUsWrdYeOE4kjsMD2FzxwcHBAzVHW1nu&#10;ltxaO4j2Hx0jFAj5tH7blj3jx80ZPMhIs/+oju0GrFu7LSEhdtVKSzoKX9/78fGxRpIAPj4htme3&#10;wVu37KHd0mvxeFG7dh7o2X0IHc7sWRZjRs3kSu4U7u3lQy9NmxUO4Nk94NV66/v7+Xt5el0476DW&#10;R99khlmIZOELeAbDpnXrMmiY7qTBg8bR61KZB2mN8fHxvep8k+qwW+eBqr2GzZxh7u7umZAYt33b&#10;PuXuQwoH8FT+ZEkAP0xnUmxs9PVrLh3a9r/sePXt23fZ2f8ggGe3gV+/fgOHwzE1NaPHHz/KWgBP&#10;qPkGaY2lrkU1T9VIfUAoEpw+ZddEvoebm3t0tHDP7sNdOw2kSqaGWLFsM7W10+VrvZV1+qmPHDp4&#10;POuE1FWou0ZGRvRW1rXetpe2CQwMLCmAD6eXVmzRZ8f2/YmJcdSxaQ9jR88cpDlGQ214+zYaDpeu&#10;0P8Cg2FTZs9cSv9lIiIi3O7eW7hg5WhDk4EDRvftM6xTe01PT59sBPAA8N9DAA8AAAAAAAAAAFA2&#10;EMADQBHYCPjY2NhJE+bqDJ6wc7ut5aZdZLv1/u5dtC2WbkhOSVyzessQbaPAwKDQ0DBaRhgYL5i/&#10;IjpGdOmSk1pv/UsXL8fFiQN43SETWEIvGf89zcJ8g6/vfQ01gxXLNjs6Xj196oLdBQf61+nytaio&#10;qJkm5hPHz2V3VQ8MFE8GvnnTroePks2WrB08yEgULWQB/Late7mRkUMGGa1ds00o5NOWtH9X17ve&#10;3j6zTJaq9Bhqbrru8MGTPr73qYTLLTYmJcWvXrVFd+hEemkqlTiAN5qbmBTfvfMgy827Y+Oi/e77&#10;CwR82m0fZV169dmzlo4dPZPdZt7H57621tgtVjafBfDSe8DTsUVHCy9ccGjcsPtSs/X0LNrVMJ1J&#10;E8bNuXb15qmT58+dvXT+nD0dZkBAABXV19fvxPFza9ds7aWsS5UTFcXdtfMAGwFPC5cbOXXSwglG&#10;c5IKBfA3btzq2G4AVdG/C+APHTrC4XAmTJggCeBL+9yfBR0RNZOezsS5sy1i42KCJItQJNhjc1ip&#10;lRp1ibAwcZPdu+exf/8x6kgd2/VfMG/FndtuvZV1qUvb21+RdEJHaqmbN1ypP/fpNYz6uVAoCA4O&#10;/jKAl9wDXkTtSD/GxoqOHjnTqb3m5ctXgwKDNPuPoj65YtkmRwfnK07XunQceNHOKSEhboT+tFkm&#10;5tQJXW7eVusz3GDY1FUrLK9fczlz2q5zB00PDx+MgAeAMoAAHgAAAAAAAAAAoGwggAeAIrCP6YOD&#10;Q1u3Uj104GRiYhyPF8Xj8RIT42dMN+2vYcjlRm7dsqdnt8FhYWFx8TE+3ve7dR5kbrZOJBLaX3Lq&#10;00vvypXrySmJS83XD9OdJA3gR42cbrZkbWxcjIH+tLGjZtIT4xNiac+0fvPGnQkJcTNnmE2eOF8a&#10;wA/QGGm5effDR8mLF64ePHBcyoNEWtlffYSVpU1ScoLx1MXaWmMEfH5MjOj+ffHdta0sd2v2H73F&#10;yubZ88e08fVrLlSq9eusqdirV1npDBGPxafH48fNmTh+Lm0wfuycYbqT6VhE0cKoKK621rjJE+bT&#10;3maZmBuNnRUlCeB9fcQp/pcj4BfMW0EloZXBQcGBgeI5z5earW/ZrJejgzNV1zKLjX376AcGBdHL&#10;JSXFL1qwat6cZcHBwXSk+/YcefAg6cnTR2dO2zVvquLj47t//7F2rTVo51Qhvr5+AzQMp09bTE9c&#10;smj18GFTxAH89Vu0wY0btzLpb2jB/ASlwQL4K1ecORzOoEHaMhnAZ2R8oCqaO2dZty7aXl7eQqGA&#10;tdQgrTFUe5GRkS43b+vrTb7iJO6QL9OeUl9S7j5EIBBo9hs1e+ZSap2EhFjanvqP7f7jXC5Xtdew&#10;HdtthZLZFP4ewIe0U9Kw2X0oJSUxIiKCWvzWrTu9lHVGjzKhPkPt3rBel3v3PKhlaQPb/ceaN1Gm&#10;/wXUw/V1J9MLvX7z/PChk03ku9N/hke0SUri5k07FVr0vn8/IDv7x1cjAMg8BPAAAAAAAAAAAABl&#10;AwE8ABSBBbdrVm3r0La/h7tXRIR4+C8tkZGRTpev1arWZu+ew7du3VFqpTZcb8qSxWtHG86gLWfP&#10;NBcI+G5uHl07D+qrOtzJ6dqihav69tGnp4eFhQUHhwzUHDN75tLYuBj7S1eUuw/R1528eeNO2oNK&#10;j6FXr94UiYTjx80x0J8SIUngAwICu3TUWrN6a0pK4tYte1o17zVtyqI7t926dRm0ds3WuLiYG9dv&#10;aaiN0NebbLl51/BhU3QGi4fjTxw/V6WHzuZNu1ausBw3Zqb41uwzzBKT4m33H2vWWNlo7OygoCCD&#10;YVOH6U5KTk6gPaj11qdi0KvoDp2o2msYlTkuXjxEXnfIBB4vKjw8zNvbt1dPnXVrrenQ6BBCQ0Pp&#10;VRIS4qZNXtS5g6ZQJB4nHRISIp6N/L6fai89OhZ//wAyZJCRuurwNau3zDBe0qGNBtVYdIzIbMm6&#10;1gpqVLaN67drqBnQr6KiuNevuXTvMmiQ1ljTxWsmjp/XpdNAqk8qnsl0037qI2JiRFSlPbsPGaBh&#10;GOAf+o/u456Z+ZG29/ML4HA4nTp1kr0APjs7l46Ry+W6uNyh+mnXWoN6wqQJ87p1Hti5o+aF8/bU&#10;iNRkI/Sn9VLWtdq8y8J8AzXQxvXWsbHRJ06c69pp4BhDE+qE2lpjqarv3fOg1mynpLF5006R6PMR&#10;8NQhWzTt1aXjwCGDxg0cMLpf3xHt2/Qbom3k6nqXz+e5u3uq9BxKXWurlc2SxWu0B45t1rjn/n3H&#10;4uNj58yyUGqlumzpxmvXXKhU48fN3rrFZsH8lQP6jWreVPmy47W8vE8y1i4AUA4hgAcAAAAAAAAA&#10;ACgbCOABoAjsY/qjR87a7j8WERnBRn6HSuaaDw4Ottq06/ixs7yoqLNnLk6bumjenOXnz106d/bS&#10;iePnIiLCIyIi6IGJsemZ0xcvXry8e9dB8Qz1oaG0k337jtJTaJuoKO49N491a7ZOn7Z4xfLNHu5e&#10;tCYsPIx2e+jQyTDJQi9kvW2fo4Mzl8v18/O3stw9e9ZSetbOHQccHJzpVSK5kZ6e3uvXWdNO1qze&#10;4uXlzefz3O66L5i3YtKEeSbTTem5x4+d27f3CI8XFRAQuNXKZvbMpe7unkeOnD544ARXvER6efls&#10;WL+dNl6zeuu9e57cKG54RDgV44DtcXoJKkZAYODOnQccHZ0jC+ohODiEdnjy5Plt2/ZGSu4TL1kZ&#10;TCsdLl1ZuWLzjRuuVBJ/f39r630zTcwWzl952dGZTWhP227euHOC0dw5sy2oZtjk+XTsly46zTBe&#10;Mmvm0gvn7anSbPcdEwr5p0/Z7bE5zIpx/pz9rJnm9+8H/6MAnn2RgsvlcTgceXl52Ut5s7Nz6Rip&#10;fqh1vL19rbfumztn2UwT89WrrK5fc4mKiqJ2oQqkX5mbrps4ft6i+SuPHjlNa6jVqEVuudym9qL+&#10;s27ttvu+ftQQgYFBW7fscXK6Rn1D2u1Zzw8KCraytFm10nLl8s1k1UqrgweOBwUF0Zb0K/rX3t6J&#10;/jtMmjDfdPHaa9dc9u87euG8A+2Tutxyi41LFq+hQp45bTd54oLJE+cvs9h486brzh22Ljfv5OTk&#10;4n0QAP5rCOABAAAAAAAAAADKBgJ4ACjCx6zs7Oy8Bw8fCAS80L9SSJZEhsbFRQuF/JCQED6fR4tI&#10;JKQHRCBZSdsIBHyRSBAZGckX8KKjRdLniqKFfMkOabOIiIjY2Gh6SkxMNAtEaT09USgSSLePiY2O&#10;4nHZ+HJaTy9KW8bEiNhKtp52IhQKaCX9Spy2RkZQSbjcSNo+KopLO4yOFtL68PAwKif9KN6VUEDF&#10;k+4hRrwHPtuDpBgh9CNthQGdcQAAIABJREFUzI4lLCwsml4xils4jg0ODqFdxcSK/r5SnMEnJMTS&#10;q9MG7ImsbLReujc6ZG4Ul6qFCib+YoLkqwmSGf6jaI2kSqPo1WlvAnHt/VkMWi8U8emvM7VLVtY/&#10;m4I+Nja+Vq1atWvXTk19nJsrU4OtWQBPjciakmqVTUFPvSKK+2eT0T/UstSm1C7UFqzpWbXTmoJO&#10;KKIeQmuoRcTP/XtzS5fYuOj4+FgpcV+lJxTsLUpymwYulxpXyO5rwJNMhk//EUSS3kub8fhRtFlU&#10;1J/bUJvGxsVmZn784TUJADIPATwAAAAAAAAAAEDZQAAPAEWg/5i5uZ8EAkFgYFBoaNhnMWRQUDCb&#10;jF0aZNJCa9hKlk9LfiX+lzYuHFFLt5E8JZitlIadkp0EF34h6UuI14sz+r9WStdL/5UWRvpA+iq0&#10;rqBUrBh/K1XhPRQUI+SzDT6rhM8OrfBK6bbsiSEFryvdpvDh/23Lvw7n83Ky9c+fv8jJyftH94Cn&#10;v+QPH6YqKChUrvw/Lpf3jwbQl38FI+DDWb1KW+qzJivcKwpXe5GdsHAH+2yhzei3UoV3VfhViuiT&#10;wX8VQLpNqPh2BoF8Pl+WWgQAyi0E8AAAAAAAAAAAAGUDATwAFIH+Y+bkfBKJRJ9FjF8ukhHjRa8v&#10;zVLKzYrf+Mv1XwtQ/9HL/XfL14pX0rNCnz9/+Y8CePZFipcvXykrq3A4HE9Pb5kM4NkI+MIV9Y+q&#10;/Tv2Cmm+Xppt2H0W+HyBLLUIAJRbCOABAAAAAAAAAADKBgJ4ACiCJIDPi46OlkzK/XMvklHp4tHK&#10;P7og32H5FwF8dnZuZuZHHR0dDofj6OhEf4FlacLzggA+guXZ330JFQ+IFy//0f6pcwoECOABoCwg&#10;gAcAAAAAAAAAACgbCOABoAhs5DSfLwgICAj6mZfAwMCIiIi4uDg+n0+Pf3RxvnV59uz5Pw3gWeIy&#10;adJkDodz+PARepyR8eGHd7DvhQXwISEh/1Hj0p6jJQv7Gsf3XYKDg+n/V1RU1IcPsvOVCAAotxDA&#10;AwAAAAAAAAAAlA0E8ABQBDYCPiEhMSqKx+cLfl5CocjHx+fMmTPXr9+gxzw6mh9dpG+Rlvb6HwXw&#10;JCPjA/3VXbLElMPhWFltkbEAnvVVgUD4X9Q27TY8PMLe3v7SJfvISO5/8Sr0/ysuLh4j4AGgDCCA&#10;BwAAAAAAAAAAKBsI4AHgq3Jy8nJzP/28srNz6Q/Ojh07ORyOgYEBPaaD+uGl+sYj+qeNmJ6eSQdu&#10;aWlFlWBqakaPac0P71rf13/XeeLjE2vWrFm7du3U1Mf043/xP4L2+cMrEAB+BQjgAQAAAAAAAAAA&#10;ygYCeAD4KjaB+c8rM/Mj/cHZsGEjh8NZssSU3f78h5fqW/yLRmQB/MGDh6kSjI2NZTKA/+86T3x8&#10;Qv369evUqfPwYWpOzqcPH7LKSbMCAPxTHxHAAwAAAAAAAAAAlAkE8AAgs1jYYGGxjMPhbNy4WfLH&#10;6peb65tNQX/mzFmqhPHjJ7BvIfzwUpV/1FXYCPi6devWqlXr0aPUvLx8hOUA8PNCAA8AAAAAAAAA&#10;AFA2EMADgMxiYcPSpRYcDsfS0upXDuAvXLCjShg1arSkEhDAlwwBPADIGATwAAAAAAAAAAAAZQMB&#10;PADILATwWQUBvKOjE1WCvv5w9hcbQXKJEMADgIxBAA8AAAAAAAAAAFA2EMADgMxCAJ9VEMBfvXqd&#10;KmHIkKE5OZ9w3/HSQAAPADIGATwAAAAAAAAAAEDZQAAPADILAXyW+K/uRzpwFxdXqgQtLS1WAwiS&#10;S4QAHgBkDAJ4AAAAAAAAAACAsoEAHgBkFgL4rIIA3s3tHlWCurr6+/cZ2dm5CJJLhAAeAGQMAngA&#10;AAAAAAAAAICygQAeAGQWAvisggDey8uHKkFFReXVqzdsFvofXrByDgE8AMgYBPAAAAAAAAAAAABl&#10;AwE8AMgsBPBZBQG8v3/Ab79V6tq16/PnL3NzEcCXDAE8AMgYBPAAAAAAAAAAAABlAwE8AMgsBPBZ&#10;BUFySEjo77//3qFDh8ePn+bl/Yr18O/qDQE8AMgMBPAAAAAAAAAAAABlAwE8AMgsBPBZBUFyZGRU&#10;9erVFRUVHzx4RH/bf8F6+Hf1hgAeAGQGAngAAAAAAAAAAICygQAeAGQWAvisgiBZKBTVrl27WbPm&#10;iYnJv2Y9/Lt6QwAPADIDATwAAAAAAAAAAEDZQAAPADILAXyWJEimP+bx8Qn16tWTl5ePjY3/Nevh&#10;X9QbAngAkCUI4AEAAAAAAAAAAMoGAngAkFkI4LMKAviEhKT69es3aNAgJib216yHf1FvCOABQJYg&#10;gAcAAAAAAAAAACgbCOABQGYhgM9CAP8N9YYAHgBkCQJ4AAAAAAAAAACAsoEAHgBkFgL4LATw31Bv&#10;COABQJYggAcAAAAAAAAAACgbCOABQGYhgM9CAP8N9YYAHgBkCQJ4AAAAAAAAAACAsoEAHgBkFgL4&#10;LATw31BvCOABQJYggAcAAAAAAAAAACgbCOABQGYhgM9CAP8N9YYAHgBkCQJ4AAAAAAAAAACAsoEA&#10;HgBkFgL4LATw31BvCOABQJYggAcAAAAAAAAAACgbCOABQGYhgM9CAP8N9YYAHgBkCQJ4AAAAAAAA&#10;AACAsoEAHgBkFgL4LATw31BvCOABQJYggAcAAAAAAAAAACgbCOABQGYhgM9CAP8N9YYAHgBkCQJ4&#10;AAAAAAAAAACAsoEAHgBkFgL4LATw31BvCOABQJYggAcAAAAAAAAAACgbCOABQGYhgM9CAP8N9YYA&#10;HgBkCQJ4AAAAAAAAAACAsoEAHgBkFgL4LATw31BvCOABQJYggAcAAAAAAAAAACgbCOABQGYhgM9C&#10;AP8N9YYAHgBkCQJ4AAAAAAAAAACAsoEAHgBkFgL4LATw31BvCOABQJYggAcAAAAAAAAAACgbCOAB&#10;QGaxsMHcXBzAW1lt+TWDZwTw/7reCgfwqalPcnM/IYAHgJ8XAngAAAAAAAAAAICygQAeAGQWCxss&#10;LJZxOJyNGzf/msEzAvh/XW9UUYmJSQ0a1K9Ro0ZSUjJGwAPATw0BPAAAAAAAAAAAQNlAAA8AMotl&#10;qBs2bOJwOLNnz/41g2cE8P+63qiiHj5MVVBQqFix4v37/qg3APipIYAHAAAAAAAAAAAoGwjgAUBm&#10;ZWZ+pD84Bw8e5nA4AwcOpMcZGR9+eKnKGAL4f4fem/Ly8l+8SFNR6UX95+JFe6o36lE/vGAAAP8O&#10;AngAAAAAAAAAAICygQAeAGQWC+Dv3HHjcDiKiorPn7/Izf30q2XPCOD/HXpvYoPgp00zpv6zfPkK&#10;epyenvnDCwYA8O8ggAcAAAAAAAAAACgbCOABQGZ9+JCVl5efmvqkW7fuHA5n69Ztv+AgeATw/xp1&#10;FaqrY8eOU+eRl5ePjo7GIHgA+HkhgAcAAAAAAAAAACgbCOABQJaxDHXzZisOh9OwYcMbN27Sj3l5&#10;n0h2du7Hj1kfPmTRNiQz8yOhHxnJn6bS/mUrzxDA/2vUAaiTvH37vmdPZeo/BgYjnj9/yfpPVlbu&#10;l91GZvoMAMikbw/g6U9ikRcFWLBgwYIFCxYsWLBgwYIFSzlccnLyfvjFOAD8shDAA4Aso78wdKaV&#10;kfFBWVmFw+FUrVpt9eq1T548e/cuIy/vUzHnZ/QHkJ5IT8/M/Pi1eP6nSFsRwH9j7VF1eXt7V6lS&#10;hfpPx44dXV3vpKdn5uQUkUJJgvkcaYf56boKAMi2bw/g6S/b06cvnz4BAAAAAAAAKPcev3z3LiM7&#10;O/eHX48DwK8JATwAyDiWoUZHx2pqanIkS40aNVRUehkbT1+9eu2OHTuPHTtuZ3fp6tVr9+65BwQE&#10;RkXx4+MTnzx59v59CSG9JHMVy839lJOTJz2fY7cPJ4XD+x81vB4B/LdXINWYk5OznJwc6z9t2rSZ&#10;Nm26re0Be3sHFxfX+/f9oqJ4yckpaWmvqRsU01Wk/UQy+0J2wdc7qG98kMnZFwCgXPmWAJ79JQwN&#10;4yp3H9qh7YCO7QZ0aNsfAAAAAAAAoHzq3EGrrZKGnd1VfBAKAD8KAngAkH0shKa/bzY2e5s2bcrh&#10;cCpUqMApaqlUqZKcXJ0mTZq0adO2Z8+e/fr119HRGTt23Jw581asWLltm/WhQ0cuXrS/fftOYGCQ&#10;SBT9/PnL9+8z0tMz6SWys3Pzvhq//rVQSXJz2QT42X+fxvw/GTONAP7bUetQpQkEgjFjxlau/L/P&#10;+kzFihXl5OSaN2/RuXNndXUN6jCTJk0yMzO3stp69OixK1ecfX3vC4WitLTX0n7yqdjvdVD3YA2H&#10;Ke4B4Dv69gA+ODiiQyet1kp9u3QcBAAAAAAAAFBudWjXv1nzXmfPOuGDUAD4URDAA8Avgc602LTh&#10;799n3Llzd/dum7Vr182fv2DixIn6+sO1tLR69+7dsWPHli1b1qtXr2rVqkXG81+m9bRl3bp1FBQU&#10;evToOXDgwFGjRk2fbmJubmFpucXW9sD583Y3b95yd/fw8wsID48UCqOTklKePn329u27Yu6km5f3&#10;t9nvi1fi8HoE8N8FVSmbDiExMeXkydOmpqYGBgb9+vXv1q07tT71mcqVKxffVapVq9aoUaMuXbpo&#10;aQ00MjKaP3/hhg0bbW0POjhcvnvX7f59v8hIbmxsfGrqkzdv3hU5kp4KQN2GBfPF9wcE9gDwpe8w&#10;Aj6U27q1+ojhxk+fvKBT+nfvMt6/zwQAAAAAAAAoV+gadsXyLQ0adL1wASPgAeCHQQAPAL8KNjN8&#10;bm7Ro48zMj4+f/4yKSmFzxcGB4d4eHjduOFib+9w4sTJPXv2rl+/YfHiJdOmTRsxYkT//gO6deve&#10;smUrObnaFStWLE1UzxHffr5qgwYNFBUVu3XrpqGhoaurO3bsuBkzTMzMzDZs2GRjs+fEiVOXL1+5&#10;d8+dXj0mJu7p02csOy9+tLR0YQPr2Qzn7EhZIiu5YXleXFw8C+Cjo2No48zMjz+8OX46rNIKN0de&#10;Xt7r128fPHhIfcbfP+D27TuOjpePHz+xbdt2C4tl06YZDxum36dPHyUlpdq1a39t0gXpUr169SZN&#10;mnTq1EldXZ2eOHnylIULF2/YsHH/fls7u0t37twNCQlLTEx6+/Z9ib1C2hmkPeHLYB7ZPMCv5nsF&#10;8CNHznjz5j39SH9k6E8NAADAj1Jwd6cc+veHF6YwKk9O7n/yLskOuZjXZbWB92gAAPjF0RXr6tXW&#10;9Rt0OX/eWfKp7wf2gdgPvzAHgF8KAngA+OWwweUMS6lpDfsgo5hck35F29DGb968e/Ei7fHjpykp&#10;DxMSEqOi+N7ePlevXj916oyNzZ5169YvXLh4ypQpw4bpq6urd+7cRVGxdePGTerWrVulStUSU1ha&#10;KleuXLNmzfr16zVt2rR9+/aqqmq6unqTJk1esGAh7Xz37j2nT5+5du2Gj8/9yMgooTA6MTEpNfUx&#10;Fendu/SsvyfELCSmf588edJQsiQlJUlSk9wf3go/KRZps55DP+bkfLXP5OTkpadnpqW9fvLkGXWV&#10;uLiEwMDgGzdcTp48ZW29Y+lSi6lTp1HLqqj0atu2XZMmTeXk5IofRk+/pW3k5Ru1bduGutbIkYaz&#10;Z89Zu3bd/v22ly7Ze3h4RkRwY2Ji6bUkd0ZIL+aG9PkFE90DwK/ju42AHzEjLe0N/Q3BhxcAAPBj&#10;FT4RZ989/bHlYd+EZifheXnf/2SbTcpFB13kb9l8XQXXgP/y1SURPi4VAQDgp0dvhatWbmvQoOvJ&#10;k5fS0zOeP097+fIV++AUAKDMIIAHABBjY4KlE7kXJPR/TustnaqI5fR5eaUdmJ4v+ZblkyfP4uLi&#10;w8IivLy8b9xwuXDh4uHDR3bs2Ll+/YYlS0yNjaePGjVaW1u7V6/ebdu2a9y4cfXq1Uo5sJ7DqVCr&#10;Vq1mzZp36tRRTa2vjo6OkdH42bNnW1gss7S02rt33/HjJ69cuXru3AU5Obk//vjD29v37dt0dlPz&#10;Ehc2kDpXMtIi6+/Zc4lT3/8iCncb6Vc6WG0UDD0puavQfp4+fS4SxQQEBN26ddvO7uKBAwep+czN&#10;l06bZmxgYKCurtGxY0d5efkv70D/2VKpUqUGDRq0b99eXV19+HADY2Njc3OLLVu2Hjx4yM7ukqvr&#10;bXqJ6OgYermsrOxSdgBp6xdu+l+50QF+UgjgAQBAhojf1B4/fnr9+s0zZ866ubmnp2fk/5PPpr67&#10;fPE3XMXD0+mNNTg4hC4Av+93AiTpe35iYlJgYNBnGTl7i3/79h1dbF64YOfh4ZWW9opdZfwjtFtJ&#10;uo8AHgAAfnrSAP748Yvv3r1/+vT58+cvEcADQBlDAA8A8N/K/cqk958t9Mfw7dv3z569ePgwNS4u&#10;gc8XSgJ7nytXrp44cXLHjp2rVq2eO3eekdH4wYMHq6ioKCoq1q/foHbtWr///ntpBtaLs/oKFeTk&#10;5Jo1a9a6desBAzTHjRs3e/acFStWWltvP3r0mKPj5Xv3PEJDwxMSklNTn1BJXr16Q+emmZkfS3MI&#10;dGrLPmP68mbkSGqLR/VWTEhPFZuenvnixcsHDx5FR8dyuVE+PvcdHBwPHjy4bt36OXPmGhqO6tev&#10;f5s2bevXr1+jRo3ffvut+D5Qs2bNxo0bt2nTpkePHkOGDJ08eYqZmfm2bdbHjp24cOHi3bv3+HxB&#10;aupj6gCvX79ltzAopt1zcj6xRscs9wDlHAJ4AACQAezdJycnd9WqNXXr1u3QoYOqqhpdFnXq1Ck8&#10;PCK/4Cav0jnPCt/zlT1mX5z9cj17ymf3iJXu57N3PenG7KSXXpdOpw8ePEQPwsMjW7ZsRddW+UXd&#10;cVb6td0vj0u6Q+ka6cbsrlK0w507d9GR5uXlSzdj79EeHl4tW7aoV6/eH5JFQUGB1uRLbj32WRmk&#10;PxY+NELv7M+fv5w7dy6Vn5VcWoDCe5Ce57PT/sIHhRMDAAAoPxDAA0B5gAAeAOC/9dmHFIWG17PR&#10;0uIPX9hd+ko/qp4tubl5aWmvExOTIiIivby8r127fubMuX379ltaWllYWMycOWvcOCNdXb1+/fq1&#10;b9/ht99+q1ixQvGTnH8W07Zo0aJLl679+vU3MBgxZcrURYsWr1+/wcZmz8mTpxwcHG/dcvX29g0N&#10;DReJYh4+TH39+m12dk6JZS48ql46w6G0clh4/0WaK/v5fZEj6dkHc8XH85/1h6dPXwiFIh8fX2fn&#10;q8ePn7C23r5s2fIZM0wMDUcNGKDZtWu35s2bU8uWpg/UqlVLSUlJVbWPvv7w6dNnLFu2YufOXadO&#10;nXFycr53zz0kJDQmJvbJk2fFz6aQl5cvbeusoiZRQGAPUGYQwAMAgAxgb0m7d9vQ+aqV1ZacnNx8&#10;8f22nvXo0UNeXv7585f0DkXbSK+s2ITtkoA5j50wS89UpePIJWetf12LSUeu07+F9yNdyZ4iXc8+&#10;VlNUVFq1ahU9CA4ObdCggZ3dxfy/B/CSKbL+eiK9YpE7ZOulBZYu7Kx769ZtrVu3KRzAS44iu02b&#10;NsOHD4+NjaO39YSEJLoSrFSpUlJSiqSEf01HTxuzSmBnBdKF1Sqd3teoUYPH49Pj9PQPhb+GS/Us&#10;Laekrj5J61BaTlqJcwMAACgnEMADQHmAAB4A4Af7LKH/7P70RQ4lZx9tlHjf+vw/J0LMi4riscEQ&#10;t265hodHurt7enp6ubretrd3OHz4yLZt1suXL581a/aYMWO1tbWVlVUUFBRr165dmoH1FStWZCOq&#10;W7du0717d3V1DR0dnQkTJi5cuGjt2rW7du0+fvzk5ctOksg2LDY2/sWLtPT0TDoudn/EwrcqLPYo&#10;PrFbKrL7AhRTJzKmyGD+a/PAUxUVU5+0zcuXr5KTHwiFoqCgEA8Pr5s3XU6cEN+Q3tx86dSp0/T0&#10;hmlqanXu3Ll+/fqVK1cuvvVpA9pMUVGpR48e9CxDQ0MTk5krV67avXv32bPnXFxuBweHJiUlv3nz&#10;jrX1Zx8gfrZQH5ZOn4Ap7gH+IwjgAQDgZ8euIF6/fiMnV2fZshX54gD4zzep4OCQbt26e3l5s9NL&#10;uuRZsWLlokWLL1++ki/Jj9PSXjs7X3v8+KmDgyNdqhw5cvTDhw/0dkbnn3S18vDhY2fnq4sXL9m3&#10;zzYjI1MSUYvDZheXW0uWmJqamvv43Jd89pXFMmy6njIzM9+wYWN0dAz9ePv23QYNGtB1kJ+fP5fL&#10;a9So0aVL9vmFAnhJyXNzcnLOn7+wYMHCNWvWxscnsg3YdwhcXe+Ymppt3LgpISEpXxJyv3jx0sZm&#10;z+LFpnSuTiVkc+xbW29v27adNIBnb+4xMXF0oefs7CypEPGa+PiEIUOG8vlCkSiGTs5ZGaiu3r/P&#10;tLO7RNvTNnQtQMdFO79z5y79mJb2atOmzVWrVlu9eg09i9bQScLWrdvmz19AxXjz5g27KKNLSB6P&#10;7+cXQE88ceIk7fPBg4dbtmyj2hYIhOyi44f3EwAAAATwAFAeIIAHAPiJlTS8Pot9KPPgwcP69es3&#10;bNgwKYl9oFN0GirNQenp6emZaWmvExKSwsIi3N09r1xxPnHi1K5dNuvWrVu4cOGECRN1dHTV1TW6&#10;d+/Rpk3bxo2b1K5du1Kl4iY/ZwPrK1WqVKdOHUVFJRUVlUGDtMeMGTNz5iwLi2VWVlsPHDh04cLF&#10;mzdd6OX8/QMjIiKjo2OSkx88e/b87dv37JOpIhc6GmmxpWPov+Zrd6+XmY+KJMfCDu2j9PsK7MPK&#10;4r+rwcap0xMlM96nUeX7+t53dr527NjxLVu2mpmZT548RU9Pjxq9S5cuLVu2pHYsZrp7auv//e9/&#10;1CsUFRX79OkzbJi+sbExNfT27TtPnTpDrezh4RUcHCoQiJKTU+jlqLTFdMhiG/QDAnuA0kAADwAA&#10;Pzs2Ctze3vGPP/4ICwvLl4wLzyoY4C6dp93Z+aqcnBydf9LpKz1YvXoNrYyNjWvbtm3//v11dXVN&#10;TExo/fTpM2j969dvJNM+qerr60+fPp1OcadMmcpS9p07d1WrVm3UqNHDhxvQ+kuXHPIlN1afM2du&#10;gwYNpk411tDQqFWrFp0zOzg40pZ0gePgcDkqik+XXRcvXsr/fAr63HHjjBo3bkyXP/TE5s2bBweH&#10;5IvHmmeamMyUl5en8qip9aUdBgYGvX+f0aNHz6ZNm06cOFFbW5vOrrdts86XjIBv0+ZvI+CZ7t27&#10;d+3axc3NPTExOSdH/NUBlsT7+wdQUV1cXNnZ9cWL9s2aNaN3/127djdp0nTaNONBgwbRzvfvt6UL&#10;rtmz51SuXJkqjS7Enj172a1bd6oxKhtdu1G90QkD7cHQcBTtgZ5lZDSeTvU1NTXHjBk7ceIkFZVe&#10;jRo1SkpK+bJsAAAAZQ8BPACUBwjgAQBkWWbmx7y8/Pj4xPr16zdo0EAkiqYf09MzMjP/NpC68ByG&#10;OTl5kinx878S0/9toae/ePEyKSmZzxcEBga7u3teu3b9wgW7I0eOWltvX7ly1dy588aPn6Cjo6uq&#10;qta+fYdGjRpXqVK1xIH1tFSpUoXKrKCg0K1bN3V1ddrD2LHjTExMzM2XWlpa7du3/8yZs87O1zw8&#10;PMPCwuPiEp49e5GVVfIc+IUXltyzsfXSCfA/S+hlI54v8lsa7GClrc/uCFDi3RBycnJfvnyVkJAU&#10;EcH19va5cePG+fMXbG0PbNiwccGChePGGQ0cOKhbt65NmjT53//+V3wT//bbb9TEbdq06dWr95Ah&#10;Q42MxlNvWbNmrY3NHskw+lsBAUGxsXGvXr0uzST8rDWzJElhMfMEAPyyEMADAMDPjuXrdK7YuHHj&#10;Bw8eFc562bkuvT29ffuOrnroMoSdItL1QsWKFYODQ+ktr2HDhoaGo9iJ5Z49e6pXr86+ulqrVq3R&#10;o0ez7Y8fP0GbpaY+iY2Nr1mz5s2bLmz9wYOHW7ZsRfu/e9eNtmeRdm5u3ujRY1asWEmPO3TouGHD&#10;BsnbZdhnATz73sCxY8cbNpQXCERsh3p6w7S0tOjB1avX6MTY19cvX5Ka01XPwYOHfH3v9+7d++nT&#10;F2xjY+Pp/fr1y5eMgP8sgKcH9COfL+zRowftp2nTZnQ2vnz5ipSUh+y5ysrKM2aYsMd0vq2np0cP&#10;6CJr7dq1bOXu3eLvWNMDulSUk5Pj88VT0JuYzFRRUWHf26Yqop1bWlrSYwMDgxYtWrDh+1QYekW6&#10;9KPHiYlJzZo1O39e/PjLO9wDAACUMQTwAFAeIIAHAJBlkjsg5ickJLEAPiYmNv/zoRjF+doIexZw&#10;sjkYi89r6Ve0TXp65ps37168SHv8+ElKysOEhEQul+fl5ePsfO3UqdO7d9usXbtuwYKFkyZN1tPT&#10;6927d7t27Zo3b05lrlGjRjHDrKWDrX///ffatWvTASooKPTq1UuS5hrNnTtv1arV27fvOHbsxOXL&#10;V9zdPcLCIgQCUVxcwsOHqSx2okMozTT4bCj2D2/NsvS12e/pV19rcXaLTbqeefnyVWrqk+TkByJR&#10;jI/PfScn58OHj2zatHnRokVGRuMHDhzYtWtXRUXFhg0bVq9evZiWrVixInUA6gYtW7bs2VNZV1d3&#10;6tSpFhbLduzYefr0mVu3boeEhIlE0UlJKU+ePGMhYjGNmJf3150+AX5BCOABAOBnVxDA76XT/sTE&#10;JMn91/+6rmFpsY+Pb506degUMV+SBGdmZvbo0WPjxk30lte8eYvz5y+wM0MHh8vy8vK0Micnt1q1&#10;aidOnMyX3NGcrlDq1q3z6NHjixft6XTUxmbPzp279u7dt3z5iipVqnC5UatXr6FLFdr4/ftMeu77&#10;9+mvXomnZ2/fvgMbah8aGv5ZAM+Krac3bORIw3zxmPu39K+b2706deSSk1Noz6qqanRJwqaton9p&#10;h3TpQSfVcXHx9vYOc+bMpSsjltZbW+/47B7wHz/msJs9padn0MXOoUNHdHX16AJKSal1bGw8rT90&#10;6DCdeL958/bRo0etyMUxAAAgAElEQVR0yNeuXaeVM2fOqly5Mp2Z29jYJCUlsz3QqXXNmjUjIrhU&#10;DyoqKpqaWkeOHLOy2kLXa506derbty9to6U1kE7IWR3SMdKeExOTqSHS0l4rKSnROX8+AngAACgH&#10;EMADQHmAAB4AQJZ9YwBfomJuYC8dXV0wqv5TXl5+aYYys+X9+8zHj59SgUNCwj08vK5du37+/IWD&#10;Bw9t22a9cuWq+fPnT5o0efjw4QMGDOjevbuiomK9euI7l5dybH3Dhg1bt26jrKw8cODAkSNHTptm&#10;vHjxkrVr1+3YsfPIkaN2dhdv3Ljp6elNLx0TE5ea+uTdu4zivmXw94UOUzq2Xjq8XlonP/vw+iJb&#10;XHq/A9bWpWno9+8zUlIecblRXl7ezs7XTp4U3+CAmmDu3HlGRkba2oN79OjZqlWrWrVqFX83evqt&#10;nJwcdYBevXrp6OhMnDhp0aLFmzZt3rt3/7lz56kdfX39+Hzho0ePMzIyiy8SlVnacFl/jqT/+OUU&#10;9z9XewFIIYAHAICfHRtKfuOGC50iurt75Evmb5eckWbRWdyJEydjY+OvXr3erFmz+PhEWsPO4rS1&#10;tefOnfv06XM6t3RwcGQnfo6Ol+mKgM2hVbfuH+fO/RnMe3v7ysnVSUl5SNcdFStWHDZMX1dXj04y&#10;hw83mDx5SkJCIl010EUEbcnO7aVfRu7YsWPhAJ6NC6fi0Tbv3qXTYw2Nfiy6Zj+GhUX8/vvvPJ5g&#10;/vwFenrD2K2gpLeET05+QK/bqlVLutJZssSUnquurp7/RQDP3qBDQkJZrJ6X94kVRiiMVlBQWLrU&#10;gh4/ffqsevUarq536BqnSZMmdBKeL/6qQc7mzZZ9+6pTUakyT548LdlPWI0aNalIr1696dSpEx0R&#10;HbXk8HXpiom2p23oLJ0unVhdUaUpKSklJaXkS24hTyfkCOABAKCcQAAPAOUBAngAAFn2Xwfw/xE2&#10;sL6ECFeSmNLbyuvXb+lMOiXlQUxMXFQUPyQkzM3N3cHB8fDho1u2bLWwWD5z5kxDw1Gamppdu3Zr&#10;0kR8u/qqVatUrFhcrFswArtCtWrV6tWr16JFi3bt2qmoqAwZMnT8+PFsbP2OHTuPHz/h5OTs4eEZ&#10;Hh6ZlJTy+PETOqF/9eoNndPTO2NpDoEuCVhI/yvcn75w+xY/8QBtQ836+PFT6rp8vjA4OOTWLddT&#10;p05bW+8wMzOfNGny4MFDunX7szVLnOueGrFhw4ZKSkrdu3cfOHDQhAkTlixZYmW15dix41evXvf3&#10;D6BXodd6+TKNGo5N4/n19hIPjSr8dQpMcQ8/CwTwAAAgA9gXJRs1ajRhwkTJuVkeXTbQA1/f+xUr&#10;Vrx48RKd11WoUCE8PJydvL1+/VpBQWHv3n30lteyZcuvBPB1CwfwtWvLpaY+obPEqlWrvXv3nq1/&#10;9uz5mTNns7PzrK23Kygo0mUIGzXu7Oy8e7dNvngK+g7SKejl5eWdna+y4uWLb+EknqVpzJixmppa&#10;khNd8TvyhQsXWAF27drdtm3bnJxs9hEcve7hw0dMTU2VlFqLRDGZmeKvkC5ZYkpXIvlfBPBsbD0V&#10;gC716GqIveKnT+IX1dYePH78BFb4GTNMjIyM+vcfsHz5inxxWP7a0dHp6dNntC3tZ+HCRfR0enPn&#10;cnl0ai0SiSfJV1Pru3TpUmnh3d3dXV1v04NBg7SNjaez3Z4/Lw7gk5NZAP8aATwAAJQfCOABoDxA&#10;AA8AIMt+0gCeKWb2+48fxYdQysHWny20TzrzjomJCw4OcXO7d/my04kTJ3ft2r1+/YZFixZPmTJl&#10;xIgRWloDlZVV2rZt26hRY8k06SWn9ZLAvmKdOnVatVLo3r27lpaWoaGhsfF0MzPzTZs2s5vW02u5&#10;ut729b0fFhZBBXj06PHr1+/oKEoss3RwtnR8dlbBrS4LTznwE+X3X2tc6X0NStmab9++i49PCAoK&#10;vnXL9ezZ8zY2e9asWTN37txx48TD6JWVlRUVFevUkaOmKb7tKlWqJC8v37lzF2r6sWPHLViwcMOG&#10;jQcOHLSzu3jzpouPz30ul5eUlPLq1Rv2YevXmolKzppJ+h8Q96SHcgIBPAAAyAD2lnTz5i06f6PT&#10;bB5PIBCI6JS+RYvmvXv3ef8+g96hNDW1NDT6xccnPn/+cvHiJdWqVUtJefjwYWqLFi3s7R3YaZuD&#10;gyNdHNFFAe2zdu3adBrJ1nt5+cjJ1YmOjklPz+zQoQNdFzx6lEqPJ06cJCcn9+7de9rPH3/8YWpq&#10;9vZtOj1WVFRauHBRvmQE/KhRo2jL8PBI2vPy5Svc3T2uX79BZ5L0L73h+vsHVK5ceceOXfTOS9cC&#10;DRs2ZN8h4POFdevW3bzZinYYF5fQrFmzLVu20VVJz57K6ekZdFZ5+/bdqlWrDhgwgDbets26devW&#10;0gCe/qXjpcNs0qRJjx49Ll1y8PcPFAqjly61oJNbDw8v9r3SO3fuUOHr1asXGBiULx7+nkc7GTFi&#10;JKtMc/OlLVu2osexsXF0zsxm4z948FCNGjUcHZ3o9NXX14+ucdasEd8nnupWGsCfO3eezrSlI+AV&#10;FBQOHTqcjwAeAADKAQTwAFAeIIAHAJBlP3UAX7wiE9yCKPpDMVG0ZPh1CbEuu+3is2cvkpIeCIXR&#10;4eERfn7+bm7u7Kb1NjZ71q1bv3DhosmTpwwbNkxdXb1Dhw6NGjWuWrVK8fOlFywVqlatym5t3rFj&#10;p969e2tpaQ0fbjBlytRFi5bQnnfvtjlx4pSTk7O7u2doaHh8fGJa2uv37zMK8umcnJwSZsSXBvZZ&#10;f06l/nkAXJ4z4CKnuP9a4Yv5+gI19OvXbx89So2Ojg0LC/f29nFxuX3u3IVdu3YtX75ixgwTff3h&#10;ffr0UVRUrFWr1m+//Vb8Vytom2bNmlF7qan1HTpUZ+LEidRYmzdbHj58xNHRycvLm88XUodhE41S&#10;wQqmIy26dVjTYCQ9lCUE8AAAIBvYu9KVK1eVlJQaNWrEblo0btz4x4+fSAbEf3r4MJVOrdu1a9e+&#10;ffsuXbrSOTxtT2fUtOLy5SvsfIzOtJs3b85GwNNpvJ3dJbbe1/d+48ZN6LwuXzJLfN++fWknnTp1&#10;7tate1BQCDu7u3vXTVlZhda0adNm0qRJbFL3PXv2VqhQccSIEXTm2aJFi8qVK9esWaO6eKlGi52d&#10;PW1z5szZzp07U5FoA2Nj45cv0+ickPZ5545bly5daIetW7c2Np6em5sXGcmlYtABdu3abeTIkbNm&#10;zaLHtAe6DKHCFL4HPKsN2l5FRYXOWhuIl4Z16/7B5sBnp9N0VtypU6c+fXrnS2bOp389Pb2p6qiK&#10;evbsSa979+49WkmnBEOGDKGSHzlylH7csmVry5atevZUptIuWbKEvZCent6sWbNZXV28eKlDh47J&#10;yeKR93S1QhdEx48fz0cADwAA5QACeAAoDxDAAwDIMhkO4L9F8beuZ/cyLzGkzy8Y8cxu2Zienvn2&#10;rXhMDI8n8PX1u3HD5dy587a2BywtrczNLWbMEE+Dr62traqq2qVLF0VFxYYNG9aoUaM0gX2lSpWq&#10;Vq1Kzde2bdvevXsPHjx03Lhxs2fPWb58xdat2w4dOnzxov2tW64eHp7+/oGRkdzo6Jjk5AfPnr14&#10;+zadyva1wksTeum8Al9TzgfWf+2e9NnZecV/TYHajh0+XYM9fPgoPDzyzh03O7uL+/btW7t27Zw5&#10;c8eMGTtokLaKSi+qeXl5+WrVqhXTTL/99hs1EzVrp06dNTU1x44dN3/+/A0bNlAfcHBwvHPn7v37&#10;fvQSsbHxqalP3rwpeuYDdksC6XcmSmyOctUQUM4hgAcAAFmSL7lpkUgU4+cXQGfg7DyKvTex+YoS&#10;EhLDwiLYluyWT3TKJ82G2Rkge0zn8NL19JbH7kn08WMOm0BeKIwODg5lb6NZBe+n2dk5oaHh9Ct2&#10;OcBWJiWlxMbG0Wu9e/f+9eu3hbH9Sy7EPtLeUlIeSs5F8yQFFp+u0wMqLR1OfsEc9Y8fP7l9+66X&#10;l/fr12/o0GgntE3hYkvR+k+Sm78LBCJPT29vb9+3b9+xfdJv2Ud7Kioqe/bsyZek46y0dEZ669Zt&#10;OjuVbJPPpqHKycmNiuI/ffqcXQrRa1H1stKyC4f37zPoqqdwHUrPBwpXLwAAwI+FAB4AygME8AAA&#10;sgwB/L/wWTxfKKH/K/4sPJ6eTTmem/upNPPh01NevXr76NGj6OiY0FA2LNvVwcHx1KnTe/bs27hx&#10;o6mp6bRpxiNHjtTU1OzevUerVq3q1KlT4gzqf46sr1ChevXqjRo1at26Tc+ePfv319TX158wYeKc&#10;OXOWLVtuaWlla2t79uy5q1eveXp6h4dHxMcnvniRlp2dU0KhCxbJJ4z5bBp8Vj/FzDdQrhqx8Bcs&#10;WAkLt13xDZeenpma+kQkigkKCr57183R0enEiVM7duyUDKOfMXy4gZqaWps2beTk5EpsoGrVqjVt&#10;2qxz5879+vU3MBhBDW1qamZlteXw4SPUBzw8PCMjuQ8ePGJhZynaQjzdPfsoFsE8lAgBPAAAyAx2&#10;jif9OuMnySdL0msc9oD9in21MUty4se+OMu2Kfzjl+ul+5F+mZVeS7p/OuOSvjQrjORfcYz96RM9&#10;N1d8H3bx478UnLNlsRstSQqcU3gU+2c7JHkFXwdmz6WfsiSTP0mLV1jhouZLvovASkuniF5ePsbG&#10;xi1btqLTfunbN/2WtmEb5+ZKDy07Ozsvv+CrDB8+ZLNtPv35wR2bfeqTtACfFaZwNQIAAPxYCOAB&#10;oDxAAA8AIMsQwJe9YufGFw8KYVNNFrNIPuD7SFcIaWmvnz599vBhamJiMhvf4+Jy6/z5C7a2BzZv&#10;tjQzMzc2nj5ixMgBAwZ069atdes2zZo1q1evXo0aNYqfUJ1F9VWrVpWTk2vYUL5Fixbt2rXr16+f&#10;icnMpUstLC2t2L3PXVxcAwICeTx+dHQsFSA19YnkcuU9+wSw+GxYMkSmiGC4HA6gL7LhPrsn/deO&#10;Nzf3E23z+vXbZ89ePHz4iP6jRURwb9++c+7chd27bVauXDVjhsnw4cNVVVXbt2/fvHnzP/744/ff&#10;qxTTKNWqVatX749mzZp36tSpYBj9go0bNx08eMjR8bK3t09UFD8mJu7Bg4esLb42wwFrAjo9QzAP&#10;UgjgAQBAJn3t/eh7vU997fTpy/WlfMVidvjlZv/oKD57Cnvr19XVa9mypZvbvS8vA4vc/787KAAA&#10;gHIFATwAlAcI4AEAZBkC+PLma8PrC4+tzyoYnM1GZpc4qp4tWVnZL16kJSYmRUZG+fr63brleumS&#10;w7Fjx3fvttm4cZOZmfmMGSZjxowdMmSoqqpqhw4dmjZtWrNmrQoVSh5bX6FCBckd0Jt37Nipb9++&#10;Ojo6RkZGs2bNtrCw2LzZct++/adOnXFyunL3rpu/fyCPJ0hOfvDy5atiZr//cqEjZeO5pWPry8+t&#10;6782kr5gGFAum/yg+CU3N49aJzY2Pigo5PbtOxcvXjp48JCV1RYLi2XTp083MBjRr59Ghw4d5eUb&#10;/e9//yu+OWiDxo0bUVv079/f0NDQxGTmihUrt2/fcfToUQeHy25u94KDQ+PiEqgJ2PyrxSzSYfTs&#10;MAv3w4KpApDZyw4E8AAAAL8aOrV++fI1u+873rgBAODXgQAeAMoDBPAAALIMAfyvIyfnU2mieslt&#10;KdNfvEh79OgxdQyBQBgRwfX1vX/9+o2bN13Onj2/d+++9es3LFy4aPLkyXp6w/r0UVVSUqpbt061&#10;atVKHFhPS+XKlWvXrt2oUSMFBYWOHTuqq6sbGIwwNp5uZma+ebPl/v0HLlywc3Fx9fcPiI6OffQo&#10;9cmTZy9evKLTj/T0DOqZJWbG7Nb1RabF5Xl4ffHTHlDLpadnUqM8ePCIqiUyMsrb29fR8fKBAweo&#10;LebOnWtoaKiurtG6det69epXr17CDAfUBHXq1G3WrHn79h2o+YYPN5gxw2TVqtU2Nnuo8u/evcfl&#10;8h4+TKXrz7S01+/fZ0imNCi6cFRmdlt6zHIvAxDAAwAA/ILoXA7v2gAA8KtBAA8A5QECeAAAWYYA&#10;/pdS5I3PC89+z+5qWcoh9Z8lxHSh8uDBIx5PcP++n4vLrQsXLh48eHjr1m0WFstMTGaOHTt26FAd&#10;NbW+nTt3btGiZd26dSpVqlRiWk9LlSpVGjVq1L59e1VVVR0d3fHjJ8ydO2/lylXW1juOHj1mZ3fx&#10;+vUbHh6eQUHBfL4gOTmFLpnoWEpzCNJR9WxgPasiac0Uc/f6/+gDyq+NpM+SxPMljqFnS3Z2zuPH&#10;T6kVvLx8nJyuHDlydMuWrebmS6dNMx4+fLiGhkbHjp0aN25cpUrVEmu+Zs2aCgoKvXv31tMbRk+n&#10;dty+fceJEycvX3Zyc7sXGBgSHR3z8OGjFy9e0ot+vWP8+ZUINoz+ixpGYF+OIIAHAAD4BeEcDAAA&#10;fkEI4AGgPEAADwAgyxDAg1Qx8XxBGl1EYir9wK7EW9fnS2a2fPXqTWrqk7i4RB6PHxwc4uXl7ep6&#10;+9Ilh8OHj2zdum358uUzZ84eM2bsoEHaPXsqKygo1K5du2LFkqfB/+2332rVqtWoUSMlJaWuXbup&#10;qfUdPHjwmDFjZs+es2zZctrzoUOHLly4eOuWq59fAJ8vojLQJVZ6eiabK740CTcL7Nkc+GU5vL7I&#10;YL7I9JpIbkj/1dHqtP2zZy8SE5OjogQBAUH37rlfueJMNb95s+WiRYvGjx8/cOCgLl26yMvL//77&#10;7xUqVCimwv/3v//RH41WrVq1a9e+T58+Q4cOMTIymj9/wYYNG21tD9jbO7i7e3C5vMePn75/n0Gl&#10;ZZX8tR7C5rrPEv9FQjD/wyCABwAAAAAAgF8BAngAKA8QwAMAyDIE8PAdFXn3ehYYs05VmpCeNmBz&#10;yNOz3r/PYClgTEyc5Obod+3tHY4cOWptvX3FilVz584bO3actvZgVVW1rl27KSkpNWrUqFatWiXO&#10;hF+xYsUqVarIyckpKCj07NlTS2vgqFGjZ8wwMTdn0+Dbnjt3/sYNFw8PT3//gIiISKEwOikp5cmT&#10;Z69fv2UhZbEpcq70/vTF+4/y+6+1Av2KildMzbPEND098+1b8cWnQCDy9va5fPnK4cNHLS2tlixZ&#10;MnHiJB0dXartTp06NWvWvHZt8TQGxeT0lSpVrl69OjVK585dtLS0qLEkCf0mW9uD7G70fn7+kZHc&#10;2Nj4R4+eUN1mZ+d+Waq8PPFtEYqvUgT23+v/LwJ4AAAAAAAAkHkI4AGgPEAADwAgyxDAQ5kpaYT9&#10;R5aeso2zs3NzcvJyc8X3pCxxbDr14YwM8djupKRkHo8fGBh0757HtWvXL1ywO3z4CEvr58yZN378&#10;BB0dHVVV1fbt2zdq1Lhq1ZKnYWdj6+Xk5Jo3b96xY8c+ffpoa2uPGjVq6tRpixYtXrdu/c6du48d&#10;O2Fv73j79t2AgCCBQPTo0eP37zNKKPEXGbNkMvxcVktfGV7/rdHy10bSszWfVXsx35OgcqalvU5M&#10;TI6MjLp/38/9/+ydB1xN///H/3zNrKKv7atEi1QatKfV0BZlVGTPrOzMSmZCVjaRikpIyogGRSqh&#10;tPfedW839/++56P765sW3y/db96fx7P7OH3u55zzmed8zn2d9/vzOMjT09vN7cLhw0e2bNm6aNEi&#10;AwNDJSUlYWERXt4/O3VqxXtBjx7dhw4dCnWroKCoo6M7d+7c1avX7N6958SJk+7uNwMCHkVGvklJ&#10;Sa2oqGpLTZI1BWis+WTTlvQoCbfcQ5gowCMIgiAIgiAIgiAdHRTgEQThBFCARxAE6cigAI/8J2gk&#10;3n9rXk9Wr29BmoV+TqMxKiqqSkrK4LEqMzMnNTUtMTHp7dt3wcFPvLzuuLldOHToyPbtO1asWGlu&#10;PkdLS3vixEnCwsJ8fHyDBg3q27dv165dWzWs5+Li4uHhGTJkCD8/v7S09OTJU4yNTRYtWrxx46b9&#10;++1PnTrt7n7zwYOHYWERMTGxHz58Sk5OzczMLigopB7z6C27ByCLqRPfAA3U5Z8lMDcn2NNa9GQA&#10;D7GQnlRyRkYW5e4+NjDw8fXr7seOOW/btn3x4iWGhoaKiopjx46FuoUrT8tvQvTo0WPAgAHDhg0X&#10;ERFRUlI2MjJesmQpNNPx4y7u7reCgoLfvo2GmkxJSYMH5tLScshe8/L819ojiymgxfy3LY4CPIIg&#10;CIL8GOw5Kpt2zxKCIAiCIM2BAjyCIJwACvAIgiAdGRTgkY5Bk+b19RbeX23r6XQG0enr6pitesIn&#10;AZKVl1dmZmZ/+PDp1avIoKDgO3d8rly5evLkKQcHx82btyxfvnzOnLkzZuipqKhKSk4QEBDg5f2z&#10;a9dubbSt79+/Px8fv7i4uLKyso6Ojrn5nGXLltvabra3d3BxOXnp0mUvrzsBAY9CQ8NjY+NSUtIK&#10;C4ub9NPeXObrbevrSC2RmvnWvP679PvmqpocjUaZ0bfFbwE87hYVlSQmJkHFPnoUeOuWx+nTZxwc&#10;DmzaZLtwobWhoRFUqZjY+GHDhrXqq6BLly5w+RIREVFUVNTT07O0tNqwYSPUYcM3Hj5+TMjNzafT&#10;m5Xn2ZVGagxKQcr4+wj2KMAjCIIgyA/T5FQHb4UIgiAIwpmgAI8gCCeAAjyCIEhHBgV4BGkBOp3R&#10;qpBM/cAKo6amuLgUntlSU9M+fkx49y42IuL1o0eBN2/ecnU9vX+//YYNGxcsWGhgYKiqqiouLjF8&#10;+HBubu6ePXu2umI9hE6dOnFxcQ0YwDtixAhBQUEJCUk1NXUjI6MFCxasX79h3779J0+eun7d/f79&#10;h2Fh4XD2jIwsyElBQSFkqaKiCqZSrboHYDCYRHL+dlX1n+S/HU7XwmsQMMuEDBQWFqenZ376lPju&#10;XUxIyEsvrzunT5/ZtWvPihUrZs6cqaKiKiIiCheuPn36dOnSpWWFHmob6lxYWFhGRlZLS9vS0nLj&#10;xk0HDx66dOnK/fsPoqLepKamZ2fnFhQUlZaWQ5Hhaby5umL7IWiyltq90/4wKMAjCIIgyPdCZllF&#10;RSWHDx+xs9u1deu27dt3bN685dgx56ysbLg54t0QQRAEQTgQFOARBOEEUIBHEATpyKAAjyCt0sLS&#10;9WSw1MKzWxt0+oYB0peXV2ZkZMbGvn/xItTf/4G7+01qxXrHzZu3Llu2zMzMXFd3hpqaqrS0tJCQ&#10;0NChQ/v06dO5cytLqrNt6wcMGCAgICAlNUFdXd3Q0MjKymrtWptdu3YfO+Z88eKlW7du37t3/8mT&#10;pxERr+Li3icnp+bm5ldUVLWoiLNMw+l0RqM6aVQh3yxd35Jy35zTAohse5VC4qys7HfvYoODn9y+&#10;7enqembfvv02Nuvmz7fQ09NTVlYZP378iBEjoPZafcuBm5tbUFBQXl5+xgy9BQsWbty4ycnp0IUL&#10;Fz09vQICAsPCwt+/j09PzygtLWtSnifafMtF+7Zy2r17N2wOJgrwCIIgCPI9kLtnWloGzCUEBYUU&#10;FBRlZGQVFZV4eXlHjx6TmJgE04NvX9eDGHKXZDsQIoci8WSDxDcZ2XBHMtNoIbLh6Rr6xmfnhyTG&#10;uzaCIAjyW4ECPIIgnAAK8AiCIB0ZFOAR5B/SwuL0za3UTnZsi8ZcW8soLYVHwfzk5JT37z9ERr4J&#10;CXnx6NFjb++7Fy5cPHLk6I4dO1auXDVnzlxtbR0FBUVRUdEhQ4b27NmzjVJ9t27deHj6jxjxl7Cw&#10;sJSUtIqKipaW1uzZs5cuXWpru9nB4cCpU643brj7+z98+TIMMpCVlQNPpBUVVeSHWgajlQLUr1tf&#10;S3y5t9FqvAUv901K+y1UI6QsKChKSUmLi3sfHh7x+HHw3bs+586d37/ffu1aG6i3qVOnTpgwYfjw&#10;4VxcXC1XWteuXQcMGMDPzy8hIamsrDJjxgwLC8sNGzYeOODk5uZ2964vVFFCQmJRUQl5M4Nyn9Ds&#10;Gw31NUOvqqpmO/D/Sc4G2t6TmSjAIwiCIMj3QO6e2dm5MFXw8fGFbbitw+enT4m9e/detWoNmY0w&#10;Ke8+8NhFgwkCtSAOTKLIukIw2SO3fpgYkH/J/IpyTVTLjiSJyauQ5KRfWD+X1cInHLf5yFr26Wg0&#10;Btmonz6R/NSS6QqVjfavTwRBEAT5NaAAjyAIJ4ACPIIgSEcGBXgEaUeaVJrZYjNZt74FEbehmgsp&#10;YZfy8srS0vKCgqKkpJSoqDePHz/x8vKmpPojO3bsXLVq9bx582fM0FNTU584ceK4ceP4+Phg4HNx&#10;cXXq1Ipg36lTp+7du/fq1XvAgAGjR4+WlpZRV9cwN5+zfft2J6eDZ8+eu33bMyDg0dOnIRERr2Ni&#10;YhMSPqenZ+bnF1ZUVLWoQ39p6Pq+ZVpYur5RNVZWQjK4kLG8wrZg1g/1Bq1QWVkFz9uQVbgAhoS8&#10;8Pa+e/bseXt7h3Xr1kN1aWvrKCoqjR8vDnXVv3//FnzdQxX16NGDm5t71KhRUL06OjpEoXd0dHJz&#10;u+jnd6+hywF4tocSfZs34mmARhmxNV8PP0WwRwEeQRAEQb6XegE+B2YCMIWAbZiMweQHNhQU5LW0&#10;tGHj+PETp06dtrS0gukBTAPgXg8xqqqq8vLyK1eughkIufXDji4uJzU1NZWVVRwcHOEgtbV1ZWUV&#10;dna75OTkAZjLkaWF4JhPnz4zMTGRl1eA+ditWx6U4s589qxxJPGQ7+Z2QVlZGY4AMxOYnpHZ0atX&#10;r42NTRQUFCEn165dwxs3giAI8luBAjyCIJwACvAIgiAdGRTgEYRjaaQrf+vMnC3B0qgl1Wtr6wAG&#10;40tbnLfDLkVFJWlpGfHxH1+9inzy5Jmfn//Nmx5ubheOHj1mZ7drzZq1lpaWBgYGampqkpKS/Pz8&#10;PDw8nTp1atWqHtL06dNn2LChwsLClE6vrqenP2fO3KVLl23evMXe3uHEiVPXrl339fV79iwkOvpd&#10;SkpqUVFpW/48CO8AACAASURBVN4zaKRSE3/vpH6aNK9vSKOXGxrVW8uVBnkrKSlLTU2LiYkLCXl5&#10;7979GzdY6wXs27efmNFPmzZdWlp65Eg+Li6uViuHh4d71Ch+KSkpTU1NExMTa+tFtrabnZwOnj/v&#10;dueOz/PnIe/fx+fk5LfqXYD51en9395g+Ccu7lGARxAEQZDvpaEF/L1795gsI3VWTG5uXt++/ZYt&#10;WwbbFhYW8K2BgeHixUsSE5McHBx79ep17NgxmA4JCQlraWmR2+j8+Rb9+/c/e/bc0aPOsAETJ4iE&#10;z8GDB7u6njl//oKAwGg4AkQmJHyGucS6dev9/O6Zm8+B6UdoaHhWVs7IkSMbRPaC2R0kPnfufO/e&#10;fXbt2u3hcVtJSVlRURnynJGRNXr0aEh8964vZBKy9/BhACRmO65HEARBkI4NCvAIgnACKMAjCIJ0&#10;ZFCAR5COSgu+8cmvq7W1dS1YhzNZTkq/QEpiUp+dnZuWlpGUlPL+ffyLFy/9/O5du3b94MFDS5ey&#10;lqvX1taWk5MfN26cgMDoYcOG9e/fvy1u8CEBFxcXDw/PkCFD+Pn5xcXFVVRU9fUNLC3JivV7nJ2P&#10;X7lyzdfX7+XL0HfvYuLjP0IGMjKy8vMLIFdQupbzz3bzTgzim7Oeb7nG2GvSN3cuOp1RXl5ZVFQM&#10;VZSamp6QkBgWFu7j43vu3HkHB0cbm3WUQj9NSkpqzBhBqJx+/fq1YEb/xx9/9OnTB67GfHz8EyZI&#10;wY6wOxzE3t4RDgiHDQ0Nj419n5iYBPUA7QLZg2ZqrvjEL0LD1zVaEOZRgEcQBEGQ74XcPeGm3KlT&#10;J03NyYsXL7GwsDQyMh48eLCkpCTMW6gfxxaMHMlXXFwC25mZWXCvd3e/SW7WHz587Nq1i7///ZiY&#10;OJgh3L//gMR7eXnv2bM3KuotPKLBrZ9EhoeHDx8+AnYJC4uAuVZ4+CsSf+vWbXiIg2QNI2/f9oS5&#10;E2zApMLZ2YVEVlVVjRgxwtPTKzY2DmYdERGvqfkew939VnT0O9jGezeCIAjym4ACPIIgnAAK8AiC&#10;IB0ZFOAR5PekZfP6RgbidXXMtljVw8WkvLwqMzP7w4dPERGvHz8O8vb2uXz5yokTJ+3tHTZv3rJ8&#10;+Yp58+bp6xuoq6tLS0sLCgoOHjykZ89WrMYbCvb9+/Pw8fGJi4uTVdjnzJm7fPnKrVu3OToeOHnS&#10;9cqVq97edwMDH4eHR8TFvU9NTS8qKiZrprYlQP6JZg8Qs/J6h/bE93tVRcXfIKo224a+5bcByKUV&#10;KicmJu7Zs+d37/pcuHDp8OEj27fvgGqZPdts2rRpMjIyAgKjeXh4Wn13oU+fPvz8fFJSUlOnTjMz&#10;M1+5ctXu3budnY9Dbfv4+D59+jw6OjYtLb2srKLVUkORIfNQCiKiOztf4OUdt2PHIfJKQU5OXnFx&#10;aas/x6MAjyAIgvyeNBTgtbV1bGzWLV26zNZ284kTpwoKCsmtFu7UMPkhUyk/P/8hQ4YkJiYxGEzy&#10;kp+CgsLOnXZeXt49e/Ykr0hSn6zDXr16DW76xsYmsLuBgaGurm6PHj3OnTsPX02ePKVLly6SkpLW&#10;1ovevIlmUsbr06dPbxD5FiLj4z/CLsrKynCQGTP04JOLi2vdunVwmzY3nwPzjQkTJsydO+/tW9YR&#10;amrwGRBBEAT5XUABHkEQTgAFeARBkI4MCvAIgvxbtHHFeuoXXnppaTk836anZyYkfI6NfR8Z+ebp&#10;0+fe3nfd3C4cOnR427bty5Ytp2Tp6RMnThozZgxcoPr169u9e49Wl6tn29YPGMD7119/CQkJSUpK&#10;qqmpGRoaWVktWLduw759+0+ePHX9uvuDBwHh4RGQgYyMLHjeLigoglyR1VVbLgjxgU9E6ya93ze5&#10;NHtzpuok1NYy4OyQjeTk1PfvP0CFBAQEXr167fDhI7a2my0trXR0dGRkZEaOHMnDw3Iw0PJyAJAA&#10;rur8/Pzjx49XVlYxNjZZvnyFnd0uKPjt255Pnz778OFTZmZ2bm5+UVEJFJlG/QDBZDmqvTVokKSD&#10;wykGo660tKKkpAy+ZZe0ORf3KMAjCIIgvycN14AnLuhra2vJnZ3cCikB3szY2Jj8gObldWfo0CGf&#10;PyfBv9QtlQ636c2bN8MUqE+fPtXVNdQrgDTyCh1Mirp06XLw4GEHB0d7ewfYOHfO7d27WGoqVXPz&#10;5i24uQsLi/To0d3T04t6iKtmR3bv3g3yk5ycBlOClStXHT58dP9+e0dHJ1fXM8+ehcBdHs7i4eG5&#10;atXq8ePFYeLk7u6Oj4EIgiDI7wMK8AiCcAIowCMIgnRkUIBHEORfpDnDemJHTlTbNtqLNxK86XRG&#10;fn5hYmJSVNSboKBgb+87Fy9ecnY+vnv3nnXr1ltbW5uammppaSkpKUlISAgICAwaNKhnz55ttK3v&#10;2rUrLy/v6NGjpaVlNDQmGxsbL1y4AA67Z8/e48ddLl++4unpdf/+w2fPQl6/joyP/5Caml5QUERU&#10;5+YCsSxvVC3sqqioqCovr4THe3jUh21y1W1ZoWdXRWlpOdRDRMQrf/8Hly9fPXLk2LZt25cuXWpq&#10;OmvKlKmyshMFBYUGDvwTCtVyqbt16zZs2DBxcQkNDQ3Yd/nyFfv27TM1nd+378g5cxY/fBjw9Onz&#10;qKi3KSlpzZWUeLmn1U/gX716O2aMgr6eVV5eIURCuf7hsvQI0gL1lxqkfWjyNSMEu/pvCNwB4W6Y&#10;mckS4D09veFuWFJSzvaUQ+6P5uZzjI1NiAV8QsLnLl26wB2c3EkzMjJ79ep9+7ZnTEwcD0//589f&#10;kHiImTnT9OnTZwMGDICZD4lMTPy8Zs2alJTUkJAXtrabYepAplMSEpJmZubv3sVu2LCxpuZrpKTk&#10;BDgpbHBzc589e56aQnyBb1evXkOWs7G2XlRZWUmOrKOjo6k5GfZr9w6PIAiCIL8GFOARBOEEqlGA&#10;RxAE6cCgAI8gyK+kkULfUJ5v2Y6cTme0KttTxmS0wsKi9PTMT58SoqPfhYaGBwUF37vn7+5+89Qp&#10;V3t7+02bbBctWmxiMnPy5CnS0tKjR48eMGBAC4uy/z10YluWi4mJTZo0SVNTU1/fwMLCcs0aGzu7&#10;XUePHrt48dKdO3eDg5++eROdnJxaXFwKJYIitDH/DAaTbW5eUVEFz//l5ZWNlGwa68eCpo8Apygp&#10;Kc/MzIKLeWRk1JMnz/387teb0W9ZuHChnp6enJwclLpv374t29DDt7179xo6dKiIiKicnML06Vpm&#10;ZuarVq3evXsP1KSHh2dw8JOYmLicnDySKzj727dxgoJKRkaLIM/kh/6GeSPu/aEqmmvodu+cyH8F&#10;0m3o9FoGow56GdIusFevYF+XkJ/T1Wtqa1m3D6jwdm90pEmI/5i8vHy4dfr6+sE2XJ0afTt7tpmh&#10;oSGT8hIPTbl06TKYS1CrxvjJyMiOGyeWn89yVm9ubj5q1CgvL+9Hjx4LCgouXryE2nc2PKWdO+cW&#10;GBg0YYIUzEBgbvDhw8cuXf5YsmRZRMTrq1evDx482NX1NHGDv2TJUhI5ZMgQmJbAEZycDnbu3Hnf&#10;vv0vXrycP9+Ci6tndHQMTFH69+9vbb0oPDzi1i2P4cOHHzjghI+BCIIgyO8DCvAIgnACKMAjCIJ0&#10;ZFCARxDkP0QL+j25cNXWtsm2ntimw47l5ZUlJWUFBUVwGYyMZNnWe3p6u7ldOHLk6I4ddqtXr54/&#10;32LGDD01NXVZ2Ynjxo3j5+eHS2WvXr1aVq//j3KD361bt969ew8ePERUdKy8vLyWlraZmfny5Su2&#10;bt3m5HTw7Nnzt297BgQ8evbseUTE65iYuISExPT0zPz8woqKKgajGY29PvNQ3gZm9BWlpeXl5RVk&#10;7djmLOnr6pik1JAepvRpaRlRUW8hA9eu3XB2dt6+ffuKFSukJkzs2q338OEjhYSEBg8e3HJJu3bt&#10;ysXVC24fY8eOVVdXnzx5Cjf3EMEx4jt37jp3zs3Hxzc4+El4eERsbFxyckpubj5k+NvmgQgizLPf&#10;w/gWdkOjYP87Q97egE/Si6qqaUVFpTnZ+VkZucivJyenoKiwpIZ6+QYahFyQcWD+K5B3sGCDqtsv&#10;lRXVhYUl2Vl57d7oSJNkpufk5RR+jE8cN3a8z517ZSWV6alZDb8tyCteZ7PRZt2Gqioanc5gUj7q&#10;jxw5pqysLCMju3LlqpycXOodNUZ1dc2+ffZKSkow5YCbMvxLDa4aR8cDkFhaWmbBgoU5OXnkRurt&#10;fUdCQhIi1dU1XFxOkFu/l9ffIr9Qv6dB/I0b7pMnT544cRJMaaKj35H778OHAePHj6cSq8O0h84K&#10;DBzFCIIgyG8CCvAIgnACKMAjCIJ0ZFCARxCkw9CC93u2fNvQpL62to74wyeWhS0H2KWoqCQtLf39&#10;+w+vXkUGBz/19b1348bNc+fOHzlybOfOXWvWrLW0tDI0NFRXV58wQUpAYDQvL28bbespc/PeQ4cO&#10;FRYWlpGR1dBgGdbPnTt/xYqV27Ztp1ZsPX3jhvu9e/4hIS/evYtJTk4rLi5ti8t6oo1Rtqos5R4g&#10;pYbiAw0LTqz0zp+7NXCgxI4dh1JSUiMiXj9+HOTnd+/2bc/z5y8cPHjI1naztbU15E1JSUlERBRu&#10;HJ07d261aNzc/UaNGiUlJa2pOdnEZOaSJUu3bNl66NBhN7dLPj6+L168hCrNzc2vrWW0WhZiRk+r&#10;12JJy1ZX1zTyl4B0PIgbCegDlZVVT4JeOjqctLbeZGa2XFfbYtoUc+QXM3WymY72fLPZy5cs3nTA&#10;8WRw0IvqqhomZfjb9gd/pLmuTi6GhUUl/n6P9+w6utBqvanpUm2tedMmt3/TI80xfeqcOWarZ+hY&#10;wuho9BXEGBstmT/fZt781Rs37L1y0SMxMY0aLzBYWD+3QYtTN6+vVznYIKp5w0sfg1FXVVVNJa4j&#10;NzvYLi+vLCgopm70X2g0xreRRFCvqamljsCAmyZ1J4Uj1JKXmWpqagoKisg7fzB+8Zc3BEEQ5PcB&#10;BXgEQTgBFOARBEE6MijAIwiCEFpevZ7GMq+va873OwkMxheY9MJDe2FhSW5uXkZGVnJy6sePCa9f&#10;RwYEPPLwuH3mzFlHxwO2tluWLFliajpr6tRpMjKywsLCfHx8gwYN6tu3b6sLt3fq1KlHjx79+vWD&#10;9CNHjhw/fryKiirlBt9q7Vqb3bv3HD/ucuXKNT+/ey9ehEZHx8THf0xKSklPz8zLKygpKYPsNeci&#10;gMSfcLn0559idnZHIHF+flFxcSmNssJsIIFDGWmlpeVwQKqAKbGx7wMDH3t6etnabh0w4K/Ro8fN&#10;mTNXR0dXSkpKSEhwxIgR/fv379atW3Ml6ty5c+/eveEGBMWRlJwAdQK729iss7d3OHfuvI+PX2Rk&#10;FJwiMTEpMzOrsLAYmqO5IlAm/oxGr1ygxXwHgEiSNTW0B/eDDfSsRERUuLlFunXj688zdtQoOWFh&#10;ZeTXAzXPwy3arRs/dz8RERFVA4OFD+4/obOuk2hB++OQaXlVZfWVy56a6qZjxij14hrTo8eoP3nF&#10;Ro9WEBFp/3ZHWgDaSEhIqbmvBg+S6N1rTPdu/MOHSclIa23Z7JCSkk69VFTdcMhQniRoZDbSMJL8&#10;S/zcsHsLjZqZkDtdC5HkKkr2beipgmxAYlxIAkEQBPkNQQEeQRBOAAV4BEGQjgwK8AiCIG2hkfd7&#10;tkLPtsNuaFhfV8dsi1U9WzYuLS1LS8uIi4sPDQ0PCHjk6el14cJFZ+fje/fu27Bh45IlS2fPNtPR&#10;0VFWVpGQkBg1SoCXl7cFSbuRvN2vX7+//hopJjZeSUlJR0fXzMx82bJlmzdvcXBwPHny1JUrV729&#10;7wQGPg4NDUtMTNy379iAAWPt7I7Q6axf5CsqqojtXWtFYL2Y8O5dvKCgcsM14Kura7KycuLi3oeE&#10;vPT19bt8+eqxY867du1evXrN3LnzIDPy8grCwsJw92n1zYPevXvz8/NLS8tMmzbd3HwOHGH37j0u&#10;LieuXr3m5+cPx4+NfZ+RkVVRUd1yVqFRiBsAytSPTlw9o2DPyVRTTs5LSsrWrds9dOiEP/8cP4pv&#10;kpWljZPTqauXbz99Evr69bvXr6KRX0nk63dPgl9euuhhb+9iaWnDzy/3559iI0bIrLfZXVpaTrxe&#10;t3vP+c9BfnlJTk6fPWv50CGSvLzjxo1TX7ly28GDrjdueIc8j4jErv6fJSL8je/dgBPHL2zbdkBD&#10;YyaMl4GDxGVltP38gpj1lu7sntDkPegfRrK/antiBEEQBOnYoACPIAgngAI8giBIRwYFeARBkPaF&#10;uIJvg8j9pYK1EnBxVlZOUlJKfPzHN2+iw8IiAgODPDw8z5w55+h4YPPmLYsXs2zrp0yZKiMjKyAw&#10;esCAAb17925V3ia29b169erdu88ff3Tl5R0oJTVh8uQpM2eaLl26bOfOnUePHrt06bKPj9/z5yFx&#10;cfHp6ZnZ2bn5+YUlJWUVFVVkAh8TEy8kpGJivLSi4qsA33KJoOzFxaVQnM+fk2Jj3796FRkY+Pj6&#10;dXdn5+Pbtm1ftGixgYGBgoLi6NGsUnBxcbXg7p748B8yZMiYMWOkpKSmTZs+b948G5t1Dg6O589f&#10;8PHxDQ0NT0xMgnORPFdWVtfWNlvpDMYXGmUmWO/inobCfHtBZilpqRmG+gu4eUTGjFa0WbsrLvYj&#10;nU5vfcxg+CWhtrY2NvbD2tU7BATkufuJmBgtTk/PYX7PLwAIrf5Fk9evolVUDPv2ExYTVbPffzwl&#10;Jb3VCymG/1AgrQk3Ps/b9zTVTHkHjBs1Su706avMrxp8+/dDBEEQBPl9QAEeQRBOAAV4BEGQjgwK&#10;8AiCIJxAC+b1DR3gt12LgZQAnc7Izy9MTEyKjIwKCnri7X3n4sVLx44d3717z7p166ysFhgbm0yb&#10;Nk1BQWH8+PGjRo3q3afP//1fp7bY1vft25ePj09CQlJNTU1f38Da2nru3Pm8vHxjx8ocOHDw6tVr&#10;Hh63/f0fPH36NCLiVVzc+6SklJycvPLyyjYuXc8uBYPBrKioSk5Off066uHDgGvXrjs7H9+xY+eK&#10;FStmzZo9bdr0SZPkhIWFBw8e0qNHj5bzzMXFNXIkn5SUFHF0v2bN2r17950+febmTQ/IakjIi+jo&#10;GMhnQUERnV7bZH7q6thL6v6vvRr5QkBL+n8LeISE3pKbmz9D16I/j+hkzVnPn0ewRSwYDwwGow5D&#10;+wVS/+wWCXocoqFhys0tqj/DqrCgGL7E+WSbuzrrN5D37xPk5Wbw/ilmarIk5l08qVjqGohdvSME&#10;0o6kTSGUlVXs3nVkFL/c0KETzp93x+cvBEEQBPnFoACPIAgngAI8giBIRwYFeARBEA6nOe/3jUTf&#10;RrovW/qlfvBvReSGGXh+fmFubv7uXYd4eAQXLbJ58OCBu/ut8+fdjh07tn+//YYNG62tFxkbm2hq&#10;akpJSY0aJdCvX79Ondok1ffs2RPuL/z8/GJiYnJycpqakw0MDOfPt1i9evWOHTsPHz7i5ubm6ekV&#10;GBj0+nVUYmJSYWExZVVfQ6PRyWsHLQc6vbagoDApKeXt2+hnz57fu+d//foNyPa2bdsXL15saGik&#10;pKQkLCw8YMCAljMM3/bt23fEiL8gnwoKilpa2nPnsszoofhnzpzz9r7z/HlIfPxHyB77lYgWKpb4&#10;uqdR91kU5n+s29NY/iFqF1lv5OERNTGyLsgvbKi7t9ItMPyqANcXBiuwWiQzM0d/hlV/btGVy7fS&#10;aIx270X/CaCrw7WisLDEwNCKp/+4lSu2lZaWMeu7OlrAd7zQsGWvX/Pm55cTElJ+/PgFEx/BEARB&#10;EOQXggI8giCcAArwCIIgHRkU4BEEQTo2Lev3bC2ZGKafPn194EAJB4dTTJawzaDTv9TV/U/+IYoy&#10;7FVeXllaWl5QUERs6wMDH9+967Nr176BAwVGjRpraGg0ffp0ZWUVKSkpYWHhESNG9O/fv3v37q1K&#10;9Z07d+7Ro0efPn2HDh0qKiqqoKCgra1jbj5nxYoVW7duc3I6dObMWQ8Pz4cPA548eRoWFv727TvI&#10;QHZ2LuSnYT6/UTu+QDHLyiqysnKio2Mgt+7uN11cTuzcabd8+QpT01nq6hrS0jKCgoKDBw/m4uJq&#10;IYddunTp1asXZE9cXFxDQ3PWrNkrV67atWv3qVOut297wpFfvAiNjn6XkPA5Kyu7tLSsSUf3dXWs&#10;umUvP98kKNgTm+DzZ68PGiSupGSYmpxO9UDU3Tk3kNZJSkxRVjL888/xxKiXepOm/bsTJ0O6ut3O&#10;Q337CBkbWZeVlVOVyWjf1sTwswP1kharlQ8fOg3jRU3FJDszl17L+A2v9giCIAjSLqAAjyAIJ4AC&#10;PIIgSEcGBXgEQZDfHKLvVlXVwO3g+PELf/45bseOQ4WFxZmZ2VlZOcTgm60B0+kMotYDbCNkYo4c&#10;G/tBSEhl5syllRVVzK+L1lfl5OR9/pwUHR3z4kVoQECgt/edK1eunjrl6uBwYMuWLcuWLTczM9fW&#10;1lFUVBQTExsxYkTfvn3aaFjfuXPnvn37Dh8+XEREVFZWVkNDU1/fcN68ecuXr9iyZduBA05nzpx1&#10;d/d48CAgNDQiPv4DlAXK2IIcAo8hkNuPHxPCwiLu339444b7iRMn7ex2QSZNTExUVVVFRcfCjfKP&#10;P7q0nDEuLq5hw4aLiY1XVlbR1zewslqwbt36/fvtXV1P37p1OzAw6M2bt6mp6RVULbVBoWFChdOa&#10;sqTvwNo8ZRNcl5NToKk+c+DA8bfcfZistcZRkuT0QNZuuHH9DrTalCmzU1IyalFQbBGivr99Ezdu&#10;rLqgoNLzZ+FMVldvegkMDB0skFtnaUmZnp7VgAHjDjudYTmkqaxu926JIAiCIL8DKMAjCMIJoACP&#10;IAjSkUEBHkEQBKFRkidc/11cLv75p5id3ZGSkrLc3HwANlrdkQjbr169HTNGQU/PMje3gEZjGdzT&#10;6YxWPYWzzdOLikqys3PT0jKSklLi4uKfP3/h53fvypWrzs4ue/bstbFZZ2lpZWBgqKqqKiEhMXr0&#10;mOHDhw8YMICLi6tVwb5z5849e/bk4eEZPHgwPz//hAkT1NU1jIyMiDQOB3dxOeHufjMwMOjt23dw&#10;Q8zKyoFSNyn3st8qiI5+9+BBwKVLlx0dD6xdazN7tpmqqpqo6NgRI/6CXPXo0ZK5f7du3SAzQ4cO&#10;FRERUVZWMTY2XrJk6Y4dO48fd3F3vxUUFPzmTfSHDx9TUtLgRKT+m6s9BqOO1H8Hs5ivrKyG0l26&#10;6NGvr7C52YqaGlYHQ1/cnB9IE9Ux6mbPXMrdT+TKxds1NawXR9q9R3Es5MLrYH+8Xz8R2037mOjm&#10;4TcLxAje/97jYcOkpk0x/5yYCuPlv34BRxAEQZD/BCjAIwjCCaAAjyAI0pFBAR5BEASh/QMBnlZv&#10;xPn6dfSYMYr6+gsKC0sYjC8tu74najGRGWpr68ha720XWGHHvLwCuHm9eRP97FnIvXv+7u43z5w5&#10;e+jQ4Z077dasWbtgwQJjY5OpU6fKycmNHcvSxfv169e5c+e22Nb/8ccfPDz9+fn5xMUlVFTUDAwM&#10;LC2tbGxsdu/e4+x8/PLlK97edwIDg8LDX71//yE9PROqiO0AH4pQXFwGGYuIeP3gQcCNG+4uLidg&#10;x9Wr18yZM3f6dC1Z2YkCAqO5ublbfm8AssrL+6ewsIiiIlSp/oIFCzdutKXM+s/duuXx8GEgnP3T&#10;pwTqXYdWjGUhS1C3UMN0OoM0R5Mu7n+Z5ENO2nJXJKtir1mzk7ufyIXzN5lo/v7fCcSo98olj4ED&#10;xZct3VJQUFRcXIqCYnPQaxkwEqdNNhs+TCoqKoaqQHzR5DcK5Dc1uL5Nm2o+bIjUo4dPKiur8Kd/&#10;BEEQBPkFoACPIAgngAI8giBIRwYFeARBEIT2cwT4n5fb2tq6tqj1dDqjrKwiL68gPT0zMfFzbOz7&#10;yMg3z5+/8PHxu3z56rFjznZ2u9asWTtv3nxd3RlKSkrjxo0bMmRIv37cPXv2bIta36VLl379+sEu&#10;AgICsO+kSXJ6enoLFizctMnWyenghQuXfH3vhYVFJCQkQgZycvIyMrKSklI+fEiIiYmLinoTGhp+&#10;//7D69dvEJF+xYpVxsYmiopKY8aMGTRoUO/efVrIwx9//AGnHj58hIiIyMSJk3R1da2sFsB5Dx48&#10;dPnyFX//B69fR6akpGVn5xYUFJWWlldV1TRnWUs5uv9Co+zOf/by88S3fG0to4XHQ/L8mZKSISOj&#10;LS4+GTaYaP7+3wmkpdLTs8YIKEhJTklOSi0sLIZhCIOx3a9ynAa56kZFxfLxTdRQn0lWf8eu/rsF&#10;8s7Krp2HublFHO1PlJaU5ecXVlXhsxiCIAiC/FxQgEcQhBNAAR5BEKQjgwI8giAIQvuvCfC0ejtp&#10;toV9I/N6iKfTGQ0Xqm+zFsIsK6tIS8uIjY178eKlv//9GzfcXV1POzoe2LJlK7Vo/Rxd3RlqamrS&#10;0jJCQsJDhw7r27dvG23rISU/P7+UlPSUKVNnzZoNR9u8eYuDg+PJk6euXr1+587dhw8fPX8e8upV&#10;JJw6MDDI19fPw+P25ctXTp8+6+R0cP36DRYWVnp6+kpKiqKiYwcNGty1a7eWz9irV28+Pj5paenp&#10;06fPnTvPxsZm/357YkZ//37Ay5ehUMzU1PTi4tLm5HmoQyKdflvb3yvY1/eTqNTUNNhoztMySRbz&#10;7uPgQRJKyobf134Y2juQ3wjKyso11E1GCciHhkUWF5fk5xfi3LK5ru7p4T94iOTyZVuI7TsK8L9b&#10;IAL8bY97gwdLLF28qSC/MC+voLS0HN9ZQRAEQZCfCgrwCIJwAijAIwiCdGRQgEcQBEFo/0EBvtXi&#10;NOkAv6FmzJaNGynHxB9+y6G2llFaWp6dnUtWrH/1KurZs+cPHz7y8rrj5nbx8OEj27fvWLFi1Zw5&#10;c7W1W85QSwAAIABJREFUdRQUWHr5kCFDu3VrRS9nW7dzc3Pz8fGNHy+upKSkra1tZma+YsVKO7td&#10;Dg4OTk6Hjhw5cvy4y6lTrmfOnLtw4eKVK1fPnj1nb++wbt16CwtLXV1dOTl5ISGhAQMG9OrVq0eP&#10;HnDAFk70119/iYmNV1RU1NHRtbCw2LBhg6PjATe3Cz4+fqGhYYmJn6EPkIkBNGsL4iBxdE/WpK9f&#10;ZeBvwnx5eSUks7XdPHLkyLdvo2GbRqN/O+Ug3Ski4i0vr5iergUTJcn/VCCNVV1VbWJkzcc3KehR&#10;SElpWU5OHrQ+CoqNID99XL3iCVfdLZsdGlYght8nkPvN48DnQ4ZIzpu3Ji+vACgoKMLHMQRBEAT5&#10;qaAAjyAIJ4ACPIIgSEcGBXgEQRCE1uEE+H9eG82vXl9NmdfX1dW1rpTV1bHc4MMRKiqqSkvLi4tL&#10;MzKyYmPjQkJe+vreu3r1movLiT179q1bt37BgoUGBgaqqmoyMrLjxo3j4+ODmzIXF1cLS8V37tyZ&#10;i6tX//79hw4dys/PLy4uqaSkrKWlbWo6a+FC67VrbXbs2Llr157t23du2LBx2bJlc+fO1dfX19DQ&#10;lJWdKCk5QVxcXFRUVEBAYMiQIVxcPVt4GwCyAaeQkJCYMmWKmZn56tVr9u7df+bM2Tt3fIKCgsPC&#10;wmNi4pKSUojI2uQK1lBRtbV1ZWUVsL116zY4bL9+/Q4dOkyj0WtrGVA5DS3pYRuSPQl+ycsrZmmx&#10;homS5H8qkMZiMBgLrNYNHy7t6xNQSv2giSvBfwt0eKir06ev8vCIOji4wHabltbA0LECuWZGRcYM&#10;GyZlbGCdm5OfTxnBw4UR31lBEARBkJ8HCvAIgnACKMAjCIJ0ZFCARxAEQWgowH9/dbVgXs82+4aU&#10;dDoDqK2tgzphMJit6mvwiFVeXpWTk5uYmPT27bsXL0Ipw3rvy5evuLic3L/ffuPGjdbWi2bONJ0y&#10;ZaqsrKyQkBDcvrt3796qYX23bt0hpaCgoIyMrJKSsqqqqoqKiqKiooyMjLS0jCwV5OTk4SslJaVJ&#10;k+QkJCQgMezSpUuXFg7btWtXXt4/BQQEJCUnqKmpGxoaWVpa2dis27fP3tX1jIeHZ3Dw0/DwiI8f&#10;E3Jy8qCAdnZ2VGZYzgD09PShmFSp6+qLz3plATaCH73g5RWzQAH+vxbYArz1gg3DhkvfvRtAftCk&#10;lrWuafeRy1EQAf6s62VKgD/BRAH+twxEgH/7JnbYMGlDPSsyWODmW1pa3u5dFEEQBEE6MCjAIwjC&#10;CaAAjyAI0pFBAR5BEAShoQD/a6u6Of2eWr2+ljKvb0WzoWqYVlZWUVBQlJ2dm5aWkZSUHBMT9/x5&#10;iK+v36VLV5ydj+/atXvNmjUWFhYzZujJy8sLCwuPGDFiwABeLi6u5hat79SpU5cuXbp379ajR08I&#10;PXr06Nq1a69evYYNGyYkJCQmJiYuLgGfgoJCENO7d+/Onf/oRIXm5Hn4qnv37nDGfv24YaYBeRg8&#10;eAiJJ47xYe7h6nr6/fv4Dx8+padn5OcXEkP5sJAoeB5EAf4/F5oT4IlFb7uPPo4CBXgMzOYF+KKi&#10;EryNIgiCIMjPAwV4BEE4ARTgEQRBOjIowCMIgiA0FOA5iWYc4LPM64lhPduk/nvVutpaRmFhUUpK&#10;anT0u2fPQu7d879+/Yar62kHB0dbW9slS5bOnm2mo6OrrKwiKTlh9OgxQ4YM7dOnT+fOTS8h39AI&#10;vnfv3tzc3P369YMN+Lfht3/88UcXKnyr0zd8D4CLi2vkyL/GjxdXVVWbPXv2LOO5w4ZJz5+3iokC&#10;fHuHL1Roe2ImCvBt4x8K8I3ahVoU40dGSuvv+/yDwDmDt02rhjQIkPh7d/mxgAI8giAIgrQLKMAj&#10;CMIJoACPIAjSkUEBHkEQBKGhAP970EbNHlKWlpbn5eWnpWV8+pQYExP3+nXk06fP7971uXjx8pEj&#10;R3fssFu5ctWcOXN1dHTk5RWEhYUHDRrEzc3du3fvnj17du/enVi3/2hg6fQ9e/bh55efN3cl8zs1&#10;vG81MyKktf0IbTxLk8f8NYodJ4cWBPjy8sp2HwIcxb9iAQ8VTqPRSbWzPjmm97X63sbPGJj/xdCc&#10;AF9YWIy3UQRBEAT5eaAAjyAIJ4ACPIIgSEcGBXgEQRCEhgL8b0Mz5vVsB/gs8/ofsK2vq/sCXSUl&#10;JS06+t2TJ898fHwvX77q7Hxiz559GzZsnD3bbNq06RoampKSExpp88QXPTGF79eP+/p197DwCF9f&#10;v51b9w0eLDl//mrm9wjwkHLZYtvgINYTKIPxVQuPiozZYLM7IyOb+VXz+0Lk80aHrasPDQtFNEJ2&#10;JNklJydv47rda1ZuT03NYDYQ3WPexVvMW+N2zr0+MfPbc335Gr5+1TAPVGTdt9lgNtD7G4qa7Lw1&#10;TNzg+P+L//aATe5LhMCGRSbn+vjhc1zcR5LDtjQBEwX4tvHDAjyp5KKi4qNHzpoaL1ZWNJg9a9n5&#10;czcqK6tIO37bf9gKfaMOWVNDCw+LKigoYh+2uYHQyCK8/jhN5w1ysmOb07Ytjk1mvraWARu3bvoc&#10;cnJlNlDiGx6zURe96X535/aDDRPXJ/j6b3j4mxVLt5SXV3y7LwnRb98nJCQ3OMvX3Zl/H3oNaqbm&#10;xYtXhYXFsO1+439nb1hFjcZ1w4O3pR3Z1ctEAR5BEARBfjkowCMIwgmgAI8gCNKRQQEeQRAEoaEA&#10;j1C0sD49UegJ5Ct2YrJvbW1dC+asDAbru8jIqJ49exLdnbigZ3uhnzJlqp+ff1VVNUkf8fLtd60B&#10;/1VfrPsycrjMxQu3mCx/+18z5H/vsYSYZvz7BFYkdM0GuzRUJRsdqslAkiUkJMlKa/XqLuBxy49V&#10;tFoGERR32x3u9sfINat31CdubIjf8vY3hvtNJGgucXPnali0tpT321PA59w5K0+dvMxsm69yFODb&#10;zj8U4JdYb5wgPvWky0UvT//DB09LS0zdtH5vwzcnmtyrUceA67amhmlycjrzmxc1musYjYTnRmch&#10;Iz0sNEpKYqqYiOqzp2GkPzTcl5xl5/aDJobWTeaz4WHJvnfvPDx44BT7jOwOD/+SBG+iYrbY2ldU&#10;VDL/3lHZ2xpqM69e8WRSVwZqT2aDNH8rBSnCmzexk2R0MtKzYPuO13322ZsrfgvDs+WAAjyCIAiC&#10;tAsowCMIwgmgAI8gCNKRQQEeQRAEoaEAj/wbfKPff129HjZIJ4mOfkd0d7IqPGx369ZNVVX1/v2H&#10;RBmn02srK1mqZFBACC+v2PcI8F91r7HCKteuejEbCPABD58qTJrx8eNnkqC0tCwxITkjI5vocGyZ&#10;OTs799PHpCLK4JXsSK3BTMvPL8zJyWdb6DJZAnzy9ClmgPXC9ey8QeKZRos01EzW2+z+mqW6LwUF&#10;RYkJKampGcQ0mUlZBpeVlcNGTnZecnIaHL9hKfLyCiBvqanp7BcRyBnhOKkp6XCusrKK8rIKdnxO&#10;Tt6nT0mQQ3ZB4GkdaptOp8PB2dbAWZk56elZRKckyaCe09MyEz4lEcGSaIdwFoiH1vqcmAI5IRnI&#10;zs7T0Zp75NCZOkZdW/ybowDfdn5MgCdNHxf3SU5W52XIK2a9ohwaGinAPwk6G1Q+6RLs9NA5SY+C&#10;z8+fWR0SOgn51tvrvrKiwZs3sV/q7dy/HQjFxSXVVfBsQE9JTie9l3Tg9LQstrLeqAPYrLWz3bR/&#10;5fKt62x2Met1d3YXhTzAxiEn1zlmK5isNS/okENWP88vYnfUqqoq6IekD5Ock1NDzouLS2EjL7cg&#10;6XNqZWUlSUCj0+HIX+q+voiTm5OfQA0NUoTCgqIJ4lPczt1gUkb/UCI4KdQDXA1I9qB/wriGQQEl&#10;JW3g4xMAu8S/T4Bss89OxHLIACTOzMxmVxGMa5IrGC/JSWk1tL+N69YaFAV4BEEQBGkHUIBHEIQT&#10;QAEeQRCkI4MCPIIgCEJDAR75yRD9LzQ0/P/+7//YXuiVlJQ8PDyJ+TiVpoaI9/Dvk8CXPybAiwgq&#10;s+1ciTb28MFTOVmd+HiWBfx9/yCtqeaT1U0hZuXybWzP28eOnJOT1dVUn6mqbORz9yE55vatB9bb&#10;7FZRMtSeNjc1JYNZr3R++vh5+hSzg06uE6W1sigRDsK9e49nGi+yWW23YtlWEnP61BWFSTPUVU0m&#10;yWrrz7B8F/0eIj1v39u0Ye/hg67a0+fIT5yxdJFtfR6YR4+clZuoq6E2c5KMtrGh9efEFHKcY0fP&#10;aqiaTNGctWWz/eqVO064XGBSCrrzsfPyE1l5VlE0vON1nyTeu/voHrvDC63Ww3m1ps0JfPT88MHT&#10;WlPhXLr79hyjUbpgRXnlurW7IAbS6EyfG/n6HZMSOJcs2uRy/MICSxsNNRNlBYMH94Mh/uCBU1IS&#10;U+Hf27d8mW0wgkcB/nsGxY8L8EmfUyeIT4E+xo6prq4OffkaNp4Ev9TTtWC/w/Eq4u2smUtLS8tf&#10;v4o2Nlg4RWPWJFkdiMnJzk9PzzIzXSY+ThM+iYuIo4fPNjEQth2w2+FkvXC9mrKxrta8x1Sn0tGa&#10;C917756j37Y+dDCJcZqPHj17/eqd8GglsvoDkdX9fAJh7EzWMF2zaoeVhY3FXNYaE1FRMUsXbzrk&#10;5Ao9VkFOz3bjPijIvDmr1FWNtafNCQuNhDRu52+sXrkNNoKDXqxesQ0yAGWEDECytLRMiH/6NMxs&#10;9rKyUpZMvn+vs6baTBg18pN0T564CDGO9i6CAgrTJs/2uOWbnJy2aMH6LZsdRo+S37xpP3xrv+84&#10;lFpddSaM6Fkzl0C1pKdlzTZdJiqkAjmEsX/tmhc5O4SHD59AHQKKcnr79hwl9ex+4+7a1TsPOJyA&#10;+qGuLVvZr7a0oUFRgEcQBEGQdgAFeARBOAEU4BEEQToyKMAjCIIgNBTgkZ8M0RrDwiKIBbyUlNTN&#10;mx7ELryhH3tafXf6dwX4STLaSUmp5eUVEuM0vb1ZWnVExFsxETX363dh+6Kbu+T4yWGhkVVV1R63&#10;fKUkpsa8i4d4Q/0FggIKN657v3jxqrSkjC0iJiQkE33azHTZ2dNXSQZsVu88fery9i2OixZugH9f&#10;hESICKncuumTn8cyoNeZPnfpYluIv3bVa+ggiX27j+bk5CUlp8Hxjx09y2T5yQ8aM0rez/dRUVFx&#10;0udUdRWTHdtY62dfvnRbVEgl8NHzsrKKI4fP8vQV2bHNiRwH8hwSEgF5vuv9YIL4lMjX0axncEub&#10;0fxyd7zvFxWWLLBaN2SghON+FxjFkNuhAyViY1nTPNsNe6dozEpMYJkXO9gfV1M2gg0Go05y/JTJ&#10;GqZQDxUVlZs37VdVNiorK8/PL9TVmnfooGsto3X/80wU4L9/UPyAC3oi2Z50uSjAJwfNZLfj4JPg&#10;UKhhsndWVs5Eaa0b17xJ4t12h/V1LWBDT8fCYf9x2PgQnzhZ3dR+vwuTsoBXUTSE4QDbVy55SDQ1&#10;EGYaLxYRVIJOVVJcOm/OqmGDJzg5noRm9bx9Dzrwp09J7HavozrJxYu3lOT1oddBGvmJuqdOXCI5&#10;iY39OGaUwtnT16CD3b7tN4ZffuniTUzqFQH+kRMt5q1JT88KfPRs1MhJkL2Q5xFlpeXms1fMmrkU&#10;0tjvP649fS6T0r95ecZu3eyQmZmTlpYpLTlt727WSwC+PgGQeRqN7ns3AIZnYkIynV57wuXiJGnt&#10;rMzs0tJymQnTzlCjNSbmg/AYZaiNp09D42I/3vcPEhVWve8fXFhQnJqSoSinZ7fjECS74/1AWnLq&#10;O6oGoN50qLPDvzAeT7tegSHz+lW0hJim89HzEO968vLA/uMOOp2Cg0RFvpMYr3nhvDuzbas2oACP&#10;IAiCIO0CCvAIgnACKMAjCIJ0ZFCARxAEQWgowCM/GdJJXr4M5ePjv3jxCvGAzWDUVVXVNJnyXxTg&#10;Ax6yBPjkpLTi4lIxUbUDjifS0jJramilJWUlxdC96bpacx3tWWIk8e4+b86qlctZVuxaU83XrNpB&#10;Hep/K1jDZ2JCspyszps3sUcPnzHUs2KyXGcXqquYfIhP3GJrv9h6I8SkpmS8fPGaKiMjL6/AYt6a&#10;WSZL4F/Im7KCfma93fwcs+VbNtnDxqdPn6PfxpFzJSWlmc1avmwJS7DX17XcutmBWW98P0Vz1vat&#10;B2BDRdHwgMNJJmVtzHr0trBZTWV1odU66wXrycG9PP1HjZxIo7zc5+cXykpND30ZCRsTpaf73g1g&#10;Un6zoSEU5PQuuN2Ef4XHKF6+5EH2ff0qGtInJ6fBtomhtVub1UQU4NvODwvw7BDw8MmG9XtmGi0a&#10;OVyaf4Ssi7Mb9GeIX7Nqu9msZayeWVAoP0nXz/cRbE/WMF2+dEvS59SqqurS0vLsrFyIDHkerqk2&#10;MysrFxpXe/qcJgfCDJ35GzfsJWe8dPGWopwecduQmZE9WWNW4KPn7L5BPk1nLtm6xZGkP3H8gpKC&#10;Htnev9dZT8eCveD62tU755qvhI2I8DcwoOCTxBvoLdhsu5+9u5qKMZPyV29ksBA2HgU8FRqjmJaa&#10;SRJs2rCHjLgH94PhIDQ63edugJiouv+9xznZeRCfm5NPrjbysjo33Vkv3LyLjocLgo/PI3KET5+S&#10;XlNOIOj02szMnBna80mpX7x4NVFaC7ouk/IDYWzIOrvNGjsYy8z6deI9bvqKjVWDjfPnrouP02D3&#10;fxiDpAgowCMIgiAIx4ICPIIgnAAK8AiCIB0ZFOARBEEQGgrwyM+ntrauuLgsP5+1uDhsN/eI9w8F&#10;ePFxGpcu3KJOwSDq1907DxUmzUig7HQf3A+WHD9ZRmq6gpze0SNn4WETOrmygr6aspH+DEsdrbmG&#10;+gvkJuouXsSS9HSmz92z6wizXvxmNhDg4YAvQl59/PhZfqJuVlaun2+gmSlL71y9cvuyJZtJ4sCA&#10;Zwut1uvpWszQmQ8nJd62L5x319e1JO6pISy0XEeEOgaD4XP3ofWC9TO058N5If3G9XuqKqunTp59&#10;47o3Ow8LLG12bGMJ8BJimipKhgZ6VpBnyLmSvP4yypgYjrB961ft8473A5kJ08iORIAPD4uKjYkX&#10;E1XTmmqupzMf9jUyWCgxfvJxZzdIM36sOtQV2fft2ziZCdOTk9Nh21DP6uyZa0wU4P9t/okAX1ND&#10;q6lfx51Op2dm5hxwODl88ITAR88gJvTla+kJ09PSMp89DYN2hMqHyPCwNyqKBhPEp06S1dm22YF0&#10;wuDgl9D5oYGKCosV5fWaHAgQQwYChCuXb0/VnE1eSclIz9ZQnRkQ8JT0DaJJR0XGiImqa6rNNDVZ&#10;Mtt0GXRg/r8mPgpg5cpi3mrbjfvZnfmky0XyVkroy0hVZaOEhGRyCmNDa+ej58j2yRMXVZWMmJQE&#10;DllisnxFPIbeTpaoh7Ct3ufEff8gOVldspa83Y6DokIqk2S0tabOCXj4NXty9QL8mzexrGXvo2LY&#10;Xdrb677l/LW62vNhtI4VVl2/lrVu/ZPgl3ChyKZUfCfHk0T+h+Fpv+84qX8mddcbMVSKUctwO38D&#10;6pZ9wMXWG2037mvjkEEBHkEQBEHaBRTgEQThBFCARxAE6cigAI8gCILQUIBHfgm1tQxi9d5C9/gx&#10;AZ4d1FVNjlHqHZyL6HzHjpxVUzEuLCz+wvxSXl5ZUlz67GnYieMXRMYo7dt7rLy8QlXJyPXk5eSk&#10;tOi37z98SIx8FR0b85ES2yz27TnGbEqAV5TXCwxkGf5O1ph1/Zr3xvV74Czw74plWxcvYgnhF91u&#10;iggqO+w/TiTtLbb2xFb+gttNPV0LtgBvZWFDhDrnY+fFRNQOOZ0KePAE/t2wfg8xZNfRmnfIyRU2&#10;yPLtBjOsiL4+QXwKFCE9Pevtm7j3cZ+iomLiYll5hr2IxTyTkhUpAZ6llebnFcpMmB4WGvXpUxJs&#10;PLgfnPAp6V30+48fP4e9jMxIzybH9PUJIPtGRcX+T4DXX4AC/M/gxwR40qDnzl4nNu7QKPV1Xgcx&#10;Xxdl/8KEXn3jxp2Vy7eS/gBDrrKyCnj58vWF8+7yE3VmU67dnwS/VFcxzszMLSurUFE0dD3VxECA&#10;DsAW4C9f8piiMYtOZ42IjPQsDVUTIq7XUYFJKeXKCvoP7gd5e/nf9vALevxiiuZssv7C6lU7iF8H&#10;Op1O+vysmfUCvJIRcWUPwchgIRlNTEqkV1NuLMDD6CusF+ChdIsWst4SIAI83LBqamjV1dUZGdn+&#10;/o/XrbUTFFB8TA3VSdLaN2+wBHgYMsoKBpGU1TvryI6nJMQ0Dx88fd8/mDUk569dQr128CQ4dKK0&#10;VhblJ4AtwM+euWw79QYMsaqHyhw5XIbJsoC/oU5Z6pNKWLRwA3nVAAV4BEEQBOFYUIBHEIQTQAEe&#10;QRCkI4MCPIIgCEJDAR75JUCvaHWO8cMCPEm2baujwqQZ+fmFJLKstFxZ0cBq/lrY/pyYoqk2Mykp&#10;lXy1faujrvY82Fi1YhsRI1lToKoaa6v1p12vwLaerqX9PmfmNwI8HEdF0ZB43j5y6AwxnE1MTGGy&#10;vGrvWL50C2ysWLrFlLLuZbK0c7r+DMvZlIn8xQu3DPQW/M8C3uqrwfqsmUs3rttDIouLSyerzyLe&#10;79fb7II8l5ezXIJHvo7mGyGza+dh2F6yaNOc2StJejqdbjl/LVmNftHCDcRHPZOygJ8ko/1VgM8v&#10;lJ+o++RJKGxP1ZhFXiyAkJ6WZaS/8CkVLy05lfgqh/AmKhb2TaEEeP0ZaAH/U/gxAR7qFj4DHz3j&#10;HyHrQy0lQGKi38aJCqlAo5Nkricv62rNU1U2IvJzXm6+2axlxD4ewrkz1wQFFGDj2dMwVSUj4tF9&#10;+ZLNxJED8+8DwdjAmt1hrly+PX2KOVuAZ7ugJ+bvVVXVcrK6ZKl1tiR/88ZdUUGVjIzsgIBnY4VU&#10;iFP3mpqaGTrzyVsmYaGR6qomCfUC/EyjRc7HzpPtUycvQf+HjUMHTxsbWjMpoR1G3/8s4LceWLKI&#10;Jeo/uB8MPRyq4vIlD3JY0hWV5PXJKyzSktO+CvBv49SUjSMjvwrwpsZLVq/cQbZLS8uUFQzIv8+e&#10;hU2QmEL82B90cjWhzn7u7HVZKa38vK+Xl7Wrd06fYgYbUOTJ6jOZ9WMEhucWW3smCvAIgiAIwsGg&#10;AI8gCCeAAjyCIEhHBgV4BEEQhIYCPMIx/LAAT7Su9LRMHa15okIqZqbLLOetER+noaZs9OFDIpMS&#10;qhdYrlOS13c9eXn3riPyk2bc9WaZp8O3WlPN9WdYuhy/MNt0qbqKMRHpVZSMGq6/zj7Fxw+fxUTV&#10;/O89hu3ExOT+3KLms5aTBNZW6+eYrWCy1nr3Ehyl4LDfBY65YtkWmQnTpk6eDfGnXa+oKRsTQZ1J&#10;aY0rV2xjUnLpWGFVpwOnjh4+u3rldmnJaZAfiIcxqDVtjqKcnpWFjc70ecJjFPfvZUmhSZ9Tp00x&#10;09e1cHF2mz1rGZTx48fPrAMaL1m7+quaePPG3TH88iTzcBxhQaX794NZz/aBz+Un6lrOXwN5m6xh&#10;aj57eXV1DRRt1F8TPW/fI/u+ehU9RkDhE3XM1St38P8lS75iL+DdXEABvu38sAv6L1QrHD7oyv/X&#10;xInS2outNy5ZtFFwtOJmW3uWiwnymsjn1PHjNAyoXkQU+m1bHCXEJh8/dt7J4QR0mJMnLkJkSko6&#10;jBHo/zAKkpPSpkOn+mYgaKrNJHIyK7dnrk2S0SYm7KmpGdBRyUAg73l4e/mPGCoVH59ARg05L3SA&#10;kcNldtmxXhxZb7NLUW6Go+MJGCYigsrEiP/5s3DJ8ZM/UHsxKa8SDvuPk+1DTq6S46fAxp5dRzTV&#10;TZms10oewugji9AzWavd7zSjRp/P3YdwwLLyitSUDNjFYt6a8+euL1q4QXv6vPT0LCblAF9srPq1&#10;q17x7xNgIzw8ihwBRhwMvcOHzjgfPbfEeqOYqPrsWazXcRISkgUFFKA2oFqcHE9qUO8BVFRUQsee&#10;rG56wPGklcVaGEehLyNJPqUkpjLrLxFQrlXUuEYBHkEQBEE4FhTgEQThBFCARxAE6cigAI8gCILQ&#10;UIBHOIZ/4oKepCwsKPLy9HfYf3zP7iPXrnhlZ+eylbD8/MKjh8+sW7vrkJMr8UFN4gsLi69f896+&#10;xfHsmWts79Z+voGvX71tqKKR48MTsefte2lpLFUPJkw+dwPevo0jCZ49DXsSzLImr2PUXb3iabPG&#10;btOGvUGPQz5/TvX28ofjfPiQ6Of3iBgQMykt/OXL10zKdPj8uetrV++03bg/NDQyMSH51k0fkgbG&#10;IJzu7Olr+XmFLB/ju4+SnEAxr1/12r71wKmTl4hVMfXcHhIWGkm2P39OuenuQ+Q9OL7HLd90ytU8&#10;k5JOz7he3brFESJrampIGd1v3E1OSiMJ8vMLIAMlxaWwDSV1cjxJvNO32hYowLedf7IGPKnq58/C&#10;9u45unnTfgD6YS3Vr0gT1NbWmhhZHzl4mt2BaXT6+XM3oI857HcJCgphv1YCPXa33eFoqg83ORD8&#10;7z1+FfGWbH+IT7x75wE5IDSot9f9tLRM9ilCX76+5xdI5PmGGX0cGAKjiUktnX7L3Qc6+Y3rd+CM&#10;Dx8EQ2R2dh4MWBhW7NNF1w+od+/ivT39mdTS8kTpT0lOh+FQQ3mAp84YGRz0gtWlUzI8bvkRz/DR&#10;0e+3bXHcvGmfm5s7u89DPh0dTnjc9K2oqLzt4QcdksRDls64XoGhCnUIY+f9+wRf30eUY3/m06dh&#10;djsPfvr4OS7uE5SLpK+uqoZtqLETLhfTUjNIZExMPFQFu/KDgl68fPGa2bZrFwrwCIIgCNIuoACP&#10;IAgngAI8giBIRwYFeARBEISGAjzCMfzDNeC/UOHbyEYbre7yi8O3GSDWw3t3Hzl25ByJyczMlpkw&#10;jfgYZ9QyGu7yXUX43vpse2ImCvDfwz8U4L/1RlAvvbN6TsjzCCnJqRmU8XeTjUh2/+Fe9APh14yg&#10;7/NrAAAgAElEQVSyFob/v3Lwf73GUIBHEARBkHYBBXgEQTgBFOARBEE6MijAIwiCIDQU4BGO4R8K&#10;8CQ9g8Eg2hjlkftvghkx1YVPsmp1g13q2J8kku3Nu7njf5uM2qxreCKyQZ2O0TC+XntrMj38fSFm&#10;xEFBIWOFVYwNFq5euV18nMbypZu/zUbDzLAPyE7ATv/3ZF/q6ssLCb9N0PCwJG9tbAQU4NvOPxTg&#10;GzUZux+WlpQtWbRpxDDp06cuMxvo9H/v/P/rGFTjfmG3dcsDoYVOVX/kJgrBPgK7XzUaFH8/5v/6&#10;MDsNu2NDZhtlvuGR/14iZsNSkJSsf7807upNDlUm5ceC7NFwWLFL3bBavq3Stjifr0+MAjyCIAiC&#10;tAMowCMIwgmgAI8gCNKRQQEeQRAEoaEAj3AM/1yA7zCBlPt9/KezZ66dcL4Q8OBJvWDZzhlrIaAA&#10;33b+uQDfXBP4+QaGPI9oKAlj4NiAAjyCIAiCtAsowCMIwgmgAI8gCNKRQQEeQRAEoaEAj3AMKMA3&#10;DP+5sqMA33Z+kgDfqC0wcHhAAR5BEARB2gUU4BEE4QRQgEcQBOnIoACPIAiC0FCARzgG0p2CH73g&#10;5RWz/O0FeCZxZ81gQTm+bqtf6/YK9QJ8nfXCDcOGSd+5gwJ8sxAB/swplgDvSAT4b5Z1/7HA+Npb&#10;fuuB818J9QJ83LDhKMAjCIIgyK8DBXgEQTgBFOARBEE6MijAIwiCIDQU4BGO4asAHxQ+YICYxbxV&#10;zN9egP9vBbYF/AKr9cOHS/v6BpaWogDfNF8t4M9e5+EZ62DvwsSu/lsGIsBHRcYMGyZlbLg4Nycf&#10;BXgEQRAE+QWgAI8gCCeAAjyCIEhHBgV4BEEQhIYCPMIxkO705k0cdEU9HQsmqpL/qUAaq7q62tho&#10;ET//pKdPw0pKSuFKggJ8c13d45bfwIHitpv2N6xADL9PqKtjubUIehwyZIiklcW6/PxCGCwowCMI&#10;giDIzwYFeARBOAEU4BEEQToyKMAjCIIgNBTgEY6BdKePHz6P5pdTUDD4BQIYhn8xkN8ISkvLVJQM&#10;4YIQG/uxqKgEBfgWuvqjgGfDh0svWrSRCLEowP9ugbT7LXefQYPE16/bXVhYDIMFQAEeQRAEQX4q&#10;KMAjCMIJoACPIAjSkUEBHkEQBKGhAI9wDOT5My01S0Fef+xYtbi4j2yNCgPnB/IbwaePSfz8ctLS&#10;WhkZ2QUFRSjANwm56sbGfBQQkJ80Uae4qISJAvzvFxgM1sVt04a93NwiR4+eoQSAfBTgEQRBEORn&#10;gwI8giCcAArwCIIgHRkU4BEEQRAaCvAIx0A9/dHr6r6sWWPXp4/gadcr0Ltqa2t/gRKG4Z8H8qrE&#10;iROX4EqyfOnWgoIiYs6LAnyT1NIZlZU1WlpzBw+WfPYklInvmvxmgfymVlFRqalhOnyY9KNHzyor&#10;K4kAgAI8giAIgvxUUIBHEIQTQAEeQRCkI4MCPIIgCEJDAR7hJCora6BHed2+P2iQ+Axdi6JCtAz+&#10;bwTSRuXlFVpacwcOFPfw8K2oVxOBioqqdu9anAb5tcX52HkenrGLF21iogD/mwXyapHHLd9BA8UN&#10;9a3T07ILCgqJx4iiohK8jSIIgiDIzwMFeARBOAEU4BEEQToyKMAjCIIgNBTgEU6CdJ6KiipD/QU8&#10;PKJu592Z9Y6aMXByIGrimdNXoNVMjBdlZebk16uJ+fmFlZXV7d61OA1y8Uz6nDZpos7IvyYGBjyn&#10;qpHRzg2J4ZcE8rJFUWHx1KnmgwaOv3j+ZmVVdXZ2Lnlhpbi4FG+jCIIgCPLzQAEeQRBOAAV4BEGQ&#10;jgwK8AiCIAgNBXiEwyCd6r5/8IgRspISk6Oj31N6FRrBc24grfP2Tay4uOaI4TLedx5WVVWx1cT8&#10;/EKcXjZJVRXL38PZ01e5uUWmTZuTl1fIRH8Pv0cgrbxr5yFoehOjxTBG2Os1wM23tLS83TsngiAI&#10;gnRgUIBHEIQTQAEeQRCkI4MCPIIgCEJDAR7hPEif3L7FiYdHRFfHIic7j8myg2egj25OC3VUgI20&#10;tExtrbk8PGM32zoUF5exnc/DlQT9abcEvbaystpyvg03t8jSxZsqKypJraIM31EDNWJYjXv9mveI&#10;oVKSklNCQl7B3TYnJ5+twVdUVNHpjPbvnAiCIAjSQUEBHkEQTgAFeARBkI4MCvAIgiAIDQV4hPOA&#10;LlRbW1dRUTnXfEWfPkIa6qZRr98xKbNRBvQwDBwQ6urqSFtAu4SFRmqomXBzi5ibr8zKzi0oKCLO&#10;5wn4a2YLkEtoWkqWmooJdz8R81nLPiemEJmWwahr70bG8G8G9tsqVVXVTgdODR8m/ddfsleveFVV&#10;V7FfWAEKC4vxcQxBEARBfioowCMIwgmgAI8gCNKRQQEeQRAEoaEAj3Ak8BQJz5w5Wfnz563+k1dM&#10;WFDZwcElKzOHiT66OSOQVkhPz9q756iwkHJ/3nEWFmsSEpJKSkpRTfy+rk79DBL//rOOzvz+/cfK&#10;ymiddr0Cl18mdvUOF6BBHz16Zmy0CK5poqLqbm6sH/0bvq1Cfv1H83cEQRAE+amgAI8gCCeAAjyC&#10;IEhHBgV4BEEQhIYCPMKpkJ5ZU03bvs1p5MiJfXoLTpTVXm+z68H94Fev3oaFRoaHRbUjkAFC+2aj&#10;XQoO9e/vH7TOxk5GWqtPH0G+kZO2bnHMLygoLS1rqL4D5eWVqCa2savn5hYuXmw7cOD4fn2FVdWM&#10;d9kdDg568Sqi/bv6z+5O/8/eXcBHceZ/HN/2f9f22utd7dqrU6S4W9AAIQS3oCG4Bnd3dyjuUNzd&#10;XeO68UBwCJJAgQgbIf/f7gO5FGhLi+xk8pnX+5VuJrOzz8w8v4fdfndm9L2Bj3n4LVm8tmGDDl9/&#10;XfTDf+WsYNvg4IGTD02mW7dup7/7e0zMXf4BBQDgdSOAB6AFBPAAoGcE8AAAEwE8NEz6UmJisnz0&#10;3L/vuHPTrlmzlvrXhzm/+qrId98W++77Et9/X9Iqvvuu+HfflciWrXSOHOWyZStjrWZYb/NLfPtt&#10;cTkKciyyZS3dvFnX3TuO3Lv/ICbmzlPp+4uMIVAS4uVt+aPExKSN63fWrt3m6y+LfvTv3F9/XVR2&#10;texwqx/010fqKFv2Mlmy2Fi9Ja+PHMRvvin22Wf55ZiWKVVn9IjpkecuPngQe/Pmr+rl9u2Y2Nh4&#10;q3dFAAB0jwAegBYQwAOAnhHAAwBMBPDQNuljqpvdvBl96ODJn35a1rF9/yZNOtes0bJq5WZvnoOd&#10;U3WH5tWrNM+ZrfTX/y2QJ2c5eWyVljynbZWd7Cs1qSLsmsrj1/MSzWrVaNGksUvH9gNmz1525PCp&#10;G9dvPrgfe+PGraeupM3F5/9CV1ej8cWLV/fuOTpp4rx2bfo2atSpZtXmDnbW712vQzV759w5ynz/&#10;dZGK5Rpop45e9TY2c6zfvkWLHoMGTti4YZe/b+D9+/ejY+5GRf0qfRf37j2weicEACAzIIAHoAUE&#10;8ACgZwTwAAATATwyAvlQaTkbPik2Nu727egbN25dv37j2tWoN+zqlevXr92Ivn23caOmBoPhqy+/&#10;Onr0xO1bMVcuX3vzjXm2bTeibsln6vv3YmNu3426fus1vZDsAdn/stVyLOLjE25ZDsdTUWJMzN34&#10;+IdW7zYZkfr/JzLdv//g9u0Yc1e/ZoWu/mZ67K2b0Xnz5pNSOnDg0C9372uhjl6HqKibUhR3795L&#10;ePjQfJsG87+w0U+d+37/fiz/dAIA8GYQwAPQAgJ4ANAzAngAgIkAHhlHXNxD6WNpkVV09JsmdZGY&#10;mDxhwkSDwfDOO++sXLUqIeGh+f/YvfGWPOX2bfP91+W93PjxE1atWu3q6i5NTXhoik94qMTFJdy7&#10;9yAm5u7L7zdZg1C5e1TUrfRRoho6zEEj7ydfwsOHSbGxCdHRd63Y1d9Yp82bN69U07Fjxy2ldNvq&#10;rXo9WxpjqY7oqKibT31bReolOvrOgwdxVu91AABkHgTwALSAAB4A9IwAHgBgIoBHRhMbGx8Tc/ep&#10;U67fgKiom/HxDzdv3vK3v/3NYDAMHz5C+v+zJ39bhRTsnTu/nD0bWbBgQWnbRx999PXXX9vYlGrd&#10;uvWkSZN37tzl4+MbEXFOlnzwIO51tFkacPt2jBwXTuR9VWQ3ysFSXf2py/vrg/quhgrgjxw5FheX&#10;oJFqemObLyUj/85yrQgAAN4wAngAWkAADwB6RgAPADARwCOjSUxMlj6mTum+c+cXERNz93W7dSta&#10;XtHLy+err74yGAyNGjWSX2V+dPSdN/DqL0JqVt7XDRgwUJqnviKQfnr33Xfy5MlTsWKlcePGy+du&#10;FZa/EuoQyLGIjY233CYg2eo9RDdkZ8oY++BBnIzGb6afv0lSO/fvx6pL0B8/fkI6zyvsllomh/Lu&#10;3Xuy7UTvAABYBQE8AC0ggAcAPSOABwCYCOCRMamg1/KB0Uy64usTH/9QOrZURJkyZQwGQ8mSNjEx&#10;MTInLi7htb7unxIbGy/FuHfv/nfeeUca+dZbbxmemd5++61jx47LYq+w5Wr/y+Egen8DXd3q3ewV&#10;UmWVP39+6Znu7h7SLaUPW71Vr5s6juqwUjIAAFgFATwALSCABwA9SyCABwAQwAO/SwVm8papdevW&#10;BoPhu+++DwsL1+BbJlV3cXEP1TW933777fTRu8rjx42boMGWI3NSZZU/fwHpmR4eXtIzOSMcAAC8&#10;AQTwALSAAB4A9IwAHgBgIoAHfld8/EPp5DNmzLRcyP3d7dt3qDPIrd6w32pq+/btnwrg1eMOHTqm&#10;pDxKSHhIhUILCOABAIBVEMAD0AICeADQMwJ4AICJAB74baqHb968Rd1VfebMWVqOCVVr9+8/mP4S&#10;9Cp9L168uPzJZEqkPKERBPAAAMAqCOABaAEBPADoGQE8AMBEAA/8BtW9jcagL7/80mAwtGvXXr1T&#10;0mwPV4nmjRu3VIPfejLJ4w8//HDevAXS/sTEZN7sQQsI4AEAgFUQwAPQAgJ4ANAzAngAgIkAHnge&#10;6cbSme/e/aV06dIGg6FChQoPHsRqvHun3a6+XTvzVej//ve/y08Hh2r9+w9UZ8MPHDgoOTklMTFJ&#10;y1uBTIIAHgAAWAUBPAAtIIAHAD0jgAcAmAjggWekJdnOzs4Gg+GHH7KGhYVniLdJcXEJ0s4NGzaq&#10;xF3e492+fVvmTJgw8f/+7/9kjpNTs+jomFSt3sYemQcBPAAAsAoCeABaQAAPAHpGAA8AMBHAA8+I&#10;j38oHXvMmLEGg+Ef//jHoUOHM8p7JPXu7vLlq9myZZPGb9myVbXc8kF7+fvvfyAzy5Ytd+XKtYyy&#10;RdArAngAAGAVBPAAtIAAHgD0jAAeAGAigAd+TZ1EvnnzlnfeMV/CfeHCxRnrfHHV/kaNGs2YMSP1&#10;yU3r1VcKDh48nCVLFtmo3LnzGI2BarsoWFgFATwAALAKAngAWkAADwB6RgAPADARwAPpqM+kgYFB&#10;X3/9tcFgcHHponLBDNSr1d3r5Q3ew4emtGbLAxXM+/n558uXXzbtu+++O3r0WFpCb/VmI7MhgAcA&#10;AFZBAA9ACwjgAUDPCOABACYCeOAJ+egqb41u3bpdpEhRg8Fgb19FenhyckpG7NIpKSnPvqlTBXvt&#10;2vUKFSrKBn7wwQerVq2WOSbzOGD9NiNTIYAHAABWQQAPQAsI4AFAzwjgAQAmAnjAQvptYmJyYmJS&#10;kyZNDQZDrly5Ll68nHFDwd8qw7i4BHn7d/9+bOPGjWUz33vvvTFjxspmyobzJhBvEgE8AACwCgJ4&#10;AFpAAA8AekYADwAwEcADFqozDx8+wmAw/POf/3R1ddVrIiif0BMTk5KSknv37muwTB06dHr40JSS&#10;8oj3gXhjCOABAIBVEMAD0AICeADQMwJ4AICJAB6wnBcuPXnTpi1vv/22wWBYunSZvt8UyaYlJSXJ&#10;Ns6dO+/DDz+UTa5Vq1Z0dIy8MyQExZtBAA8AAKyCAB6AFhDAA4CeEcADAEwE8Mj04uMfSjf28vL5&#10;4osvDAZDv3795FfLR1Gd92RV+zt27Pr4449kw0uXLn3u3HlLDppg9bZB9wjgAQCAVRDAA9ACAngA&#10;0DMCeACAiQAemZv0Yem0169HqSDQ0bFBYqJ5fmboxrKNqoTd3DyyZMkim58jR44TJ07JnLi4hMyw&#10;B2BFBPAAAMAqCOABaAEBPADoGQE8AMBEAI9MTJ3mnpyc0rhxU4PBULBgwWvXolJSMtfbIXX5/ZCQ&#10;0MKFi8hO+Oyzz7Zu3a7eE1LLeH0I4AEAgFUQwAPQAgJ4ANAzAngAgIkAHpmY6vyDBw8xGAyffvpZ&#10;pk0B1UX4b926XadOHdkV77zz7qxZc2ROYmKmuBIArIIAHgAAWAUBPAAtIIAHAD0jgAcAmAjgkVmp&#10;1Pnnn382WKa1a9epS69bvWHW2hspKY9iY+M6d+6idsjw4cOTk1NkIhbF60AADwAArIIAHoAWEMAD&#10;gJ4RwAMATATwyJRU+u7p6fnxxx8bDIZRo0bzLkg+uScmJsl+GDt23Ntvvy27pWXLVg8exCYnp2Ty&#10;PYPXgQAeAABYBQE8AC0ggAcAPSOABwCYCOCR+ai3QFevXi9YsKDBYGja1CkpKdlk4nLrSZYP4CbL&#10;hQFW/fOf/5SdY2dX+cKFC5n52gB4TQjgAQCAVRDAA9ACAngA0DMCeACAiQAemYz0z6Sk5OTklNq1&#10;6xoMhkKFCkdF3ZB3RC/+uTUzkLresWPnZ5/9R3ZR3rz5jMYg3iXi1SKABwAAVkEAD0ALCOABQM8I&#10;4AEAJgJ4ZDLq4vN9+/YzGAzffvttYGAwyd9v7SV//4CCBQvJjvrvf/975Mgxy45KoMDxShDAAwAA&#10;qyCAB6AFBPAAoGcE8AAAEwE8MhOVK69cudpgMPz973/fsmWr/BobG2/1hmlQXFyC7JyLFy/Z2trK&#10;7vr00882bNgocywf0qlxvCwCeAAAYBUE8AC0gAAeAPSMAB4AYCKAR6ahuuuZM67q7uYTJ07inc+L&#10;7LH79x80adJU9tjbb789fvyE5OSUpKRkyhwviQAeAABYBQE8AC0ggAcAPSOABwCYCOCROahz3y9d&#10;upQ7dx6DweDk1OzRI07m/mNS40lJySkpqd279zRYJheXzsnJKYI3jXgZBPAAAMAqCOABaAEBPADo&#10;GQE8AMBEAI9MQPpkUlJKYmJSzZo1DQZDmTJl79y5K3Ne/LNqZqa+piCVPm3a9Pfee092YN269WJi&#10;7vC+ES+DAB4AAFgFATwALSCABwA9I4AHAJgI4JEJqI7av/8Ag8GQJUsW3vP8WWkZ/LZt27/44gvZ&#10;jSVLljx7NlLmxMUlWL15yIgI4AEAgFUQwAPQAgJ4ANAzAngAgIkAHnqnLj6/dOkyg8Hw7rvv7t69&#10;2xL18YbnT3v40FzvZ864ffPNN7Izc+fO7ePjZ9mZZPD40wjgAQCAVRDAA9ACAngA0DMCeACAiQAe&#10;uhYX99DymfboBx98YDAY5syZR873MtRn9vDws0WKFJX9+fnnX2zevEXtUt5D4k8hgAcAAFZBAA9A&#10;CwjgAUDPCOABACYCeOiXeqtz5cqV3LlzGwyGDh06EvK9vLi4BNmNV65crVLFQfbq+++/v2DBQpmj&#10;LlNv9eYhoyCABwAAVkEAD0ALCOABQM8I4AEAJgL4zCExMTmzka1OSkqRtzU1a9YyGAwVKlSUz7Gq&#10;f1q9bS+zUVoghZ+cnBIbG9+6dVuDZRo2bLgMBTKT8s9YrNuZpc/ky5dP+o+np7f6GEJxAQCA140A&#10;HoAWEMADgJ4RwAMATATwmYAcETlSmU18/EN5nzNq1CiDwZA1a7awsHDpq7Gx8VZv2MvQTnHJh/fE&#10;xKTk5JQxY8apDL59+w6xsXGcx5yBWHdkkH4i/14ULFhQOo+7u6fVy1M7xQUAAF4rAngAWkAADwB6&#10;lkAADwAggNc7ORxhYWH+/gEBAcbMRrZ6586d27ZtO3r0qOwEPz9/qzfpZfj6+t28ectyWr/1+5Xq&#10;WiaTefRYvHjJ+++/bzAYqlatdvXqdXl7SQavfVoYGYzGwH379m3dutXLyzswMMi6xXXjhoaKCwAA&#10;vD4E8AC0gAAeAPSMAB4AYCKA1zs5HEZjgIeHh2emnIxGY3BwcEBAht8DXl5ebm5u169HJSVp6DLv&#10;6hRqGQT27z/45ZdfGgyGvHnzBQQYZU5cXILVm4ffoZGRQVWot7e3FdugiuvatSgCeAAAMgMCeABa&#10;QAAPAHpGAA8AMBHA650cjsDAQC8vL2/zJP/1MudNlszJ+/VPb+ZVMsPk4+Pj4eERFXVDgxmhGkPc&#10;3DyyZ89mMBiyZcvm7x/Ateg17tcjg2Vo+N1q/cMF/vLC6Z/1F57y8oOMKi717RarHxcAAPC6EcAD&#10;0AICeADQMwJ4AICJAF7v0mI2T09PX1+f4JCg8PDQsLCQgAB/z9cZw8ua/fz8goICX9P6X9Uk7fTx&#10;8bF2K/540nIAbzJ/ln8oQ0Fk5PkiRYoYDIYsWbJIk8ngteypAD4oyChjwu8MCEb5e4D/C3bXwEDz&#10;0n9iePHyCggwDxcv8pT0y8hT/P1/r9kvMhHAAwCQqRDAA9ACAngA0DMCeACAiQBe71TM5unpGRwc&#10;dOrU6TmzFw8ZPG7k8Enbtu6SOa8pe/by8vL399+39+C8uUs0nnD7+vq6u3tYuxV/PGk8gBexsQky&#10;GoSGhuXKldtgMOTKlev8+Qtk8JqVFsCbu5a7x4L5y7Zs3mE0/kZq7uOzevWGrVt2+Pn5/WHa7efn&#10;u/LndevXb3mRhdUkZSivPm/u0hcZK2S17u7usmZ51sIFy3fs2P37Xx34w4kAHgCATIUAHoAWEMAD&#10;gJ4RwAMATATweieHIyDAGBhkXLZ0dRmbWg6Vm7Rs3q1+7VaFC9h37zrYP8Dfx8fnlZ8H7+HhGRYW&#10;MuunRTbFa6gz71/t+l/JJFsdFBw4bOjEfn1HhoeHenhoOobXfgAv4uLMGbyvr/9XX31lMBjKl7e9&#10;d+/+I8vnequ3DU9RAby7u0doaPDyZWuyZSlVs7qz/PrUgCAP5Rc/X9/6ddvIiBESEuTp+QdXqg8M&#10;NDZt3KmLywCpr99fWC3v6+srfbtGNees35dctXK9PP23niULG40BE8fP7NVzuK+fb4AxoEJ5xzGj&#10;poZHhL1M/RLAAwCQqRDAA9ACAngA0DMCeACAiQBe7+QYhYeH79i+O1eOcl1cBhgDjWFhISEhQRs3&#10;bC1W2EHmBAYaVWYmQkNDQkKDvS3nmIaEBIeGBgeHBBmNAUFBRpV+BQQEyDIyX1Yif/L19bWc7O4n&#10;y1ieLk8JUZed9/X1OXXq9J7d+9XK1XXvQ+VZwYHBwUHqjFV5eoj5Kf97lnppWV4WCw8PeeqS12kN&#10;UM9SK/H395flg8zLh5rneHrJNoaatzFY+Pn5qrtES3tkq83zLS8nDfb09IyMPFurevNO7ftdvXpJ&#10;nQcv65FlZOXyXPW9AZX5qTnyJ2Pg06cIP94Q8+4yv6jaFT4+PjLT3LAg2fYQy072lh2llpG1yWLe&#10;jy8V4BcUHJS2NplvtBwR2ZagwEDZLZYdbl6D9gN405Nr0cuh//zzLwwGQ/PmLeRXxgQNUgG8dCrp&#10;Yx3a9albq2WJotWWLl0dbE7NPdN6o6oj6bH167bu1mWQFK+53s0dO1BVovz6ZFh4XMXS+Q8cOHT4&#10;8FEfH+nz/kaj8X/d2DKSPFU+0rdXLFtjV7FBtSpNWzh3lXV6eHh6P7k9hLzi4yEi2LxyGXZaNO/a&#10;qmWP8PAw+euePfuPHz+pBiJLnT6ur7ST742WS+cHh6hxRg0a5m8VyIMnCz8uLgJ4AAAyCQJ4AFpA&#10;AA8AekYADwAwEcDrnRyOkJCQBvXb2VdqFBQU6OPj7eHh4e7ufi4yYvasxTmzlV2zZpO/v9/4cTNW&#10;rFjbvm3v7l0He3p6ubt7jBw+uWnjThMn/LR5845xY6a7ubnL03fv2tvFZUCTxp2cnTqPGzPN1dU1&#10;wBiwZvXGeXOWbNq0rVPHfvKUuXOW+Pr6BgT4b9++e8zoqYFBxjmzl7Rr06tbl4Hy3AH9Rw8aMGbZ&#10;stWBgQHSjJEjJjVp1LF5sy4rlq+VVfn5+W7evP2nmQunTJnTuGGH5cvWqAQ9LX0/ePBIvz4jGzfo&#10;0L/vqMOHjwaHBK1auV5ecfKkWQ3qt5WWhIYGb9ywtW3rnvL0Pr2Gnzp12s/fz3xdax+fyZNmN2/W&#10;VV6uU4d+GzduMxoDli5ZVbxwVdkz06fNld0ibV64YLlsmiwzbux0lerJzB079nTtPLBJo04dO/Td&#10;unVn+ptbq/Rd9ti0qfNktwwbMkHaP2H8zNOnz0jzpk6ZM3/eMmmJPPDz8ztx4qS58Q07yN6Qdfr7&#10;+8vKN2/aPnLE5CdfPvCdN3fprJ8WynYtW7p69uxFa9ZsbOnczaVT/1079/r6+mSIjFCdB79ly1aD&#10;ZVqyZJn8KjOt3jCkJyOD0WiU2j908EiBvJWk/Du079PQsZ3KyKVLS//cv/9Ql84DW7Xo9vOKtQ3r&#10;t+vaZVDE2fB5c5YuWbxy+bLVUra9egw7euTY/n0HZdxo1rTzooUrpA9LV58ze7EsExxs7sZSU1Kk&#10;UpJSWSuWrXnqcvGenuarZTg1cWnVorv09sIFKu/cuUd9P0bKVla1cOGKls27tXDuKuuR+bLCiuUd&#10;bcvVnzRhpqxn0qRZ69dvNpqHDr+tW3ZIZUl9yeBw5oyrKszpU+duXL91+rR5To07uXTsv2/vQVlS&#10;tloeSOOl0uUpG9ZvkYWvXbuu/QABgP5/4gIAAC+PAB6AFhDAA4CeEcADAEwE8LomxyIl5dGxYyeK&#10;FXYYMWxScHCQOrdV5V+urm65fyw3dPD4wEBj+TJ1C+SrVLdWy/Zteh0/ftKxXtsyNrUHDxzXqkX3&#10;ooUdypeu6+7ufujgYZsSNapUbtKv76gO7frmyWk7aMCYc+cixoyeViifXf16bXr3Gta504Cc2crM&#10;kpUv0AAAIABJREFUmbP4ypWLkyfNzpm9rKx89qxFLZt369CuT68eQ+vWavXl54XmzlkSFhbawrlr&#10;iaLV+vcd1bFD30IF7OfPWxYZeXb6tHm5cpStaOtYs1rzmTPmq5tSqzPFt2/bVbJ4jXp1Wg8bMsG2&#10;bL0KZetLq8aNnZ4ja2kH+6Y1qzkvWfTznl37Chewb9yww9Ah4ytXbCitks2UNvTtPSLPj7YuHfv3&#10;7zvSvlIj2SGnT7uuX7e5ZLHq1Ryazpu7xBhonDZ1bt5cFVw69uvfb1TJ4tW7dh4YEhq8b9/BSraO&#10;0v5hQyc42DfJn6fi/v0H086vNSf0/v6y2kL5Kw8cMKZt6542xWsULVTlyJFj27fvKpC3YplStas5&#10;NBs6ZII0Q9pTpXLj4cMmNmnYoViRqps2brt06fyEcTML5qv05GzdAGenzg0d250/f07Wlv2HUrVr&#10;thjYf4zMkXVu3LAlJiYmMTHZ6v3qD3udGhmcnZsbDIasWbNdunRF3nPyJlNTVAAvpSE9sFjhqtID&#10;pQB/zFbmwIHDvr4+0hV37NhdvEjVhvXbSVesU6tV7h/L9+szUupdCkRqv0G9dvJrGZtapW1qOTXp&#10;1LPH0NYtu8v89eu3hIeH1qrRvGWLbhcuRPbpNbxgPrsGlpW0cO4iC2zcsC3tTvPy08/PV4qleNFq&#10;U6fMDQoOlIWHDB6vRir5U68ewwrnt+/Vc1i3LoOyfW8zdsz0zZu3V6rQwK5iw1kzF0oZSl0MGjjm&#10;0uULP69YKyOY1KkMaBXK1ZfC8XD38PH1qe7gJDXo7NRF6leeZVehoZen14kTp+ztGjs1dZFirFG9&#10;We5cths3brt9+7b2iwsAALw8AngAWkAADwB6RgAPADARwOuaOrh79hzIm7vCvLnL1NXm007dDgoO&#10;KlG0WreugwMCAsrY1G7csIOvr29oSPCc2Yvz5qqwZ9e+ixcjA4z+Deq3K1u6jvxpxfI1rVp0Dw0N&#10;vnr1UlTUFXlco5rz+QvnJk2clTN72XVrN8vyZyMjKpZ37NCuz7Vrl6dNmVuoQGUPD4/Q0JCIs2FX&#10;rl46cuRYscIOAweMORcZMW/uUhVUy5LXoy6PGT3N3q6xn5/f/HlLv/q80IoVa0NCgtVZsOo0WVlJ&#10;I8d2Nas7BwUFRp4/e+ToMafGnXbs2DNt6twcWcusXrVBFggI8Hewb+LSsf+1a5euXrvk7+9fplSd&#10;yZNmG40B0qRlS1fduHH1xo1r27bt+jFb2S1bdshLO9Zt08VlwK1b1w8cOFyyWLWZMxZcv3456saV&#10;nTv3FC9SbfeufdLOIgXtT5w4efXqRWnJ8GGTdu7Y7e9vDuClVdIY2fA8OW1XrlwvrZLt6tJpQK4c&#10;5WT5PXv2f/9N8RHDJ4WGma9x3bPH0Arl63t5ep07Fx4SEtTAsV2D+m3PnYuYMmm27JO0AF72qmzX&#10;+fNnBw8aVyBfJWmk7NXgkCDZrmZNXe7dv6cOq9W71u9TI8O5c5HyJtNgMAwYMIA3mVqjLkEvJSPd&#10;csjg8VE3rso44FC5SZ9ew9U9Gjq271vJtkGgMUB64K5de6WW+/YeIZ1c6qtUiZqHDh2RSpk/b1nW&#10;70vOmD5fqkNK1a5iw+HDJ0nvrV+ndbs2vc+fPzeg/+hsWUodPXr84sXz0sPLlaozbOgEqRrV4WVw&#10;CA8Pk9ovbVMrODjoytWLY0dPL2NTy83NPTDIuGvn3uxZSi1csFyeG3E2fPSIydK2sPDQ9m17t2vb&#10;5+y5cGmktGTkiMnh4aG25ep1dhkQEREWGXnWPM4UqTp2zDQZQypXaiTDlFTc5csX1q3ZVDCv3Y7t&#10;u9ev25I3l+3evQdkBDAGGkePnLJuzcbbt6MJ4AEAyAwI4AFoAQE8AOgZATwAwEQAr2vq4O7de7BA&#10;3orz5i596trpAQH+BfJW6tN7eFBwYImi1SZOmBkcHKSy6kYNzGG8u7t7SEjQTzMX2JSo4XrGTRY7&#10;efLUqpXrhw+d2Lhhh4L57BzrtY08f3bM6Gl2FRueOnVaVivrbOjYvl3b3pcvX5g+dV6h/JU9Pb3U&#10;yawHDx0ulN+uQ7ve/gH+ERFhPXsMzZ+nYv9+o7p2Hti757AWzbr+mL3Mjh27F8xfVrSQw/HjJ2Ux&#10;7/Q3W/fyKluqzihL2Obq6ibNM9+yPShw5IjJlSs2PH3qjL+/36mTpwsXqNygXtt+fUZ2cRkgP6WR&#10;zZ27qJuy79i+e/asRbJ1snyuHOU2bth69lx4nZot2rXpfeXqxRUr1mbLUqqzy4Ce3Yd06zKoR7ch&#10;ObOXHTF8kpube7nSdQvnt3dq6jJu7PTTp8+kfY/BEh+Gjh0zvVhhB9lAdTvt5cvXyM48evT4zp17&#10;5NXXrdscGGSUHSsv2rPHMHnFM2fOBAcHzp+3VHaOh4fnjOnzixaq8lQAr04drlOrZXBIkGysHAXZ&#10;8Arl658/fzElJWPcUl3dDH727DkGg+GTTz4JDQ1/9ChjtDyTkNE7PDxs7dpN+XJX6N518JzZixfM&#10;W2Zv18i2XD13dw/pdfaVGg0eNE6q3hyHBxobN2jfpfPAixfPt23ds2mjjsbAAD9/v5Ur15cpVWv7&#10;9t3yWMq8moPTwAFjzl849ziAv3CuT+8Rsk5/y2XnZTypW7tVv76jVACvbvEuz6pXp3XF8o5zZi+Z&#10;O3uxDAjffVNs6ZJV4RFhkyb+VL5s3RPmW7z7SHFJiVlu0+AnNSLUvedlaJLxR1aS/YfSa9duljW7&#10;urpKvbRv21teS+rOwb6JjAOhoSHy3G3bdpWxqb161QZ5bFehgZRn40YdRo2cIqONlN7Vq1yCHgCA&#10;TIEAHoAWEMADgJ4RwAMATATwuibHIjEx2dPTq3yZup069IuICHN39/Dy8vLw8AgMNO7ete/HbGWn&#10;TJ4TFGQO4CdPmiUPAgL827Xp1bRxJx8fH3c3j+DgoFmzFpUoWt3H12fr1p32lRqVKlGjXu1W06fO&#10;rV+nda3qzS9cODdm1NQqdo1PnTwtT5HVNqjfrm3rXpfMAfzcQvkryysajQFubu4VbR3r1Grp7e3t&#10;7u4eFh7arcugwvkr9+oxVBomuncdNHTw+GPHTsyZs7hUiZpHjx5Pu/u7t5e3rFnaXL5MnbGjzWe1&#10;qq2QBUJDg0cMn+xQucmpU6f9/f0OHjxSrLBDg/ptZeWyTpeO/fr0Gj5v7lJPT8++fUYWLmhfuVLD&#10;7l2HjBg+KX/eSuvXbYmMPCtNku29evXSkiWrsv9QSp7SudMAea75dvX9Rq1csS4sLPTwoaP9+45q&#10;6Ngub64K5crU3bVzr7oE/eMAfvQ02Xu+lgBeNn/FsjU2xatL+3fs2FO0kMO6tZtll8p823L1pA3q&#10;2wPqVtZ5ctrK45kz5pvPgPd8fJn9xwH8xcjePYc71msbFhbi5uYWGBgwYfzM8mXrRkREWq7lngFK&#10;TPW9uLh4e/sqBoOhT5++3AleU+LiHl64cL5Ht8FSC1IyNas1q1Xd2bFum2xZSi1e9LNUnG3ZeiNH&#10;TFbFK+OAc7MunTv1v3jJHMA3adhRenWAMWDF8rWlbWpt27ZLfpUqq2rfZFC6AF4GBynA6lWdfH19&#10;LCXsWbtGi/QBvNFo3Lplp5SVjCTypxpVnRrWbydV07BB+/Pnz40dM00GnOPHT6qcXt0SXl6odUtL&#10;AC8NsATwspgMKdLsDeu3SqG5ubpJa7u6DKxq3zQoOLBqlaYD+4+WOVJcW7fuKl2y1s8/r5MyPHHi&#10;1OCBYxs37FAgbyWZuXbtJs6ABwAgkyCAB6AFBPAAoGcE8AAAEwG83sXHPzx/IXLQgDHZs5TaumXn&#10;uXMRwcGBoaEhoaHBTRp2KJS/8onjJz09PW2K15g8aXZQcKDRGDB29NQiBaucOX3m7Nlw0aljv9I2&#10;tXx9fdu16WVbrp6fn29AgH90zI3WLXtUrdL04sXIMaOm2ts1PnXq2QB+XsH8dt7e3v4B5uvYV3Nw&#10;8vH1CQ8PlZe4cOHciGGTSpesFRISHBkZISvZt/fA6JFTvLy8Zv20sFSJGseOnfDz90s7X19dgr6K&#10;XSOXjv0uXjovbQgODpL2rFmzceKEn+wrNTp9+oyvZSpWuMqY0dNu3rwWGhYSGXl2wvgZa9du2rNn&#10;/5f/KfTzinXSvCtXLu7bdzDHD6U3bdwmC9Sq0aKLy8Db0VHya95cFbZv23X16qVz58LlJaQ90qp1&#10;azfJS0iD5bkeHh6yK9q06hkeHubh4SlkNy5csPzHrKX37z8o++rSpfMjhk/Ok9P2xIlTO3bsLlqo&#10;yvp1m2V7pbWOdds0tVxb3t/P7/z5c/37jS5bqrb8adrUuQXz2ckCIaHBQUGBdWu3au7UxbxA31EV&#10;yzt6+/jITPlVdmmt6s2jzRlhSkYpsbi4BBkfNmxYbzAYcuXKde3aNd5qaoR0oeTkFFc395LFq0sl&#10;Shl6e5vjbamgalWaNnRsL71Ofjo17nTu/NnAIGOAv181h6bduw6WUjUH8I06StcNMAZITUlFbDcH&#10;8AFenl7mtPuZAF4K39eSwJsD+Jq/CuDldbu4DKhcsZG7m7u6rUNYWKiUW97cFaRmN2/alvvH8vv2&#10;HZBBQ8p/zaoNnTr0k2Vk5Gnfrk9EhHkksSlRY/SoKfJAim7G9PnyivJY1i8v2r5tbykrFcCHhATJ&#10;1m3buqtUyZrr1m2WBk8cPzPUUnEympUtXaehY7vY2FjL/4DKGMUFAAD+MgJ4AFpAAA8AekYADwAw&#10;EcDrnRyOoKAgT08vx3pt8+aqMHbMtEWLfp4zZ0lDx3Y/Zi0zb86S0NCQM2dcixS0nzDefAl6Hx+f&#10;o0ePFS1UpW6tVosX/TxwwJhsWUrZVWjo6+vr0rF/yWLVDxw4fPjIsQkTZsr8ag5O5ih9+CTbcvXS&#10;Avg6NVu2cO52+crFyZNm58xRTp7Yrcugb78qNnXynDWrN8g6Fy1csWXLzjOnz5QoWk2asW3brh3b&#10;d5crVUfWFhQUOG3q3MIF7Y8dPe6fLoCXB7LmObMX585ZfvKkWUePHB81ckq+3BUPHjg8euQU27L1&#10;Tp8+4+PjLcuMGTklZw7zaf2HDx0dN2b6118UXrJ45aGDR777qtiUybNPnTy9adO2+nXbfPFZgTWr&#10;N547F9HQsb1dxQabN2338/Nr3bJ78SJVly1bfejQ0fZteufIWvrQoSMrf173w3clJ0+cffz4ybVr&#10;NxUt7GC5t7TsUk91DW13d/dqVZzKl6m7YP5yaVWBvJUK5rM7ceKkbJfs8LVrNkmrZFtWr96YO0f5&#10;QQPH7t17YOaMBT9mKzts6ITz588uXbIqWxabMaOmbt+6a8SwiTmzl23h3PXs2fDhQydKmzt16CfL&#10;T5E9ma3sjOnz71vuAZ9RSN9LSkq5ceNWjhw5DAbDunUbZLiIj39o9YZB/b+eeXOWfvtV0SOHjwUE&#10;BKgqCwkJnjl9/n8+ybd//6E15h5bbvzYGfv2HuzRbch//1OwT6/hUu/SPx3rtgk0yhSwfNkaqYit&#10;W3eq21tUsnXs22fkhYuRNas5t2ze7eLFSHmiXcWGfn6PA/iqVZr26jlMylyqx9fXx/WMa64cZQcP&#10;HBsRESYFJW3w9fN1c3WTKujiMjAkNNi+UqNa1Z23bd+1e/e+CuXrtW3dMzw8tEO7vqVK1ly/fouU&#10;lYxUUlOXL1/o23tE/jyVFi5YsWf3/h5dh+TMXm7jxm1SehWlSb1HyHb5+ftt3bKzSMEqUpI7d+6V&#10;opaBS+p08+btNsVr9Os74t79e/zfJwAAMgMCeABaQAAPAHpGAA8AMBHA650cDqPR6Ovr4+7uMWjQ&#10;uNI2tUqXrGVTvEaTRh23bt1pNAb4+Hi7u7nXqtFizuzFQcGBslhISPCRI0fr1WltW65+C+euPboN&#10;rlC+viy2d++BKnaNypeta1ehYbs2vQb0G93QsZ2seeb0+bI2SwTuIyts37Z3757Dz184N2/OEgf7&#10;JqdPnXFq0qlsqdo1qjazq9Cgil3jMja1u3YZdO5cxI7tu5s27iRrq1CufptWPU6cOBkSGrxg/rLa&#10;NVrIY3WZ93S3gPcKCAiYMX1+lcpNZCWy5qVLV0WcDZ80cZZT406urq7y6uoq7hPHz6xs16hK5cby&#10;ctKGgAB/X1/fIYPGFStc1d6ucdUqTUeOmCRPmT5tXmhYyPJlq6Vt1RyaydPd3Nx79RhWybaBXcWG&#10;Nas5b9q4NcAorxkwdMj44kWqVrVvIk8fPHCcLJnWKk9Pz+DgINlpzZp2ti1bV/ZDt66DZQNlq/fs&#10;2SevtWXzDtknHh6echSWLllVs3pzWXmlCg0mjJ8pu07W4OPrM6D/6MIFKtuWrd+vz6i+vUe4dOgX&#10;GXlWdm+50nU6dugr7alY3nHK5NnystevR2Ws21SrO8E7OTkZDAZn5+YyPli9SVCSk1Okv7Vu2cN8&#10;dXgf840eLCXmf+jQEenqI4dPjjgb9tPMhbZl65UtXae5U5eWzt2kiM5FRkiNdOrQz1wYAf7r1m6u&#10;U7Pl7l371F3emzVxGTtmupR221Y9+/QaIQuPGD7J2alz2hnwrZp3HzVyiuViEp5BQYFLFq+UWt66&#10;xTwQeXp6Pf6qTVBgz+5DZPw5c8b11KnTbVr3lCFCarlj+76nT50ODglau2ZjqRI169RqeerUmXq1&#10;W02cMDM8IszTw3Pk8EmVKzWS4pIqW71qg/pWQbOmLmNHT5PX8vPz3bVzb+2aLaXN5jtHjJlWslh1&#10;h8pS1I369B7u5uZ2/fqNjFVcAADgryGAB6AFBPAAoGcE8AAAEwG83snhCAwM9PT09PX1DQ4O9PHx&#10;OXjwyOnTZ4KCzFebN8dulkml1CrA3rVz7/LlayLOhoeEBF+9enHQwDE1qjlbljHfDXrnjj179x7w&#10;8/OVNVhOUveWJ8qDtEzazzLJqmS+rFatXCZfXx95liKPVdonKzl+/OSxYydUQqaeJQt7/8Zk2QTf&#10;A/sPyePAQOOT5f3SLeITHBwk69//ZBnzLB8fea2DBw5v375bbbv8qgJ72Qnu7u4nTpw0n33rKxtl&#10;TtMPHDgsC8if1Dnu8uDw4aM7d+6VjQ0KMqYF8Gp3yQstWrgiLCwkOCToetTln2YuLFrIQb2obEi6&#10;tN5LnqsCTnmitEE1QJpqWf8R2Q+B5tOKA2R+aGhI/74j69RsIYfg6NHjHh4eslHyMyoqg2WEaojY&#10;tm27wWD49ttvHzyIk/YzRGiBHIXg4GD/gF/V2uMOH2hUnVM6pAwdUg5Sm/JYCkQVeFrFPdXJZb5l&#10;GEkbBOTBr8pTLfC/WpXBwRjgayn8p75qoy6AISuRkj954pRUgYxjaoySv3l5eh07ekJWIAuqcUPa&#10;YKkRTyklVbxqcEv/iulbK5sj69yxY4+UleWS+J7XrmWwb7cAAIC/hgAegBYQwAOAnhHAAwBMBPB6&#10;pwJ4dcdlDw9PlVh7e3vLY3XNZzWpP6nIbd3aTVm/t+nXe8Sa1RtHjZyS+8fyUyfPDgoK9PDwUJGY&#10;n5+vp6dX2hpkZvpVyZ/STmZV8+Vn2vrTprT5lhNwfdLWptb8WwG8ZTEvldg999VlhnotFculrcry&#10;FQTzXa7ltZ605/F8c2N8Hid/so0qiU9rhvzR0khf9a0CtfK0LQ0I8N+9a1/hAvZtW/dctWrD1Clz&#10;C+Wv3LvXcEty6ZX2Kr9qvK/vk/V4p63fcobw44a5u3mEhYd27zrYtlx9FRaqbXR3d89wAbx0P3m3&#10;ee1a1KeffmowGGRjebepEeraGO7uHk+VWPrOaSkBS49VndnTK32Bpy2crvY9PX+9zG8t8OTp3ukL&#10;6rnrUUOE1IfnkyXVylVpPK7fdM22FK9n+sJP/4ppL2dZrbf6loAsIMWV4S4vAQAA/hoCeABaQAAP&#10;AHpGAA8AMBHA611aAP8bifbTk+UEU79ZMxdWrdK0ZvXm1Rycxo+b4efnm36BF17Zi05/doUvsvyz&#10;y3i9cNNf/LmenuavLKxYsaZmdeea1Zwd7JsO6D9anY/7l3eTrDMoKPCnmQv79Rmp0npvy8m7GfEM&#10;eHUb+NjY+MqVKxsMhkWLlnAbeI34syOD1qaXb3haUaviIoAHACCTIIAHoAUE8ACgZwTwAAATAbze&#10;/YWYzXIbZqP85/RpV/k1KCgo46Z0b2Ayf2XBGODn63vm9BlPT8+QkKBXsk5joDH9qjJuAC8/pc3N&#10;mjkbDIahQ4fJiBEXl2D1hiGjB/CvcCKABwAgUyGAB6AFBPAAoGcE8AAAEwG83v21mC3txFBvyzWc&#10;X0vqpaPp17vr1SSaluts/2/PZ9wAXo0Sffr0MxgMTk7N5HFsbLzVGwYC+LSJAB4AgEyFAB6AFhDA&#10;A4CeEcADAEwE8HonhyMgIMDd3d1Dp5NsmpeXV2hoaFhYmLe3t1631NPT09XVVWWEGavE4uISZJSY&#10;OfMng8FQo0ZNzoDXCI2MDCEhIREREdatXFVcV69eJ4AHACAzIIAHoAUE8ACgZwTwAAATAXwmcO/e&#10;g7t37+lSTIx8Oo0PCQmzs7MrUKDAyZOnpPtFR9+xesNehzt3fsmI0bUcIBklVq1abTAYKle25x7w&#10;2mHdkUH684MHcXXr1v3mm288Pb2lcqWcKS4AAPC6EcAD0AICeADQMwJ4AICJAD4TSEpK0SvVe/38&#10;/D/66OMPPvjA09NLfpWZVm/Ya2L1vvQXqDPgd+/eazAYSpcuo44ao4QWWLczJyYmS8fIlSuXdAwv&#10;Lx+rV67VDwcAAHgzCOABaAEBPADoGQE8AMBEAJ8JqLxTl1S46+7u+c9//vPbb78NDz8r723i4x9a&#10;vWGvidX70l8gh0OO0eHDRwwGQ4kSJR4+NKk+afWGwbqdWf75SElJLVSokHQMDw8vdW8CigsAALxu&#10;BPAAtIAAHgD0jAAeAGAigEdGpsLdEydOGQyGnDlzRkXdSEnhzYy2EMDjuaQPyCeR/PkLpAXw3JsA&#10;AAC8AQTwALSAAB4A9IwAHgBgIoBHRqbC3UOHDhsMhqJFi8XGxicmJtMDNYUAHs9FAA8AAKyCAB6A&#10;FhDAA4CeEcADAEwE8MjI4uPNl6A/cOCgwWCwsSml0nd6oKYQwOO5COABAIBVEMAD0AICeADQMwJ4&#10;AICJAB4Z2a8DeBtLAE+4qy0E8HguAngAAGAVBPAAtIAAHgD0jAAeAGAigEdGRgCvfQTweC4CeAAA&#10;YBUE8AC0gAAeAPSMAB4AYCKAR0ZGAK99BPB4LgJ4AABgFQTwALSAAB4A9IwAHgBgIoBHRkYAr30E&#10;8HguAngAAGAVBPAAtIAAHgD0jAAeAGAigEdGRgCvfQTweC4CeAAAYBUE8AC0gAAeAPSMAB4AYCKA&#10;R0ZGAK99BPB4LgJ4AABgFQTwALSAAB4A9IwAHgBgIoBHRkYAr30E8HguAngAAGAVBPAAtIAAHgD0&#10;jAAeAGAigEdGRgCvfQTweC4CeAAAYBUE8AC0gAAeAPSMAB4AYCKAR0ZGAK99BPB4LgJ4AABgFQTw&#10;ALSAAB4A9IwAHgBgIoBHRkYAr30E8HguAngAAGAVBPAAtIAAHgD0jAAeAGAigEdGRgCvfQTweC4C&#10;eAAAYBUE8AC0gAAeAPSMAB4AYCKAR0ZGAK99BPB4LgJ4AABgFQTwALSAAB4A9IwAHgBgIoBHRkYA&#10;r30E8HguAngAAGAVBPAAtIAAHgD0jAAeAGAigEdGRgCvfQTweC4CeAAAYBUE8AC0gAAeAPSMAB4A&#10;YCKAR0ZGAK99BPB4LgJ4AABgFQTwALSAAB4A9IwAHgBgIoBHRkYAr30E8HguAngAAGAVBPAAtIAA&#10;HgD0jAAeAGAigEcGlJSUIu9hUlJS5XFauFuqVCmZmZwsHsmfRGJistWbCgJ4pJGSVLUppE6lYxQo&#10;YA7gfXx85bH6q1SxFLjVmwoAAPSKAB6AFhDAA4CeEcADAEwE8MhoEhOT7917IF30zp1f5Kf8un37&#10;ToPBULx4cZkTHX03OvpOTMzd27dj4uISyOCtjgAeaaQzSM1KeQqp0/v3Y/PmzScd4/jxE9Ilbt2K&#10;vnNHKjdaCpzKBQAArwkBPAAtIIAHAD0jgAcAmAjgkaGoLnfkyLH33nvvb3/729///nf5+X//938G&#10;g+Gtt976m2V699135Vc7O7sHD+IsF6WnQ1oTATxMliMuxSglWaZMGekJ77zzjqpWg2WSEv7bk0nq&#10;9/RpVz6VAACA14QAHoAWEMADgJ4RwAMATATwyGhUr+vatZvK7Qy/nt566y35+e677x4/fpy7SmsB&#10;ATyUtG/PqCJ9dlJ5fOfOnWUxy/8LopMAAIBXjwAegBYQwAOAnhHAAwBMBPDIaKSDyRuYqKgb//3v&#10;f9MS97Tp7bfflp9dunThXY1GEMAjjfonw8Wlc1rc/lTlZs2a9dKlyxQvAAB4fQjgAWgBATwA6BkB&#10;PADARACPDEhlukuWLE3L7dJneNmzZ79y5aq8yeFdjRYQwCON+vRx6dKlH3744aniVd+kWblyFReu&#10;AAAArxUBPAAtIIAHAD0jgAcAmAjgkQGpPpaYmFi9eo20C9G/ZZnkwYoVP0u3jItLsHo7YSKAx6/F&#10;xZn7w+LFi9NfvkIl8Q4OVeVfEKu3EAAA6BsBPAAtIIAHAD0jgAcAmAjgkTGpWNfV1fXDDz9USZ7K&#10;8KpXr/7I/EHS+i2EQgCPZ6WkPKpSxUFF7yqG/+CDD9zcPDj9HQAAvG4E8AC0gAAeAPSMAB4AYCKA&#10;R4alkt1+/fqlnUH73nvvubt78n5GUwjg8RTVJY4fP/mPf7yfdjP4Xr16c+EKAADwBhDAA9ACAngA&#10;0DMCeACAiQAeGZb0tJSU1OjoO3ny5FUXsh44cBBn0GoNATyepXpFr159VOVmzZpV/tGRcqZjAACA&#10;140AHoAWEMADgJ4RwAMATATwyMji4hKkB27YsMlgMOTNmy8m5k5ycgpvZjSFAB7Pkg6QlJRy61Z0&#10;zpy5pGNs2LCBr84AAIA3gwAegBYQwAOAnhHAAwBMBPDIyFRnk/czderUXbx4CRmeBhHA47nqnR2F&#10;AAAgAElEQVTUPx9LliytX99RSthErwAAAG8EATwALSCABwA9I4AHAJgI4JHBWS5E/+jGjZsmEx1P&#10;iwjg8VsSE5MfPIi9ffs2/3AAAIA3hgAegBYQwAOAnhHAAwBMBPCZkhwjOXaPxWd48fEPExOT463d&#10;jFfm8aFJ1EcpEcC/cnoqXtUT4uMeWr0lr4DloNC3AQDQOAJ4AFpAAA8AekYADwAwEcBnJiofSkpK&#10;ee6HOCatTfKp2/zFggwe6RHAvxKqeKU/PPlfMUzanZJTzP8Oxpu/XmD9ngMAAJ5CAA9ACwjgAUDP&#10;COABACYC+MzB8sEqUX1Ye/Ag/tRJzxUrNsybvWLyhHkTx8+FpkybsnDRorXr1+88e/aiFJQcsqSk&#10;lIz7Do0A/uVZ3rSbe4LsN2/voFUrtsyf9/PUSfOt3leRZtL4ebN/WrZsyfoD+0/duXNfHS+6OgAA&#10;GkQAD0ALCOABQM8I4AEAJgL4TCA+/mFSUop8hIs8d2nBnJX2dk2+/rroJ5/k/deHOd//R/Z//CMb&#10;NOWDD3L8+9+5P/ssf65ctu3b9tuz68i9ew+k0OLjM+Sp8ATwL8Ny1nuS7MBrV2+s+XlrvTptv/++&#10;5Kef5vvXv3K+/z7FqyHv/yPbhx/++PHHeb78snCZ0nUmjJ8dZAxPSkpOSXkkJWD1jgQAANIQwAPQ&#10;AgJ4ANAzAngAgIkAXu/U8ZVDM3bMrMKFqrz/fvavviriWL/d1CkLlixZt2nT7s2b90A7tmzes2bN&#10;tnnzfh4yeJKNTa1//zvXxx/nrlOn9Y4dB56cUGv9TvWnEMD/ZQkJifJePSHh4YL5q8qUrvPhBzn+&#10;83kBhypO48fNWrRo9YYNu6zeXZHe8mUbZs5Y0rpFz6xZbGSkzZG9bO+eoy9EXuYTFgAAmkIAD0AL&#10;COABQM8I4AEAJgJ4XVOf6C5dvNqgQYd/fpAja9bSA/qPjQiPTEpKeu7nOCYNTY9S42LjD+w/Xq2q&#10;80cf5/nmm2Izpy9LTk5JTEzOWCVGAP/XyC569OiRjMPdug376KPcX31ZpH27vl6e/iZTorW7JtPv&#10;TSnJKVcuX5s6ZUH+fHYffJC9QvkGXp4BqX/m/4wBAIDXigAegBYQwAOAnhHAAwBMBPD6pY5O5LlL&#10;le2afPxJ3qoOzt6e/jJHfZaTn8nJKclMmpxSUlLSjlSiKXHhglW5fiz7+X8KDB06WeaZMlSATQD/&#10;F8j+SU55dCfmlxYtun/8SR6bkjX37zue9n9h5IH0EGt3UqZnp5S00VV+no+81KpFj88+y1+oUJUz&#10;p7z4nAUAgEYQwAPQAgJ4ANAzAngAgIkAXqfkU5gci5iYu/Xrt//o47ytW/W6fTNaDlZaRMSUISb1&#10;PQl5cOyoa+GCVb74vOD8uStTM9QbNgL4P0vtnKTEpF7dRnz8cZ4a1VuEh0fKPkxJoXgzxqS+ISEP&#10;EuIThg6Z9PnnBcuUrhsRcT41Q1UuAAB6RQAPQAsI4AFAzwjgAQAmAnidUtev7tVzxMcf5aldu9XN&#10;G7dTzel78uvPnphe8WTJ4M0H7sC+4zmyl8matfShgydTzdlexnjPRgD/Z6lxdeaMxZ//p4CNTa3Q&#10;EPNbdIo3w00qg080JXbtOvTjT/I0bNBB/lVNSkqh8wMAYF0E8AC0gAAeAPSMAB4AYCKA1yN1XE6f&#10;9v4hq03e3BX8fIPk16QkAryMOsnH76SkJHkwYfzsTz7J17hhp3u/3M8oN4MngP9TLF+dSb1w4Wqx&#10;YtW/+bro9q37Us3Fm2TlLsj0lyb1tYnr12+UK1vvv18UWr58YyqftgAAsDYCeABaQAAPAHpGAA8A&#10;MBHA65H6INe2bZ+PP8ozccKc1CfnYjJl3El9Ar8Tc7d8ufrffFNs27Z9CQkPM8TbNgL4v7C7xo2f&#10;/a9/5ezsMihZhlTLZOX+x/RXJzX2rl+3/b9fFLK3a3z9+g05xFbvZgAAZGYE8AC0gAAeAPSMAB4A&#10;YCKA1x35/CWf1SLPXixerFqhAvYR4edTCeB1MamDuHTpun//O1enjgPi4uJ/MZ8Hb/0u9/sI4F+c&#10;7BYZQmOif6ldq/V33xU/dvR0Khefz+BT2ldnqld1zvKDzZ7dh6RyY2Pjrd7ZAADItAjgAWgBATwA&#10;6BkBPADARACvO3Fx5rxz86Y9n3yct7PLIJUAcQatDqbkZHMAH+AfkjVLqQoVGly+fC06+k5sbHxi&#10;YrLVe93vIID/M/vKPKL6eAd+910JhypOJpN5cKZ4M/qUbLn9x9RpC957L+uY0TPlsN66FU0JAABg&#10;LQTwALSAAB4A9IwAHgBgIoDXnbi4BEvYs+i9d3+YN3t5KjeQ1sukPoT/cvdezZot8+Wt6O7qI0V6&#10;+/Ydjb95I4D/s/tq164j//xnjp7dh6dy7QpdTCqA37Pr0Gef5uvYceCDB3E3btzi//IDAGAtBPAA&#10;tIAAHgD0jAAeAGAigNcX+fSkDsrgwZM+/STvlk27U7mEtV4m9SH80aOUVi17fv9dif17j8bGxkVF&#10;3XrwIM7qHe93EMC/OFW8Sxav+/jjPNOmLEglgNfFpK5d4eHumy1r6UaNOkVF3bx1K/r27Rg+dgEA&#10;YBUE8AC0gAAeAPSMAB4AYCKA15e0nd/ZZYh8Itu372gqAbxeJnnblpJi/hzepcuQ/3yWf8O6HQkJ&#10;Cdev37xz5xerd7zfQQD/4tRoPGXS/E8/zbdg/spUAnhdTOogBgWG58tbqWpV53PnLsXE3JV/ZB88&#10;iNP4/SMAANAlAngAWkAADwB6RgAPADARwOuLeecnJpkSEjt1GPjVV0UO7D+e+uT8SyYdTCrJ6959&#10;+Kef5l2zZmtCwsPr129GR2v6KvQE8C9OjcYTJ8759NN8ixetSSWA18WkDmJo6NkC+Svb2zeJiDh/&#10;587dGzduyT+yBPAAALx5BPAAtIAAHgD0jAAeAGAigNcXAnh9T88G8FFRN2/fjomLS7B63/stBPAv&#10;jgBel9NvBfB3796zepcDACATIoAHoAUE8ACgZwTwAAATAby+vKoAPiXlUcrj6VHaZ783Mz151efO&#10;f6Mt0eD03AD+1q3o2Nh4zZ5KSwD/4l5JAC8F+6R4tRXeq4Y9O548Snn+/N+ZXvmmpd3f4XVMvxXA&#10;x8TcpRAAAHjzCOABaAEBPADoGQE8AMBEAK8vnAGv7+m3Avj792MJ4HWAM+B1Of1GAH87JuYun7wA&#10;AHjzCOABaAEBPADoGQE8AMBEAK8vLxnAP3r0+Hz38+cv7d19ZMvmvR4efnFx8epPLxNBvfhkDAh2&#10;d/f934taXtZkSvTzDQwKDHszbdDsRACvby8ZwKsivXjhyu5dhzdv2u3tbUxKTk59g8WbviXPtvzK&#10;levubt5R128+NV8a7OnhGxsbl/pHTVV/vXfvga+PMTEx8ZW0Uw2Pt2/H+HgbX9OO+q0APjr6jlSH&#10;1XsdAACZDQE8AC0ggAcAPSOABwCYCOD15WUC+LRwq4vL4BLFqlet4tSgfvsK5R3Ll6l3+rSnipEe&#10;PZnSXyU+7WL16QOn9FFWWhSXtobfueK0vV2Tb78qumfP0bQ1ywMfb2OWb4o3dGyf1s6U/02PnrT/&#10;8UWkU565orXlT/+7pH76l0u74r006qk2P3UR719v+6NfP/05r/XU2tR3G9LWqf66bs22+fNWppqP&#10;UfJvHphftzaVAF6//nIAr7rT3bv3enYbZlO8Rv26bRs5drApVqOFc7cbN26lLZB2dfq0zpmWlKdV&#10;jfpTfHzCwP7jQkPPqj+lr4jnPTcl/XPPnb0wbMiku3d/Sf+68nPalAXffFm0i8ug1HTf9bl//4G0&#10;Nl/uigEBIWmV8uyQop6iQnd3Nx+b4jVv3455sp7nVtyvSjX9CJA2U1o4euT0AH/z6+7YfqCsTR01&#10;VKqR5Lc29knz/vQF8wngAQDQCAJ4AFpAAA8AekYADwAwEcDry18O4NM+4HXtPKRkseonjrslp5gj&#10;4du3Yjp3GlS8aDXpEqnPnJ/67K9/9gzSZ59Qobzj998Ud+k0MDVdSjd54txvvixSs3qL5z7l92em&#10;nUb/Ik9JfWYrfmeTfp27P87+X+QlUp9kck0aderfd6w8SExM+q0ln30WAbxe/bUAPq1MBvQbmz1r&#10;6cOHTqr5Z89eKFa4apuWvdIv84edU73ixYtXcvxQOjgoPPWZ79NYvq3y/Oeq75Fs2bSnom0DOdCp&#10;vw7gx4/96YfvSpa2qa2+E6DGJW+vgJw5yhUpWEUepD4zWFle6/GDtPWfOe1VKF9l6fapL1Zxz85U&#10;2yhbV7ZUHXVdjaioW+5uPulb+4c76sUHOwJ4AAA0hQAegBYQwAOAnhHAAwBMBPD68pcDeLXMyRPu&#10;339T3Nc30DInWZ1veutmdJNGLkePnJbHIcERPt4Bx4+5jRk9IyzsnMy5EXVz/twVo0ZMX79uh8qZ&#10;ZFXHjp4Jt/xVpnu/3N+548C9e/flM+SRw6euXrm+f9+xMaNmnD7l+dyWVKrQwLlp11rVW9yIuqXm&#10;xMXFt27Vq1nTLg72TdPmbNq4c9yYn8aNnbVj+/74+IRUS4R29MiZu3d/Wb1qy+iRM04ed099EpLJ&#10;qhYtWD1m1MypU+ar11XzpZMvXbJ26uT55yMvyVYH+Aer9UdH35k3WzZq2to12xISHqqZXp7+wUHh&#10;4eGRkyfNlfkmU6K81s8rNk4aP0d2S1rMJrtl8qR5soFq56v5J465XrsWJWuYMG6WtCQm5q7Ml5er&#10;aOso+/bkSXfOgIfpJQJ4+RkRfv7HbGX27Dmiilf1qN27DjVu0PHmjdtqSTdXr/FjZ40fN9vPN0jN&#10;kdI4cdz17t1769dtl6o5dNAc3qckpyxasCpvrgqTJ847e/ZCquUeENu37hs9cvqMGYuuXo1Sz40I&#10;j/T08Iu6fmP+vBVSiepU8jt3funTa1S50nVlDXfvPD4JXrVwxLApLZt3r1K56YrlG+TXpCTzl05G&#10;Dp/q1Nildo2Wbq4+arWXLl35acbiUSNn7Nh+IP0GBgaGjh0zU7boxHG3EkWrybik/vpsxcn4cPDQ&#10;CWn59KkLN6zfoSpdSnXs6JkTx88+eOCE7FUZNGb/tNSmeA3ZITKIyegh89P+P5eMVKNHzZCRQW2+&#10;pVVXZei4fSt62ZK1Mvp5uPmmvnAGTwAPAICmEMAD0AICeADQMwJ4AICJAF5fXvIM+GFDJteo5qzO&#10;xn72Uu3yc/myDYXyV65ZvYVt2XoH9h27dTO6bKk6DR07DBk8qXTJWt27Dk159EjeSdSu2XLunOXq&#10;iWGh5/LmspWfssJqDs3Kl63XwrnbwP7jZD0Txs1KfeYc1mKFqy5ZtKZJo06LFqxSc7Zt2de548A5&#10;s5aXsalt2ZzkVs17FC9SrUe3YZ07DcqZveyoEdNk/vFjrkULOTRv1q1n9+FdXAbnyWW7ZfNemX/p&#10;4tUK5erb2zXu23t000YueXLa7txhDvYuXrxSobxjvTptBg2cUL9uW3nupIlzZP6FC5ftKzWWTRg8&#10;aKI8sX3bviopHD5sSoli1WX9vXuMKFmshmO9dr16jJA2NG/atXAB+/DwSFnm1En34kWqNnfq1r/v&#10;mMIFq8ycsVhmPnz40Llpl7q1W7du2XPo4EkVyzdo2KCDzD9x3FUWrlHVecO67QTwMP3VAF4tI53N&#10;3q7JnTu/uvD7I/M9zpPVCCBlVTB/5T69R3ds379IgSoq3j592rNMqdqtWvTo1GFAn16jpGpW/rwp&#10;1RKWS2X16j7c18cov/bsNqxE0er9+451atJZaj842Hxm/IrlG6TqpSKksqRv589d0RgQevfuPWen&#10;riWLVZeuroL/tAB+yKCJ3bsOGzxwQrs2fVTLY2PjHOu2W7xwTRW7Jq5nvFMtN5uQ57Zo3mPggPFS&#10;4yOGTVXPXfXzpvx5KvbqMdylw4BKtg2kMeo0+lMnPX5VcdMXycxrV6Mq2jYoW7pOVfumUq0xMXfq&#10;1GpdrnSdPr1GtmnVO9sPpWQbpSqlPVK5nTsNjLp+c8f2/TJMJSWZy3DE8KnFC1eVBshuKV602skT&#10;5q/y7Np5yKZ4DWenbrJPXDoOyJOzvPqywouMrgTwAABoCgE8AC0ggAcAPSOABwCYCOD15WXuAS+T&#10;U5POvXuOTPvVGBCye+fB/fuOHTxwIijIfKHmNau3/vBdSZU8ydSwfvsO7fqpx5cuXs2ft9Kmjbvk&#10;cd3arRfMX6nmh4dFFspfWZ0QX7ZUnebNuqn27N1zpEA+O7Xa9Clj4QL2spLJE+e2adVLzenRffjP&#10;KzYuWby2VIma8mtExPkmjVwiws+rv06ZNK92jVapljPU//NJvs2b9qj5PbsNb9a0izzYtHF3h/b9&#10;5EXVq8g29ug2zLzarkPr1WlrMpn7f2Bg2Ff/LTx92kJ53KvH8FYte6qV3L//oFoVp7VrtqWaI8mp&#10;JYpWUxuydfOer74opKJKqZSq9k1XLN8ojyvZNlChe6rlagE2xWsYLXe2dmrcuaq9U1xcvDz28TF+&#10;/3UxdWats1PXoYMnpT45G/gPJwJ4fXuZAL5/3zFNG3dW3+RIf+fyJMuc4KDwXNnLHjjw+Bzx+fNW&#10;Fi3sIJ3f3z/4x2xl0qpVSkOKVx6cP38pX+6K6hL0O7YfKFWy1pUr19Uy0mM7tu8vD9av2/HFZwWk&#10;7lIt91CQShk/9idzdWzZW82hmaqs9Bd1Hzp4ogwXfn5BUhdnI8z1u23r3pbNewQaQ0uXrK3WU7G8&#10;4+BBE9ULGQNCc+Yod/Kkx4P7sVJ6y5auV/OHD53yw7cl7t69J48rV2yUvuJKFqshPx88iC1RrLpL&#10;x4EplqHmzGmvxg073bt3Xy02aMD4Zk3MI0NoyFm7ig0DLZeg37J5jwxT8uDY0TMF89mlXQxDNrZm&#10;teaW+a4yvOzbe1TNb9KwU98+o1Kfd23/3zpABPAAAGgEATwALSCABwA9I4AHAJgI4PXlJQP4Zk27&#10;9OoxwvzI8nFv/Nifihepal+pcc7sZVVovXjRmhpVm0vfkMcx0XeLFXbYv+9Yqvkkb3NP6NnDfG5o&#10;ckqKY912C+Y9CeDDVQBvPkHc3q7xxg3mhF6dZF+yWPVFC1an/jp+LlKwyprVW69cuV44v/3Vq1F3&#10;7vxiW7bevV/uywpLW86At2xR8vXrN48cPj1qxLRKto7167SRmZ4eflm/LxkdfUct89OMxfXrtFWP&#10;Y+PiLl26unnT7oH9xxfMZ9ev75hUS9L/syU1VyXQqEGHqVMWmEyJlWwbdOsyZO3qrfPmrNiyeW8V&#10;uyYN67eXBfpaTh1WK/Tw8Kto20Cd9Z6SklK/bttFC1Zdvng1f55KY0fPXL1y88L5q9av2/71F4Xn&#10;W/aDrGHyxLnquZGRl0oWr+HjbT6x2Klx58EDJ6QSwMPipQL4fmMb1G//7OUr1F+lq9uWq5+YmKh+&#10;vXz5WhmbWsePuRoDQsqWqhMSEqEWnjFtoWO9dqqX5s1pq64qL7Vfobzjpk275s/9ec2qLf36jJF+&#10;fvfuvQ3rd5YtXSftHg1dXAYP7D9OHmzasEsGDRV4PxXAt27ZUzpAxfKOq1dtkTlSaLNmLo08d7FU&#10;iZr+/sE3om7lz1NR/kFJtVz0Xn42b9ZtwvjZbm4+2bKU+uWXe+qFXM94S/Heu/cgLPRcwXyV01fc&#10;V18Ulv0m44MMI2poUtsrLypDyp5dR6TcypWp27J5D5np7xdsW7a+j4/5jhtbNu8pkLdSqjndn6z2&#10;gGrAuXMX5bWCg8JPnfQoWshB/mVUbRg6ZJJLx4HqMQE8AAD/z95ZwEWV/X2YtdbOfdcNu1BsRUVA&#10;0kBasUBs7G6xuwXE7o61xcKiG+kOsRBRSmKAKXl/M0euo7v6x2QYv+fz7Ow43Dj3nrr3PvecU7aA&#10;gAcAyAMQ8AAAoMhAwAMAAOBDwCsWXzkE/eoV2/r2HsamfheJRNmvc1KepxYUFI4bM4egH/fvPTnA&#10;dGxuLq9I0hP9YS91M28vyZTqTPttWOtobTWNlh80cPye3cfYlmNiEpmAp10YGlg7O0usmFC6vGZP&#10;M8fth4r+JeDZFNEaPUzv3Ha/f8/LzETSwX27/UEm4PPyeDOnLevZ3Zi2tmqF3fix89gCfr5B7Vrr&#10;sGmniyQqcb+5yRjmvSyHTFbrZjTQfNwOxyO99YbOkb5k0LlDn7OnrxRJTJskG48ZNXvblr25uXka&#10;0kH1p0xaNHH8AmL2zBWHDkhU6Py5ayaNX8g27uMdqKNlES/txSsWi2lHBw+cDg+LpsiPtJ4xeeJC&#10;WnHyxEVzZq1wc/GmZYYOnsT10016+KR7V8MHUgE/fNhUCHjA8TUC/sD+0z27mzyXTtBO2Yl1hefx&#10;8k8cO09FZteOw4MG2NDvrKSnp2Ua9LG6ePFGRHiMluYA1h+dgt3WfVRM6MvjR09VlLXDpOM3UE7u&#10;3rX/rBnLJ9jMn2izYOa0pevXbqdtnjl9pV9vS1Z82GKLFqynLxfOX/9PAb9sySZry2n0hQraiOHT&#10;MtKz+ugPe/IkOTYmkYpzeFhMVGSshppJdFS89BAk8Z8za+Wihetc7nu1Udaissl2RAVNQ800OzvX&#10;3y9YtbOBbImj0url4f86K1u1i4GrtOhRoDIydvRszZ6mpkajNq7fSXWU1bApku2ER2trDgx+X8DP&#10;n7t6pPV0rki+eplOvwcGhHp6+NNOM4rf71liuxECHgAAACijQMADAOQBCHgAAFBkIOABAADwIeAV&#10;iy8W8Gys5qAH4Q3/7HpTOswyk0bsc7zNfGsryaDN+/eeNDcdw8uTDKWen1/QtbPBP2edOFtmNXQK&#10;6wIr6QFfPKh1UFB400Y9EqUjrutqWTCtSPeTebm87l37X7xwQxrDdzOgd+3U78A+yTKbN+0eNWLm&#10;xPHz9+2RTAa/dfNeNgT9zh1HVDsbxEQnsG73Ox0PszGi/XyD2rbWYQNTU7ArFvA2Y+eZGo/Kzcll&#10;XXVHDJ8+ZZLEnOlpW6xeua2oeBDpHt2M7LZKhqA3NLBme2Sx8vV54OMdWCQd4ntScQ94H58HsgJ+&#10;gNlYOt6szOxuXfp7evixH2mbly7efPzoWdHHBby15dSlizcWQcADKV8m4NnTmdQXr1o2Uz904DRb&#10;i614/Oj5v+p3ev78xa2bLh3b92aTIFCIjIjt1L53WGh0SEik9n8L+GdtW2tHSodnX7p4ExVtrkQ8&#10;fPiEjcR+4vgF7n2dovcFvEFfq0KpmP9AwA+XCng/3+DeukN2OB62HDKZ/hkWFq3ewyQkODI3N69N&#10;K21XFx+2ClVK/ftY7dpxNCYmsUXTno+fJLMdubv5tlfRe52d8/x5ag9Vw/dK3IWbyckvJAK+8zsB&#10;v2LZFqp5kp+lsKiuW+s4SNrHPTwsWk97EDcEfYd2+kXSKS0M+lgVFVebHm5+tKmnT5JpaxIBn5HF&#10;tgkBDwAAAJRdIOABAPIABDwAACgyEPAAAAD4EPCKxdcMQc/u8bZs2t2mlfbhQ2fj4hIjI2Lv3vVY&#10;OH9tkwbd7e3201/37TlhajSK03jLl27WUjePCI/Jzc07c/py4wbd3Nx86fdxY+eaGY9OTn7x6NHT&#10;BXPX/PV7JybgtTQHaGkMiIyMy8nJXbhgnZ72oOzs3A8MVqf2vZn/9vV50LF9b32dQcwCbt28p3vX&#10;/kXS7rM6vSzSXqXTccVEx6t1M+zfb3iRVMC3bqmZlfW2B/y2rXtNjEbSl9EjZ1lbSbQfny+4esW5&#10;ScMe06cuLZIOyt26hea5f67Fxz9cuXxbnZqt2Rzwe3cfa9tax8PdTyAQuLv5tm7R68SxC/T73Nkr&#10;J4x7O+G9j3egloZ5fPEQ9OYmo5lfHztqdr/elvHxSbSvI4fPNm3UIzQkkn4fNMDGXrrxIom/fNy1&#10;Uz8m4MdI45aekVXCNIKAV2y+TMBzJejggVOtmmucOX2VilvSw8c3rt1r3qTnElvJEAuUSTTUzOh7&#10;RkYW5ZnRI2bqaFlISplvUC/KycUCnkoZmwP+6ZPkNq20Tp+6TBGIjU1sr6JLOZyK7cuX6f36WI0Z&#10;NZuWOXrkXG/dwZyAnzh+AdUV9OWa090eqoZUdrgXa1j0aO/DLaeyI6IvTRp2P35cUrIeBIapdTP2&#10;9wuh75MmLDTsN/xh4uPs7Jw9u441a6wWKZ2HniJMBTk9LePJ42fDBk9u2rA7m2zCZswc2RLXpFF3&#10;qi7y8nhUjbjcfyvgF9tuMJHWWkKhyMsroIOKHu29SDKGR5Jq537Hj52n75cu3Ggv7QGflPS0S8e+&#10;dtv2U9X0KOmpUT9rKqT0+43r99V7mHAC3nbhem5CCgh4AAAAoGwBAQ8AkAcg4AEAQJGBgAcAAMCH&#10;gFcsvnIOeNYX/OqV2/0NhvfSMNfoadqkYXedXhZXLt9iXbSPHPpnyKAJnIDn8wUrV2zT1x1sajxK&#10;V8viyqVb7PfgoIjuXQ1pdXPTMevXbjcysI6OiqerDuP+IwaYjh00cHxfvaGmhqPYZM8f6Cv1HsZH&#10;D0uGoKc90uojhk9nv+/YflhXW6IMX6a+MjSw1tIYMNB8nNWwKVs27dbTHpSRnkk77dyhz+viHvCO&#10;2w+xudvZ5M20a1Pj0TOnL5s8cdFoqVGjsHvn0R5d++tpD549c3lf/WEOdhKJXlhYuHPHYS3NARbm&#10;4+jY7e0OsBgutt0wbcoStqKfX3Df3sPYWwVisXjY4Em7dh6l71mZWXNnrdTRspCsq2Vx/drdIsn4&#10;/IKR1jN2Oh5m6yYlPdXsaRYSLBHzTlfvdGirRwciOwbAJwIEvGLzxQKeK7zHjp1T62ZEuZeyrkQk&#10;b91L559l4KjIOCp6xoYj9HWHjBw+/fGjp0XS11YkOTnxEdvIdvuDrFc6JdO8Oauo+B/YL+lSf+um&#10;i2G/4SaGI/V1BtuMnZuSkko/njxxkX5h009IsuW0pcuXbSmSDvlOxVy5heaDwNCi4r7p9GXVim02&#10;Y+awmsTebr9qZ4PY2ET6TmWBinBggGTh7Nc5c+es6qM/1NhwZB+9oS73PdnGnyenUlhIG1UAACAA&#10;SURBVMT0dAb36zOM6oT+fa1oL/T769fZ/y5x1H5REXOXvgxEgfbSS928j94wM+PRVPyXL9lMW2bv&#10;DYwfN4+O8fZtN+dbbj26GbGRPNxcfWhJOjTdXhbTpy5NTZXM++58y5WOPbN4hosVy7bQ8XJnviTF&#10;FgIeAAAAkBMg4AEA8gAEPAAAKDIQ8AAAAPgQ8IrFNxHw7EvK89Tg4IiEhEeyekkkEtEOit5wy0s+&#10;MzNfR0XG8fkC2U3l5OQFB0emp0s6jAoEAtpIYSHfoK/VxQs3xGJxVFQ8U87/dle0GGejaUVubHah&#10;UMTtIjc3z883KCAghE0LnZ9fwCQfrcttkJbn+uampLz08Q4MDY1i81UXFkqUcHRUXEaGpBMt02P6&#10;ukMOHzpTVDyfPW0zLCwmMzOLiyTFhHONtDc61dy+KGKyh0ObDQuNKigo4A5KehzvegNTNDixmp6e&#10;yYapL0mAgFdsvkbAc9mPMhsV2whpR/AimULNQtLDJ48fv8tvH+RkysZcKaPfkpKeZhUrZ4pJXGzi&#10;I6m2Z8vLLsz2yxUQ+j0x8RH3pg4LsiWItiBbIihXUEyKiqsUytIx0QkfdKCnaichPomixPZVvPx/&#10;lLjiDYq5BaiU+fo8CHoQzqIkrTHerp6U9ESq1d+wKS3Y8pKDjXtI9YbsL5RxuRMle7D/M0DAAwAA&#10;AHIFBDwAQB6AgAcAAEUGAh4AAAAfAl6x+EoBz2zTv52f1G7/Ry/PN/S7+I3sYtxGZDfI/km5RVPd&#10;/PjR80XFk0l/llyU3eD7cfsfG/lgeS4+tgvX99UfFh4W9Tz5xbYte7t07Mv641Lc/jP+JYyb7MKf&#10;G7f/GSDgFZuvF/AfLC9bciXF8w1XQt+V1k9s7WPfP51vPzdXy4YPqhrZKuW/q6ASlLiPRf5j8ZTd&#10;yH/Wh58bIOABAAAAuQICHgAgD0DAAwCAIgMBDwAAgA8Br1h8vYCXDSV3zx9zY7Jf+AKK1cJbN12K&#10;igX814TP8uJF/yXecrJzbcbO0+k10MjAWjrYtVfRv9zb10TveywMAa/YfKWAl81RH8tUX5kzv6ZQ&#10;fFb4dJXyWX8qKj4h/7nINzlRnw4Q8AAAAIBcAQEPAJAHIOABAECRgYAHAADAh4BXLL6tgP8ZQmZG&#10;1osXLz8YP19uAwS8YvOtBDyCXAUIeAAAAECugIAHAMgDEPAAAKDIQMADAADgQ8ArFu8E/HgIeAUM&#10;EPCKDQS8QgYIeAAAAECugIAHAMgDEPAAAKDIQMADAADgQ8ArFm9PfqFg8sRFf/7V5fZtCPj/ET53&#10;KPvSDRDwio2sgD8IAa8ogSVirFTA94aABwAAAEobCHgAgDwAAQ8AAIoMBDwAAAA+BLxiwU6+UCie&#10;PmNZ/d87Xne6W/QtJlxHkIfAvSswadIiStxz/zjl5xdAwCsSrDa237a/br12O3ceLoKAV4jAEjEs&#10;NKpNGx0joxFJSU8yMrKokYWABwAAAEoFCHgAgDwAAQ8AAIoMBDwAAAA+BLzCwRJl+fKtNWsqHz38&#10;D30XCiHgFSGwm/CC/IJhQyc3a6rmfNMlL4+X+uIVBLzCwArv0aPnatdWWbFsSxEEvEIE9gqUm6tP&#10;o0bdrYZNlZTZtHQIeAAAAKC0gIAHAMgDEPAAAKDIQMADAADgQ8ArHDxeASXKvr0nK//adMXyrUUQ&#10;8IoSmIt98ji5Zw+Trl36hwRHZmW9Tk1Ng4BXGN6eq7setWq2trScWgQBrxBBKBTS55HD56pUbj5z&#10;5tK8vLznz1Mh4AEAAIDSAgIeACAPQMADAIAiAwEPAACADwGvcLC7Kg93/6ZN1AYPnpifL/HxZWia&#10;c4SPBdaP1scnsF7dtgPNxtHtOZXTV6/SIeAVBlajxsclde1ioKZm8iLlZREKbxkP3MwR8+atqVun&#10;7fl/rtF3Hq+QWtiMjCwIeAAAAODHAwEPAJAHIOABAECRgYAHAADAh4BXOOj8CwSi3Gyevt7QRg27&#10;BfiHFGEaeIUI7CbcdtF6ul9ev3Z7Xm4ee1wIAa8wSB+ACCidbWzm167V5tyZq0XF/acRymhgYxg8&#10;ffq8m6phixbqEyZMtrOzv3r1WkxMHJ8v4BajRGetJ49XQA0rywmlniEBAAAAhQQCHgAgD0DAAwCA&#10;IgMBDwAAgA8Br4iwG6sN63fUqtV63Ng539MuIfygwDRecFBEa2Ut5ZZaPj7Bsj3g8/LyIeAVA3a6&#10;/jlz9f9+a9+vr1VmRlYROsGX5cDSbuWKrfXrd9LXHfjLL0os1KlTR1VVdfLkSQcOHAwODklLS2dt&#10;MRdkZXypZ0sAAABAkYCABwDIAxDwAACgyEDAAwAA4EPAKyKUBGJxUeqLDPUeJr//3uHAgdNF0n60&#10;0HhlNIhEEvuekZE1wHxszRrKS5dsys3N4+x7WlqGPA9kDQH/BQj5okHm42vXVlm8cL0kA4jFKLxl&#10;MbDRC+44uzVu3L11a20np1ubNm22srLq2lW1Ro0azMT/InXytWvX1tXVmz179rFjxz08PJ8/T5Hd&#10;DtXnAoGIKXlYeQAAAOArgYAHAMgDEPAAAKDIQMADAADgQ8ArKCxprlx0btiwW/Pm6s63XIukA9Gz&#10;jtQIZSiwJKM78Jkzltepo2LQxzI+7mFm5mtu/Pn09Ex5LnQQ8J8LK7yBgeFt2+n9Ub/jgf0nWTZA&#10;4S1DgQosm/gjPCxatUv///utw/r1u/Ly8qmJpCR+9iw5MPCBs/PtXbt2jxkztmPHThUrVuRkPH02&#10;aNBAV1d3+vQZhw4dDg4OycnJEwrfS32BQMTjFVDhQlECAAAAPhcIeACAPAABDwAAigwEPAAAAD4E&#10;vOLCUnaH49E//ujUWlnr7NmrnBaSBjGCPAeWSEKhxOGlp2VMmrjo9/od1dRMHjwI5x4UMkpSVEsR&#10;CPgvgFWtVy/fad6sZ+NG3bZu2cNywtuii8Irx4GrXim9PNz9uncz+u239rNnrmBzRjx58jQvr4Dy&#10;P5UL9lhNKBTzeAUvXqTeuXN38+YtlpZWXbp0rVOntpJMoJu1vn37LViw8MyZs35+/rQRgeDtePW0&#10;H8otrGc8A1YeAAAA+DQQ8AAAeQACHgAAFBkIeAAAAHwIeMVFcjPFFxaJi7Zt2teocfe//uqybOmW&#10;Z89SijCldBkJLJlcXbxNjEfVqd1GS2ugq6t3TvZ79p1NAF/qme0TQMB/Gax2PXPaSVlZu27ddpMm&#10;LYqOii9C4ZX7wBIoK/P1dodDyq216v/eYea0pSkpL7Ozc2Nj47W1tUeOHLVjx66goBA+X/SfiZmf&#10;nx8ZGXX9+o1t2+xo4Q4dOpQrV46T8b/88kvTps0MDAzmzJl7+PCRgIDA3Fwe23NxBCT946nc5ecX&#10;4M4OAAAA+DcQ8AAAeQACHgAAFBkIeAAAAHwIeMWmUChx8EVFJ09e7tChd80ayt26GS5dstnXNyg9&#10;LSM7O6egoLCwkA/kCh4vPyvzdfKzlEsXbo4aMbNxo+516qoMNLcJCWF939M49U7lNCsrW85LHAT8&#10;F8Mq57u3vbR6DahRvVW7dnozZyy/d9fzZWpa9uvsAknpLf3sCoopzMnJy8jIigiP2bxpl7a2Re3a&#10;bZo3U9+wdmdaetartPTs17l3797jxpmvUqUKFYdFixbdvn33yZNnAoGQPUyjNlQgEHHP1igbpKVl&#10;JCQkXr3qtGLFSmNjk2bNmleuXJnz8eXLl//rr7/79TNYunTp5ctXoqJiqGYQi9+Jffpe6jkZAAAA&#10;kCsg4AEA8gAEPAAAKDIQ8AAAAPgQ8IqO9JZKksThYTHTJi9u1FCV7rZ+/71j925G/Q2GDxk8cejQ&#10;Sd+QwYMnDB0yyXLYFCvLqdbDp9OXb7v9jzFs2GTa17Chk3/M7r4rAwaM09cb0qa1zv/9X4e6dduq&#10;qvbftetocvLLrKzsD/q+p6dn5ucXlnoe+zQQ8F8Dq2OfPHm2bPGWVi17UX747bf2nTv16dfXavCg&#10;CT8yWw4ZMpGqC1a0h1tNK/ViIncMmWRkOFJTw7zBX13r1Wtfv35Hy2FT79zxyM3Ne/UqIzU1LS0t&#10;Iynp8YULF21tFxsaGv7222+cjK9Tp66xsfHatetu3nSmxpd1o6fbNKHwrTtnz9/YYzgejxccHHLm&#10;zNnly1dYWAxSVlauUKEC5+PLlSvXqpUy/b5ixQpaJigomMfLL5IZOIH1j6d8Je0ij8HqAQAA/IxA&#10;wAMA5AEIeAAAUGQg4AEAAPAh4H8OWCrz8nhurn7r1+8wMRzVvp1+ixYaf//d9e+/vg1//dXljz86&#10;t26t26K5JvulWtXm//db+wZ/q36rXXx67z9gLz+GRo26KytrdetmOG7cXLo7jomJp4uzjIxMKpWy&#10;fd/T0jLkfPB5BgT8V0LnSipNBX5+oQ72B4ZaTOjUsW/LVpoNGvyIksX484/OTRqrKbfUpu9/1O9U&#10;s0arUi8mckizZj1VVHT1dYcuWbLp+vX7r9Iy8gsKZYttenomXzokiUAgfPr0GRWKxYsXU6H49ddf&#10;ORn/++/1DQ2Ntm7dGhQUnJWVQ01qcc94MRUlanO5X1jvdqoHoqNjnJyuLVu2vH///rS67Hj1FSpU&#10;aNKkCf2+ZMnSS5eu0H3f69fZQqGY2wJtjZl43AMCAAD4eYCABwDIAxDwAACgyEDAAwAA4EPA/zTQ&#10;fZlQIBKJxHl5vOzXOc8ePw8ICLl1/f4Np3tfyfWrd50u3759083TLWDF0vUqyp0qla9WqXzVoYNG&#10;nD116dZ1F1rg6/fyMWjXHq7+fXQNlZSUlixa5e7iR798wUYka139XpH8DK7evXvHMyIiNiMjKzeX&#10;br157LGgrMYjmH0XCESlnq/+JxDwX4/0dAnE4jc8Xn5Odu6LFy+DgyNu33T9riWL4+olZ5e73ufP&#10;OvVS1/u1QvWa1eotX7L2e5frsoiPT2Bi4tPXWdlUcimlMjIyPxiygntvRlaiU3j27Pnp02enT5/e&#10;rVu3ihUrcjK+QYOGo0aN3r//gL9/IFUFrAe7WCwZl57HK2Ce4INZ5IVCUXh45KlTpxcuXGRkZNy0&#10;abPy5cu/P398k0GDBq1du+7ixcshIaHU0MuuzgbAp5adtk+fuDEEAACgkEDAAwDkAQh4AABQZCDg&#10;AQAA8CHgfzLy8wuzs3PT0jLS0jPo/i43N+8ryc7JpU/KBikpqXPmzqldu7aSktLff/+9e8+ezMys&#10;gkJ+jnSB70dW1mvau4XFQNrv/v0H6DvdspZ8dYoej5dP97fiN28opnTL+11jW8Io0UGlpUl0XWrq&#10;q387vIyMLB6voNTzUsmzHAT8N4Hq25ycvPT0TMoGlEN+TG7Mep1Nyffo0aM+fftQClavXm3f/v0C&#10;gfB7l+uySHZ2DpVNaSF99eLFqw+GrKBPalXZrRblfyoXVIrZIPDclO2UviEhYSdPnh4/fkLz5s1l&#10;O7J37NjJxmb8sWPHk5Ievz9JvCAnh5eXl896scv+SSyWVMuBgQ/On7+wePESA4P+dM/HmXg2D33b&#10;tm0HDBi4YsXKy5evPHr0hLYgO388VYxssHr6RJkFAACgMEDAAwDkAQh4AABQZCDgAQAA8CHgf0ry&#10;8wsyM1+/fMkUr4SXqWks3UvOixcvnz17npaWQZs6dOgw00VVq1YdM2ZsfHwiny+iP9Eyn7vZz+X5&#10;8xcCgWjo0GG09+3bHSkH0i8lX/3Vq3Ra/vDho3fu3Hv9Ojcnh5eSkkq/ED8g8p+O2L+hU5qdncs0&#10;W6nnohJnNgj4bwbrnZyVlfPqVYYkn3xp4S0RqWnJz55nZ+d5eXort1KWdshucO3adSpiVDTYqAyg&#10;JMWWoEqSTRjxsZLLPDcnv5n5Dg0NpzptyJChzZu34DqyV6pUicrRggWLrl69Fh0dy8oXBSpTPF4B&#10;QTsi2Ds673eOF+fm5oeHRx49emz27Dm9e/f5oH98+fIVlJVbDxtmuWnT5hs3btHeqcLhnv1RzNn2&#10;GbDyAAAAyi4Q8AAAeQACHgAAFBkIeAAAAHwI+J8SgUDEbE12dm5GRpakQ3xaxsfU0X/CHlTRpiIi&#10;ooYOHcZmHVZRUfnnn/O02czMbGavP2ubX0ZKSqpQKLa2tqYI2Ns7iESSTp8lXJdimJ6e+ejRExWV&#10;tpUrVx48eMjx4yfo0PLzC3NzedwLBD/gKD4GSxr2lkNOTl4Z6vjOAQH/bWEG94PC+7nltyRFgwpC&#10;QYHg9u27DRo0oLRr06aNu7sH1fklL18/LVyiUPWSJRmRnlfCOyym4Qn6To2p9LHbG+n4Ii/u3Lm7&#10;adNmIyPjmjVrcl3Y69WrZ2DQf/nyFbduOVMVwcy99POdj2dd7dlbO+J3k79L5o9/9uy5m5vH4cNH&#10;Zs+eo6urV6dOHSWZUKNGdVVV1eHDrdev3+DkdI3qyQ+e+9EWWFd+DFYPAACgbAEBDwCQByDgAQBA&#10;kYGABwAAwIeA/4lhJo/Si834m5vLKyE5OTw2HfWePfv++OMP1vF9zpy5lG3o0iI7OzcnJ6/kW/tK&#10;srIkQ2Tb2IynaNjZ2RdJhqDPLvnqbApkff3e0g6gFMq1atVq6dLlwcFhLHuzEZ5/2OF8AOvJyvU0&#10;LUMd3zkg4L8HX1x4S1bA89iM4xcuXGJSVkNDIz4+gap3Ki+lVRbKFmxM+K8stkxvy/aMp7R++jT5&#10;5s1bc+cuoNJUvXo1TsbT3ZyxsYmDw/bAwAfSnutvn86JROIPtlms+fkyHe4lo98nJ6f4+wfs2bOX&#10;qlNV1W716v0m6+OpkldRURk+3NrOzsHNzSMp6TFV9bIz0AuFYpRrAAAAZQIIeACAPAABDwAAigwE&#10;PAAAAD4EPChGIBD9TyjFhULJHMOhoeEmJiZM/GhpaXl6eklNj4hdSJRkU98K5nenTZtOMdm2zY6+&#10;0y8lX53HK6BVBg8ezMZ25mxW9erVBw60OHbsREZGVpF0+OVSodRzxdcDAf8D+IZZjptH/MCBg1Wq&#10;VKFUMzU1Y6WA/Qn8+JLLmXiB4F0fdrH4TUxM3IkTJ2bMmNmtW7eKFSty1VeLFi3GjBm7e/def//A&#10;goJCrmc8NdDsjQ32Tg+3WWnFLpa16bT806fJt2/fcXTcMWnSpF69etWtW/f9/vE11NTUbGxs7O0d&#10;bty4mZiYxJoGLkgvBoRs+2xfpV5MAAAAAAYEPABAHoCABwAARQYCHgAAAB8CHpQM1m+SkjsvL3/N&#10;mrWsXyx9Ojg48vkCuqIorYgxgz579hyKz/r1G5mA//zVZ9PqbCB92UC/NGzY0MZm/PPnKcjbXwYE&#10;fBmCpQsV56VLl7HiMG7ceEqwIukU46UePSALe0+CPZvLycmNioo5efLUyJEjGzduzNVgFSpUVFZu&#10;PWbMGPpTUtLj3Nx8zrIz+/6xZKWNy/p4qicfP37i4+O3e/feMWPGtm/foWrVqrJVZe3atTt06DB8&#10;+HA7O3t3d8+UlNScnDxuC6yBkB3MAwAAAChFIOABAPIABDwAACgyEPAAAAD4EPDgf8HUO+vd6Orq&#10;3rVrVyUlpYoVKw4cODAhIbFIMvKwqBSvH5hBX7BgIcVq9eo1nyvgmR52cNjOdR7lAh1jhQoV6MvU&#10;qdNwjfTFQMCXFXi8QrGYik/BuHHjWBGwtV0sHf4B6SWncFOwv5Gx5VQhP3gQbGfnMHTo0EaNGnM1&#10;G32qqnabP3/BxYuX4uISuFXE4jd8SWteSEkvW8txExzQF26wei6kpr68c+futm12o0eP6dGjB5uZ&#10;nguVK1emfU2YMGHXrt20WELCQ5HoXf942ppAIBkYn5ufHhkMAADAjwQCHgAgD0DAAwCAIgMBDwAA&#10;gA8BDz6J9I5MksppaekzZ86qVOlXJSWlRo0anzp1hv3O9E8pxpAJ+KVLl1LEli1b9rkCnuXhs2fP&#10;fdD3nZPxq1atlvYWhYP8QiDgywRUEMTiN1lZ2aamZmw6BgcHB66fdKlHD3waZsq52pjT8cnJKe7u&#10;Hlu3bjM0NGSOnNVsdevW1dPTX7x4sbPz7czM10KhmOuqzkl92e2zH2V3QW19UXH/+9zcvOjo2Hv3&#10;XBwdd4wePaZ9+/ZsPHyuLq1fv766uvrYsWMdHLa7uXmkpWVQjSor9QXSyUQ+0SMfAAAA+IZAwAMA&#10;5AEIeAAAUGQg4AEAAPAh4MFHoMTNy8sXCsV8vuDcuQstWrSUDmhcYeLESS9epDIzJw+XDczvrly5&#10;mqK3aJHt517MsDzs7u7BjT9PX9hk8F26dDlx4lSRdPjlUj/MsgsEvPxDJZ3S6MmTpxoaGpRM9evX&#10;v3jxMu4Lyi7c8PLcMzqRSJyRkXXrlrOt7WIdHd3ffqvHyfh69eqZmJja2dm7uXk8e/aceXH65PEk&#10;xp1J938XWNkp5GVVOn0vLBQ+f/6C9rVhwyZLS8suXbrWrl1b9vWmmjVr9uzZc8qUqfv3H6S6NzY2&#10;IS+PJ/sGANsv5/tRXQAAAPi2QMADAOQBCHgAAFBkIOABAADwIeDBf8GuB5iTs7Ye8euvko7v7dq1&#10;vXbtOnM58iNFmN9dv34DxXDOnHmfezFDR0GXQ0lJj5l0L1cc6PuUKVPZ1uTkSMsoEPByTkGBJIGi&#10;o2M6duxEafTnn3+5urqzkSSQTGUabgx5+hQIROK3vdyLhEJhVFT0mTNn58yZ27lzZ9mpN1q1akUV&#10;/vbtOx48CKHFZLX6J3qoy+6I/ikUimXnj8/JyQsNDb906crGjRIfr6ysXL58eVkfT1lOX7831be7&#10;d+9xd/fMzMySfbooNfqCj70HAAAAAHwBEPAAAHkAAh4AABQZCHgAAAB8CHjwL+i+TCQSCwTCgwcP&#10;NWrUSElJqUaNGgsWLMzIyJJDIc387ubNWymeM2bM/NwY0pKUaXNy8urV+43ZILou6tu3L/Pxjo47&#10;ij5zTHvwnwkEAS+fsNTx9PRq2rQpJZCKikpYWBjyvKJS3DNeyLntrKzsqKiYgwcPW1patWjRokKF&#10;CqwapAqQMsPEiZP++edcbGw81ZDFqxSVcKx4qocJWlIgeDf7O/3+6lV6fHzi5ctXli5dZmho1Lx5&#10;8ypVqnAyvmLFin/++ae2tjZV5ufPX0hKekztDtfDnm5dZU0/AAAA8GVAwAMA5AEIeAAAUGQg4AEA&#10;APAh4IEMlKBCoUSWhIaGGRubMCOio6Pr5eUj7TcpkkMtxwyivf12iurkyVOKithd5GcIeKFQzOMV&#10;tGvXjr1q4OHhQRtZtMiW/lm7di03N8k/MQr9VyYQBLy8IS0mkgr8zJmzdC9AqaOhofn0aTLs+88A&#10;U+P0ydw2N5W7u7unnZ29paVVw4YNuTHqK1asqKmpuWDBwrNnzyUkPOSe+9FKbO72Txtx1j++ePL4&#10;dx3x2U55vPzAwKCTJ08tW7Z8wICBrVq1YgOQsF1XqVKlc+cuI0eO2rx587Vr1+PjE0UicZFMoEsO&#10;vrSS+fe89QAAAMDHgIAHAMgDEPAAAKDIQMADAADgQ8CDYlhq5uXlr1mzlk3ZW6tWLQeH7fn5Bazn&#10;onzC/O6uXbspwuPG2bx583kCnhAIRISGhmaDBg0iIiKZwhcKhebmA9iYzMnJz3GN9JUJBAEvV7Ay&#10;QulCBZyNB25qapaZ+Zpl/lKPHvjxFBYKxcVu/M2bNy9evPTx8du0aZO+fu8aNWpwRpwaBXV1jUWL&#10;bO/fd6HrBG6aeWr6v0yBywp1sfjNy5fpUVExV65ctbW1NTQ0atiwkexg9VWrVm3VSnnIkKFbt9q5&#10;uro9f56Sk5MnOwM9ny8qYQd9AAAAPzMQ8AAAeQACHgAAFBkIeAAAAHwI+J8eNiixUCixIC4urqqq&#10;qkx1mJmZx8cnSDu+S+7USj2eH4P53f37D1CcR44cxTpEfq6Ap88zZ/5JSEhgnd3ZxPCpqS9VVFRo&#10;syYmJnQSPnezQDaBIODlB+mM4JJByBcuXMQK+9Sp0yhVxOI3uBH4meG6qrPswXVSz8jIcnK6sWiR&#10;ra6uXvXq78l4qhu3bNl2757Lq1dp3PKyvdJLUtLZTqXNkOjDZ4tFRY8fP7169drq1WssLAa1aaNS&#10;sWJFzseXL1+uU6fOY8eO27Fj5+3bdxISHtLWZHQ+NV5ivkz/eFQ7AAAAGBDwAAB5AAIeAAAUGQh4&#10;AAAAfAj4nxvmJCgR09IyZs6cVa1aNSUlpSZNmhw/fkIolDyckv/ZdpnfPXLkKMXc0tKKGZcvyITS&#10;Vw1EPN7bwbfpwOkXNzePWrUkgwGsWLGyCENzf0UCQcDLCdJRx+mCv3DChInMpK5bt55KOp8vQPYG&#10;DGbiqQ6UemsBez1LOjoCPzo69vLlK3PnzuvYsSMbO4GFFi1aDBo02N7eITQ0jFbkeqWLROKSm3j2&#10;Nhg3pj1bpfjZo+R/mZmvw8Iirl+/uW7dBtpd48aNZfvH161br1u3bqNGjd6+fYe7u2dGRpb0Vap3&#10;88cLBGJm4uW8UQMAAPC9gYAHAMgDEPAAAKDIQMADAADgQ8D/rFDa5eUVSDt/Cy5dutKmjaSrd+XK&#10;VcaPn/D8eYrUtQhKfitXijC/e/LkaYr/oEGD2Y9fkAn/3T+SbXnnTsng9hUqVDh//nwRJoP/0gSC&#10;gJcH8vLyRSJxWlrGwIEWbILtffv2UeoIBMIyUdhBaSFV4wWciadbSCrXMTFx+/cfGDFiZNu2bStV&#10;qlTcK71869ZtJk2afObMP6Gh4XQhwVahtoYqT8ZndUaXnUKeexApfV9KnJvLi4tLOHv23KJFtv36&#10;GTRr1oxFg3XQr1mzRq9evWbOnHX06DEvLx+65y0oKOTiT5vl4sOihLtgAAD4eYCABwDIAxDwAACg&#10;yEDAAwAA4EPA/5Sw5r5IMrrvkxEjRjJp0aFDhxs3btG1AZvNt6ykI8uE586dZ8PmU7QFAtG3ijzb&#10;+IQJE2jjf/75Z3R0DC6WPhcIeDmBJURS0iMdHV2pnqx18eJlaX4uM4UdlC6shzqbpEMoFFNjwZ4M&#10;ZmZmeXh47ty5y9LS6o8//uAU+K+/VlZX15g5c9aZM2efPHlaVDxGPfPxXzAsUoJIngAAIABJREFU&#10;PNPkzJfTFqipkn0OmZaW4e8fcPr0mSVLlhoZGcvGhAL9k3L+lClT9+3b7+Xlk52dKxsfZvS5o0OJ&#10;AAAAxQYCHgAgD0DAAwCAIgMBDwAAgA8B//NBt11i8RuhUHTw4OEGDRooKSlVr159/vwFaWnprON7&#10;2UpBlgkvXbpCB2JoaCSdwPibCXjaDmXpzMysnj3Vafv6+vq5uXnfcPs/AxDw8gBLheDgEBUVFfY2&#10;CaVIkWRWBVz5gy+H9U2XGaNe8OLFSw8Pz1WrVuvp6f32229S9y1R4LVr19LS0lqxYqWLi+vTp8l8&#10;vkBWe3/NHSg3hbysj+fxClJTX4aFRRw7dmLWrNkaGhp0w1uuXDkm43/55ReKm46O7rx580+fPkOL&#10;PX+eQlXT+zL+83rqAwAAKENAwAMA5AEIeAAAUGQg4AEAAPAh4H8mmJymJAsPjzAxMWUqQkNDw93d&#10;Q6ocRGVxEmiWCa9du0HH0qdPHx6v4NsKcmYuQ0JCf/vt/2gX06ZNw/XSF5xACPjSorDwbRK4urr/&#10;/ffflArt2rUPCgoqwnwK4BvBjRLPfzdluyQ8fvz03Lnz8+cv0NbWqVatKtcfnW48Bw8evHXrtnv3&#10;XDIzs7ie6PRBW2Bzz39BFcFNIU+REQrFYvF7Tylfvkx3c3PfvXsP1eG6uroUB27yeIpUw4YNjY2N&#10;bW0Xnzhx0t8/IDPztey6bP54rvM9qi8AACjrQMADAOQBCHgAAFBkIOABAADwIeB/DpggocTKy+Ot&#10;W7euevXqSkpKderUsbd34PHyWc/FUo/kl8GOy9n5Dh2Rjo5OXl6+UCj+tofDblTPnbvAbM3Bg4el&#10;XYfL3ssKpQIEfCnCFfwzZ87WrFmTkkBXVy85OaVMF3lQVuCeEBYUFCYmJl296jR9+nQVlbYVKlTg&#10;eqI3aNDQzMxs+3bHsLDwrKwckeitNpeOUV/wDXOp7JsBtFkqBUFBIUeOHJ02bZqqqmqVKlU4H1+u&#10;XLn69etra2vPmzePCk5sbFxGRha7UmKBzdLCZHypn2QAAABfAAQ8AEAegIAHAABFBgIeAAAAHwJe&#10;0aHkYJ3CqdF3c/PQ0NBkjmHAgIHR0XFSzyEs060/y4QuLq6sN39OTt43F/DcXhYvXkx7oQungIAA&#10;dCAuIRDwpYV0wmzJyd+9ew9TnpaWVllZWXh9BPwYuC7pYvE7+03fIyNjdu/eO2rUaBWVtuXKlefM&#10;t4qKyuTJU06cOBkUFMLqDWbiWff6r+x9zl5GYRt5f/J4yfeMjEwXFzdHxx1jxoxVU+tZp05dJZnQ&#10;uHHjgQMtVq1afeHCxQcPgmjhouJe+yIRNTdCLoZfOZw+AACAHwMEPABAHoCABwAARQYCHgAAAB8C&#10;XqGR3k9J0ig9PXPatOk1atRkLuHkyVOUUiLR106+Kw+wTOjh4cX8bnZ27vfIhNINCgoKCo2NJUP3&#10;d+rUOS0tHRdOJQECvlSQjsItee1m2bLl5ctLHOf06TPF4rI60wQo0zATX2zQhdzzxPT0DH//gH37&#10;9g8bZkk3pNwY9VWqVFVV7TZ58pTz5y+mpKSyF8hY4EurlK+peKXN4lsZzzZF/xQK3yl5qqMSE5Pc&#10;3T337TswceIkiknFihW5uFWqVKlly5b9+xsuXrz43Lnz8fGJtB2h8N1491TKaAvclkv95AMAAPg3&#10;EPAAAHkAAh4AABQZCHgAAAB8CHgFhVIhLy+fzxdQW3/p0hUVFRUlJaVq1aqNHTsuOfk50xiKkVIs&#10;E/r7B9IBdu7cOSsr+ztlQnbh9OxZcps2bWhfw4cPFwrFUCz/Ewj4H4900AthTk6ujY0NE4erV69l&#10;w13gzAN5gPlp7sGiSCTOzHzt5uaxatVqA4P+f/31J9f7vGbNmvr6vdeuXXf37n26b6U8zHqfM4P+&#10;rTqdc9PYE9ww+NyOUlNfUQ22des2S0urTp061apVi4te+fLlW7RoOWzYsE2bNt+8eSssLOLVqwyu&#10;x79AIGKRlI0qyiAAAJQ6EPAAAHkAAh4AABQZCHgAAAB8CHhFJD+/kFmKJ0+ejR49pnh037ZXrjiJ&#10;JUEyf63CJFNxJgymY2zbtl1m5nfMhDxeAe3r7t37VatWo93Z2zsUYSD6/wUEfKmc8IyMLGNjE9aZ&#10;2NFxh7RfrwDX+UCu4Lqh03duWPg3b94kJj68dOny4sVL1NTU2PgNrPd5gwYNBg8esmnTZg8PTx4v&#10;v6h4HHj6KCgQfKt2TbZ/vLRzPDWa75525ucXREZGX73qRNEYPtyaGh0WQxaqVKnSqVNnS0ur9es3&#10;XL16LSnpsezc88X94wXMxKM8AgBAaQEBDwCQByDgAQBAkYGABwAAwIeAVziYfiss5B85cuyvv/5S&#10;UlKqXLnK/PkLuCHTFSyBWAYODQ2jI23duk1GRhYzHN/19G7duo12V7Vq1Tt37hRhRu0SnDEI+B8D&#10;q5MfPXrcvXsPOuH16tU7f/6itOAjiwJ5hzPT7HnjmzdvXr/OjY9PPHny1JgxY9q0aVOpUiWu33nT&#10;pk2HDbM8cOBgWFg4VfsyJp7/Pd4w40bRp+/ck0+hUJSenpmU9MjZ+fbq1WvNzMybNWtWuXJlWR9P&#10;0ba2HmFn5+Dq6pGYmJSVlS3Tvf5tbBWvXQYAADkHAh4AIA9AwAMAgCIDAQ8AAIAPAa9A5OcXCoUi&#10;ZqPNzc3LlZN0GdTQ0PTy8maqgG64+HxFSx2WgSMjo+hgW7ZsmZ6e+V0FPJs/mPbIhhZo3rzFo0eP&#10;mUcp9VMhn0DA/xiYIKRTHRYWwWZJaNasubu7p0K+dgMUG87Es27x7Pljfn6Bt7evvb2DtbV1kyZN&#10;uW7x9NG5c5eZM2ceP34iPDxSJBLJCHKxzNzz36YIyA5Wz5conPeehdKPoaHhZ86cXbp02cCBFq1a&#10;KVeoUEF2bvvu3dXGj5+wfbvjrVu36TZcNrZFkqH43/ClQ62wdwhQbAEA4DsBAQ8AkAcg4AEAQJGB&#10;gAcAAMCHgFcImBKgZj0vL3/16jVshtratWvb2zvw+ZL0LfUYftdjpwOMjY2jQ27atGlaWsZ3FfD8&#10;4isoujvu2VOddtq/vyGk8ieAgP+R5/nu3Xt//PEHneqOHTsmJj7EtT1QGGSnZn/1Kt3fP9DOzr5f&#10;P4O6detyhrtq1aqdOnWeNm3apUtXkpNTWKEoKp7K/QfMvfL+/PFF6emZMTFx167dWLlypZGRMd1x&#10;s3iyUK1atTZtVIYPt7azc/D09EpJSc3JyZMdsp5i+23fHgAAAMCAgAcAyAMQ8AAAoMhAwAMAAOBD&#10;wJdx2AN6vnRQXHd3LzW1nkpKShUqVBgwYEBUVDT9KBAIFbtxpzNA1zMJCQ9/+eWXRo0avXqV/r0F&#10;PL9YdgYGPqhXrx6d8AULFhZhIPpPnisI+O8H1/f9+PGTtWvXpvOsra3z4kUqLuyBgsGmZucXDwLP&#10;nkump2c4OV1fuHCRvn5v9vIZk9zVqlXr27ffunXrb950fvz4KSfF+TJzz3+PAsINVi8QvNe7nb0J&#10;FxYWfvz4iXnz5hsYGDRt2lR2hvvq1atraGhMmTJ1//4D9++7JCYmcVuQRlvEbRlWHgAAvhIIeACA&#10;PAABDwAAigwEPAAAAD4EfFmGbrUKCyVJkJmZNXfuvKpVqykpKf3999/Hjh0vKCikVv47CQa5ggn4&#10;R4+elCtX7s8//3z58tWbN99dwPOlowTTmT9x4iTry3ju3AU4+P8EAv67ws2JsG2b3a+//koneeBA&#10;i6ysLCoFTFUCoGCwEV+4cdrZMPWsv3hUVPTFi5dnzZrdvn0H2b7mjRo1MjMz37Bho6+vP63I9TIX&#10;i79jz3gunpzsl1Xyb968ef78hb9/4NmzZxcuXNinT586depwMp5C/fr1NTQ0JkyYuGfPXop2dnYu&#10;d6QsCIVi7iSUeqIAAEDZAgIeACAPQMADAIAiAwEPAACADwFfNqGTnJeXLxSKRCLx5ctXVFRUlJSU&#10;KleubGMz/unTZGlPO8FP0qbTqRCLi549e16+fHm6oklN/UECnl+slm1tF9PJ/+uvv8LCwtlLD6V+&#10;TuQKCPjvem6lAlI8f/4COr3lypWbMmWqQCCkmuEnKf4AcJOyy/YXp1/o3nb//gMjRoxs375DhQoV&#10;mdX+5ZdfmjRpam094tChwwEBga9epbNVqBAxU/69lTZn5dmll2zn+Ozs3JCQsMOHj86YMVNLS7tB&#10;g4ay7xDUrl1bR0dn9uw5x4+f8PHxe/jwcUFBYfFrBJLnrrLxh5UHAIBPAwEPAJAHIOABAECRgYAH&#10;AADAh4Avg7DGms7848dPRo0aXalSJSUlpbZt2129eo2JhJ/q4TsT8CkpqRUqVKhbt96LFy9/mICn&#10;vQgEQh4vv0+fPpQEvXr1ysvLpyKAqylZIOC/E5TNqLDT+RwzZhyz72vWrBOJRAIB7Dv4GeFGaKcv&#10;QqGYGgL24DIr67Wrq5uDw/YhQ4b88ccfXC/zChXKd+2qOnnylCNHjsbGxslOvk6rsz7r39XEy0aY&#10;iq1sB3exWPz0abKLi9v+/QdnzJipra3DZpfgwt9/N+jbt9+sWbMPHTrs5xeQk5P3wVNZdgjf+ygA&#10;AKCMAgEPAJAHIOABAECRgYAHAADAh4Ava9A5F4vf8PmCQ4cO/f3332ym23nz5mdmZv2c7TgT8K9e&#10;pVesWLFWrVopKak/TMDzi4tAQsLDJk2aUlpMmjS5qOjH7b1MAAH/fc6qJONlZGSZmZmzSuDgwcPS&#10;vAfZBsBbWM94oVDMHlRS6aAGws3NY/nyFTo6OnQLzMn4GjVqqKp2mzNn7vXrN5KSHuXnF8j0jP9x&#10;Dpvrzc/u07mQk5OXnJzi7x+4e/ceG5vxXbt2ZePVs1C+fPn69evr6/desGDhuXPnw8Mj6DD50rf0&#10;WBAIROgWDwAAskDAAwDkAQh4AABQZCDgAQAA8CHgywisq5xIJBEJ4eGR5ubm7Mm7lpa2u7uXtLub&#10;iO6nSj2epXJmKNdlZWVXqlSpWrVqz5+n/GAFzuNJBPPNm86VK1ehFDlw4CD9E9Nvc0DAf6dTmpCQ&#10;qK2tTWe1Tp06Tk7X2WU8TiwAH8Baz/x8SZ3MnmSyB5qPHj0+ffrM3LnzNDU1q1Spwsn4mjVrGhkZ&#10;r1mz7vr1Gy9epHLL0wdfUuH/oGnXqThzMp57h4ALT54kU6NjZ2c/bpyNmlrPmjVryfaPb9KkqZmZ&#10;+bJly+kAAwMf5OTkckfBDoSNk4H+8QCAnxYIeACAPAABDwAAigwEPAAAAD4EfFmAjVXLusGtXbuu&#10;Tp26bEbYbdu28Xj5RdLpY39amIDPzs6tUqVKpUqVnj17/uP7oLO5eLdutaN0qVWrtqen5JUITAbP&#10;gID/HufTx8evRYsWdEobN27s6+uLcRcA+Fy4x5q5ubyYmNizZ/+xsRnfsmXLihUrcjL+r7/+7t+/&#10;/4YNG/38AjIysrhp5rkx6ksl5hQN2f7xeXn5iYlJ7u6ejo47Ro4c1aZNm4oVK8n0j6/QsGGjPn36&#10;2touPnfuQnx8Ih0IX6Z/PJu2BjIeAPBTAQEPAJAHIOABAECRgYAHAADAh4AvC4hEkulsr1xx6tCh&#10;Axtv1tTUNDo6+mfu+M7BCfjq1WuUK1fu6dPkHy8j2e5ov9bW1pRAbdqopKS8+Kx7YQUGAv5bQSeN&#10;x5OMjH39+o3ff69P57Nz584xMXF42wOAL4AVKCo7YvE7m01NalBQiIODo6XlcGVlZabh2WejRo1G&#10;jhy1d+8+b2/f7Owc1pmc1hUIRKUSeboAY/PHy8p4FqgdpFpiw4YNw4ZZUi1RrVo17ijos1mz5hYW&#10;g9asWXPu3IXAwKD09CxuRXY4pXJEAADwI4GABwDIAxDwAACgyEDAAwAA4EPAy8CeO8sVFCuhUBwd&#10;HTNokAV7et60adOTJ08VFhYy60Znu4TbUVSYgM/JyWVz4j59+uyLBfzXpBSbij4tLaN79+4UjcGD&#10;h7CkKZV8VeqJIgsE/DdB+mxEUt9S8WfDZevr937yRJLbMd8BAF8Gqy2Lx6h/256yp5p0m5yS8tLN&#10;zcPe3sHY2Lh27dqcw65atWqHDh1HjBh58ODBhISHzOLzS+kSgv/+zPGsahWL3x4Chezs3MjI6Fu3&#10;bm/ZstXKyqply5bsKFioVatWu3btjY1NFi9ecu7chcTEJB4vn3l9RW2SAACADwEPAJAPIOABAECR&#10;gYAHAADAh4CXIhCI6HipKYyPT5AfKD6JiQ99ff127NixfPnyDRs2HDlyJCws/OXLV4mJibGxcSXZ&#10;CC327FmyUCgui+lSEui46OhycvLoYkZJSenJk6dfIOBpC5QBYmNjvya96FTT3n18fLds2bJmzRo3&#10;N7ekpEc/OFPR7ii55Up4QMB/PdLZoCWncds2u4oVK9CZtLYekZubR1fy6PsOwBdAlWRuLu8j9XM8&#10;tQVxcZL6/NUruhx6SQ1uSEjonTu3qQm2s7Ojtnj58mVLlixev369o6Pj6dOn3d3dY2K+qvn45tAR&#10;UJTok5qh589T0tMzUlNf0vfo6OjAwIBbt5xPnTrl4OCwdu1aurqwtbVduXLlpk2b6HCOHTt248YN&#10;f3//b9V4URxevUqXq1YJAAAg4AEA8gAEPAAAKDIQ8AAAAPgQ8BIkBjc9PcPf3z9A/sIDOr9hYTEx&#10;MVFRUREREUFBQX5+fiWMamBgoK+vb0xMbNlMlxLBCfg///xTSUnp8ePPFvCsD31aWoaPjw+dsa9J&#10;LEoaSqAoaaAvX7OpL44AZRW5Uh0Q8F8JVbOUw4VC0aJFtqzT6owZMymJ6RdctwPwZQgEkpeuPt2S&#10;UnVKDSh9UrsQHBwcGhoaHh5OdXt0dHRsbCzVtJGRkdQ6h4SElEptX8JAxyg9EB/6DJBeUQQHh4SF&#10;SY6F4k/HEiMV9fSFOxw6WFrsm+ydXYQ8e/aMKrFST3QAAOCAgAcAyAMQ8AAAoMhAwAMAAOBDwEuR&#10;CvjMwMDAB3IZAovD564YFBQk7ccWV0bTpSQwAZ+by2vUqJGSklJiYtKXCfj09Aymz79Ven39dr4g&#10;BAQExMbGQsArDNLsLRKJxFOmTKETWK7cL+vWrafzyWY9KPXoAVBGYcPefG5FHfiR8J3q8+8aPnYs&#10;3/yI6CIkOTkZAh4AIFdAwAMA5AEIeAAAUGQg4AEAAPAh4KXICvjAAMlncHAw69b2gx+vB70XHrAO&#10;2f9zrY9F8ucR8Hl5+c2aNVNSUoqJifvc65kPBDw7mcHBQSGhIfT54zMA7fTTy1B8aDGWPz/4EwS8&#10;IsGmYS4oKJg4cRKdvfLly+/evUeavQtxAgH4GlgPeFaX/ud7V5/7MtbHtvO5gfUa/4YbZKHkm+Iu&#10;Ob5VBOgi5OnTZ3xU+wAAeQICHgAgD0DAAwCAIgMBDwAAgA8BL4UT8BQiIsLDwsP8/AJ8vH0ePHgQ&#10;FRUZEhrywxSsRP8X7yo4OFg66nz4p/dOfwwJCfnPxX4qAd+qVSslJaWIiKgvFvD+/n500ij16WQG&#10;BAR6e/tI80NEWFjoj8sAgYH+/p965YIWCAsLo5T18fH998sZEPAKg/RhiKRynjp1mrTve3lHxx1s&#10;dAecPQC+Eq4HPGtzPzDNkjexZNriElXdAd/mVS1qfahB/4YtDrP5D0rm4GkZisC32vWDtxchfq9e&#10;pbG6i8croBYBNRgAoNSBgAcAyAMQ8AAAoMhAwAMAAOBDwEthAj4gICA8POzM6Qvjxs7qrTtYX2eQ&#10;mcnIxbZr3d09QkKC3/aPD/ywVzr7p+zj8g/6THPfi7fw4fKyS86ft3KA2Rhzk1EDTEdbDp00b86K&#10;8+cuh4aGym6keJ7yt78EBwffu+dy/PhZf39/2ShJ9/LgJxHwPF6BioqKkpJSaGj4Fwt4X1/f8PDw&#10;a043pk+z7ddnmK62hbGh9exZy27evM05+OLzHyibIpJTHfDpDBAokwEe/GcGoB+joyN37zpkNXQS&#10;65f57wxDn6GhIRfOXx06eIJ6D+Mjh09RxGRn26VlIeAVA8rSdN42b97K5n1fv34D/ZNOZqlHDADF&#10;IL+g4ML5K4Mtxk+busjDwzNIOt4JVaQREeF7dx82MRyxc8cBuiSQrYcDAv5db0uaA7pCGDdm9v59&#10;R6OiIlnLGxjwnxcG71X+Mi11IKerT57458YNZ9oONf2jrKdR6xMqfQXw3wt/cFHxn2Pl0OJ0CE5X&#10;bwwaMG7dWrvIqIgPlpNtX4KCHvj4+B46eMLHx4dOwuZNjjOmLaa/cgPDfHAGuJaO/UW2TZONLa1O&#10;bevDh4+EQhF7YvzmTRFf2gpQS82UPH1BowAA+JFAwAMA5AEIeAAAUGQg4AEAAPAh4KUIheJXr9Ij&#10;IsL37T3auoWmuckox+37jx45vWrllnZtdOif3MPxYGkIDw+nT/b0OSwsNCIyPETGkYeESJbhVuGG&#10;Cg8NDXkg8eWSHma0wAfPwdlwr731huhqW9guXDtvzoopkxbq6Qxq2Uxj65adkZER3LPs8LAw1k2f&#10;tirt8Rxju3DNALPRFI0H0n54IZIYSpcJC/X394+N/SkEfPv27ZWUlOgEf5mAT0tLp6S5eNGpYzt9&#10;fe1Bmzc6UgbYvGlHd9X+uloDXV3dKcnohLPEpdMrzQAP3maAiPBQmWESaBmCS9lQyVD2wdLfQ1gq&#10;S/s4Bn/g4Cml4uNjVy7f1LplL0pqWqw4wwRLtx/KxH9sbLTl0EnamubHj529f9/1QXGfxfDiTEXJ&#10;DQFf1mH2/fr1G5UqVaLzNn/+Ambfcd4A+CZI53cQHDxwvEnD7k0b9zh69Ex0dKS/v6SZpbZ18ECb&#10;qr82X2y7jgl1+pFqYEk9HBb6gX6m+j+M/gsN7dS+9+qVW6gO9/OTvAlXfGHwXrtAdTVb+EHx21S0&#10;Ta75oAaC9qTa2eDA/mOPHj28cOHK5Inzbzvfpb8yC87qee7dLNZGsBXZRcXH3utaunRDi6bqdGnh&#10;5uYh2/TQX+mfrM+9n59fTEzU8WNnOrfvTb/TgTvY71m4YDXbtXTJEOlFRRgn/tnl0NuDjXj3O5vD&#10;haLKXl+IjY0dOXJknTp1dXR0Jk+esm/ffjqfOTl51HBzz5DfvCmiZgsmHgDww4CABwDIAxDwAACg&#10;yEDAAwAA4EPAF0M3O87Od1U795s2eVFsbExMTFR0VGR8QqzT1RttW+vYb9sVHR3p5eXt4eHp7e19&#10;8+ZtNj55eFjYvbsuly9fc3VxCw8PY07dzc3D08OLSfcA/wCX+65+vpLJxemLpCuYn//Vqzd8fHyl&#10;y797XM7sfh+9IXNmLUtMjJc+ag8LCw8bNWJ6h7b6N2/cDg0NpUVop8637ly9cp1iy56MUxg3epaZ&#10;yShXV3d//4CwsFBvb9/r129RzO/fc6Xl4+Pjy266/E/YPNn5+YWdO3dWUlLy8wv40h7wmb6+vr3U&#10;zYYOnkCnOiYmOjo6KiY22sfXt2O73gvnrY6Li/H09KLEpbRjGYASmBLx7p37lAHc3TykndEl4tzd&#10;3cPd3ZMb79flvptk4eAglkBBD4KcnG5SRvpg1gDJWAXxsWtWb+sk8R+0nQf377lQlvD19aMMQ5mH&#10;uRYXFzej/tYzptpGRNLqDyiqlA1og9eu3WJrUd6FgC/TsAz5/PkL9k7JhAkT6QTipAHwDZGWJsGh&#10;g8e7dOyrrTWQml2qkKkSps/z5y7raQ/q1qX/ksUSAU9tCtXzrq5uVM/fvesifS+K9fwOot/v3LlH&#10;LTK1F+o9jNetsYuNi6FKPiQk5Lbz3StXrlFDIHNh4O7n50ftxb17LvRLWFiYm5snVd3Xr91yc3UP&#10;kYTg69duqihrb3fYRxcEdNlATQnrYf9+PR/AJLqfnz81LnSR4OHueeXKdbo+4d78414RYC2IRk/T&#10;DesdtDUHbNq4ndo1Fh/6a2RkBLVEtC7tiEn0jRscOqjoOTvfoWV8vH08PLweFHejd5fu5fbte+z1&#10;Mmrg6DqHoD/dvn332vVbXF95ii3Fzcnpxo3rt6jti0+It7W1rVmzppJMqFfvN3393gsWLDx79h+K&#10;zpMnz9i1KKvr8vLyMdoHAOC7AgEPAJAHIOABAECRgYAHAADAh4Avnmu5oKBg/Tp75Raanp7eISEh&#10;/v7+TI5GRIafPPHP1Ss3omOi9u05MsJqypBB41s109ywYXtYeNiiBWt69jDR0hyg3sPYbtvu0LDQ&#10;oKCgiTZzly/dwHo533a+azFg3InjZyMjI0YMnzpl0sLBA8f1Ujftoz/k0KETERHvHDwT8L31hkyf&#10;asse2Uuf0Ye6uXm0bNpz/Vq7hIS4u3fvWw2b3L1rf82eZl079xtpPS00NOTQwePduhgQ1lZTaI9n&#10;z1zQ1x2srmai1t2ou6rhsqUbEhMTy2K6lBiJgKes2L17NyUlJS8vny8Q8AKBmO5y9+453KGt3ulT&#10;5ymtfX393maAiPB//rl04fyVuLiY3bsODx00wWLguLZtdDZtdAwPD58/d2XP7saUATTUTB3s9oSG&#10;hlJCz5qxdOb0JazrJCWQmckoe7s9tPq0KYsmT1xAKaitOUCn10Dp8iGcgn8r4Fdt7dBWn/7p5+s3&#10;bOjEJbZrB1vY9FI369ndaNeuQ7T8pAnzu3Tsq9HDZPLE+RTJGzdumxiO0FQzVe9hYmE+9s7te0lJ&#10;D0s7Rd4DAv5zYfXqhAkT6Yw1a9Y8PT2Dyi8u0QH4hkiqIIFg/76jPVQNly5ZTzWqr68vVbzRMdH0&#10;zxHW0/r2HrZg/mqqxqlWp9qeAACA/39qeKq31boZLV28XvoyXBDV2DOnL9bsaaqnM2j2rGVdO/Vb&#10;t8YuPj6WtjNjmi0101rq5r00zA/sO0othZ+f3wSbuRPGz6Xau18fSy8v752OB6iZ1lQ37dbVQFPd&#10;bM+ew9R8Txg3p1VzzT56Q3bvOnT5ktMA09FOTjejo6OuXr1hajRStp6PjY0+e+bioIE2a9dsM+pv&#10;3bOHMa118eJV2bFY6Au1X4cPnezYTv/uXZdZM5ca9rMKDn77Zhhdb2xYZ6+nbTGuB24AACAASURB&#10;VNFL3ZyisWnDdmfnO331h6goaw+xGH/t2s1NG7ePHT3Lz8+fGrWdOw5oaZjTGaDTNXvGUto0xWrN&#10;6q02Y2fbLlxNZ0C1i8GoEdM9Pb3oouXcuUtGBtZaGma0sLHhiAsXrqSmpiYkPLx1y9nRcefYseNU&#10;VbtVrVqV6rdffvmFfTZp0sTAoP/8+QsuXLiYmvqSKkCxWIze8ACA7wcEPABAHoCABwAARQYCHgAA&#10;AB8CvrgLdXZ2zvhxc/roD2HjfjMh6uvr5+vryyxpRET4jh37f6/XwWbs7H17j9684bxxw/Z2bXQP&#10;Hzrp6eW9aeP21i17HT8uGcbW2HDElEkLo6IiQkJCrl+71a1r/317j8TERmuombZtrb1n92FPLy+p&#10;Ru1z69Ydbn53WQHP+kbTz9IR7IN7qZtNmbQgISFu2pRFtLV/zl7y8PTav++YcgvNQwePR0ZGjBs7&#10;29RopKuru7e3T1/9IVZDJ9286ezp6bVwweoWTXuGhUVQMpW5dCk5TMD37NlTSUnJzc39CwQ8ny+i&#10;FebOXtazh7GPj+/b0QsCAlgGYN0NY2Nj7Lbt/r+67caPm33o4AlKu1WrJDMUHD96hk716lVb2yhr&#10;nzl9IfFhvOXQiUMHT4yJiWavUHRq33vlik2UfJZDJzX+W3XzRkcvL++VyzdR0pw/f5mbY/gDAU//&#10;pBW1NAccP3bWy9N7gs1cDTUTNzcPOkBDg+HMvtN+dbQGWg2bdO++q/OtO/S7mfGomJgYoVAsP8kN&#10;Af8Fp8vZ+favv/5KZ+zEiZNFmPodgG8NE/AH9h/r0rHvqZPn1LoZHTt6mk31YthvODXTVJ3Onb0i&#10;6VHi7l0H2yhrUeVP9fae3Yeo0d+8aUdSUsKihWvat9U7ceysq4s71c8N/+y6acP2x48f2i5ao9q5&#10;39kzF728valdoO1fu3YrJDREX3eQirK2g/3eI4dPOV290bVzv7lzVty9e9/d3WPo4AnavQZEx0Rf&#10;c7rZvo0u7Usizg+fomWuXL5ODYS2prlsPW9qPJIWOH3qfMtmGkMsxjtdkYx207+flbnpaNmBVehY&#10;6MJj8CCboYPHJyTGHTt6pnmTnpcuOlGLRkdqb7e7RZOeOxz3e3tJ4tm4QTenazcd7Pe0V9Glyxtq&#10;uWbPWtavjyVdopw+fV5FWWv1qi10qUNniRom20Vr6QzYLlzbpGH3hfNXu9x3peOlo1srfQWBjmXm&#10;9MXUjNL1Ty9184nj575+nfXmzdvHyGLxG7q8fPLkmYuL29at26yshrdp00bWxzdo0HDFilXJySmK&#10;fd0CAChdIOABAPIABDwAACgyEPAAAAD4EPDFk4hnZr4ebjnZYsA4Nsx7RET4siUb1LoZ9es9VEfy&#10;NHlJQkKc4/Z9rVpo3rvn8vBhQmhoiGqXfqtWbH706GFoWGhsXPRwyynDhkykFS3Mx86cvjgyUiLg&#10;b1x31uhpemD/sbi42B6qhgvmrnz0+GF4hGRq2A5t9davtY+Njfb3D/iIgJeMKE6/G/YbPm7sbNrj&#10;qZPn7t11ffbsMa1y6OAJit6mjY5PniTNmrFkkMW4mJhoL09v+j0iIiwpKcHT02vN6q0qylo+3n6f&#10;dV9W5hAIRJSIvXppKSkp3bt3/4sEvFAoFEyZtEBDzYRNxEtJsHXLTm1N8z56g/W0LcaNmU2p7GC/&#10;t1ljNW9vn4TEOF9fX011s1UrNz98GB8aGpqYGD900ITBA22ePn00YvhUa6upMTFRTMB3VzVcs3pb&#10;YmLcsCETLIdOiouLobwRHh5qbDhi8sQF9P3fAp75ExVl7XVr7B8/fkiZ5Mzp81069b3mdJO+m5uO&#10;njdnOWWDHTv2d+rQ28XVjZKeNnvz5u0mDbtfu+YsV1d0EPAlh43GQdfnZmbmdLrMzMwEAgFOFwDf&#10;HCbgDx443ra1tru750jraWNGzkhKSjz3zyU97UGurh76OoPnz1sVFx8z0Hws1ecPkxKoaXjy9NGM&#10;aYt7aZhHRUeq9zBZtHANtb/UWFBVTw36xg3b6btkMvhV26i99vby9vX1M+hjOXP60sjIcD2dQeNt&#10;5j599igqKvL+PZdjR09T20H1uYuL68Tx87Q0zGn7vn5+HVT0jh49TTs6cvikeg/jW7fu7N93tGM7&#10;/Xf1/I3bjRt2v3zp2qWLTtIhWy7QRigay5dupEuC8PAwrvs7xeHOnXtq3QzpMKm9oDibm4waPXJG&#10;fHws/ZW+24ybE58QR3GjJffuOeLp5UXXD7SvoOAg2ua8OStMjUfSn2zGzTYxGkHNE7V0tKPVK7e0&#10;V9GjBWwXrtHuNZB1kaeLor76Q6dNsaWmsJeGmeXQiVev3qDDD/APcHa+8+xZMl/aFvB41DKJip8n&#10;vw0ikTguLuHKlasLFy5q27YtG6O+UaOGp06dfvMGDh4A8F2AgAcAyAMQ8AAAoMhAwAMAAOBDwBd3&#10;gM7NzZs2ZZH0IXgwe3J9/PjZZUs32G3bra5mYtDX8vHjpG3bdqn3MHZ1dQ8PD/Py8lZR1j6w/1hM&#10;TLSvr29sbPTypRtpSVrRYsDYGdNkBLyaCVtMW3PAtq272ByxtJhhv+EzZyyJjIoICHjb2f0DAc+N&#10;E9u9a/+5s5fRLjw9vRYtXDPAfIyeziBdLYu2rXW2bN6R+DCeYm4xYBwtGRYWeuOG83ibuSZGI3S1&#10;B/ZSN2vbWtvT87NHZS9bMAGvo6OrpKR0+/bdEh6sdN4BPpGfXygRA/k820VrenY3ZtO3U9qdO3d5&#10;1cotmzY6mpmMonSnjGFvt6djO0n39PDwcGfnu3T+T508Ryno6+tHqTBn1jLNnqZPniZZW021tprC&#10;CfhuXfuvWb2VFhg0cJztorVRURH+fv7R0ZGTJs6nZOLS+oMe8IEBgbSvHY77KN0pMmfPXOzSsa+T&#10;003atZnxqFkzlz56lDh/3ioTQ2takeUTDw9PyoH79h6Tq/ctIOA/91zdv+9K56pGjZre3j7o/g7A&#10;18BeauFqe1bh83gSE0zh0IHj1I5TQXOw26PR0yQ8Inzm9CXjx81OSIjT7GlG1TXVq9TUrl29lRp0&#10;qmmjo6Pstu7S0jQ/f+4KLbDdYV9UdCQ16BK/rm2xccN2qvNbNdektr5v72H6uoP79R7WvavBxPHz&#10;qPno23voYtt11C6wmeap7RhhPc3QwEpfx0K1cz/aC1Xjnh5e7VV0Dx44npSUcOTwKbXuRtTQLF2y&#10;waj/8Hf1vLuneg8T2vXFC1c7d+hz88ZtarCo7VixfJO6mikn4CUNSlzM6lVbGjfoZtjPSjI+iumo&#10;Lh360L5cXd3oqoMatQ3rHSj+bO72+PhYalN27TzYqX1vatHoSOfOWUFtHx2dqdHIeXNW0DHSNqOi&#10;Ig8fOtG1U19XF3fbhWv797MKlb6yRsdl2H/4lMkLaSPUdNJlDzVk3br0Hz92zv17Li9evKBm+mNp&#10;JBSKqKJjT5mzsl7TdY6uri7rEL9161ZpHaiwVy8AgNICAh4AIA9AwAMAgCIDAQ8AAID/0wt49lxe&#10;+kSe57h9X7PGPa453YyKivT39w8LCw0PD0t9+XyCzVxjwxGPHyfZbdvds/tbAe/r69e2tc7OHQdi&#10;YqK9vX1plflzV/bRGxIaGjpooM3M6YvDw8NDQkJoa2rdjQ7sPxYbG6OhZrJ+vUNcfAytSxvX0hyw&#10;2HYt07T/OQe8v38AbfbatZstmvbcu+cwfTc3Ga3Z03T5so1nzlygaOhpD1q/1i4pKXH61EUWA8ZE&#10;RkZcv36ra6d+QwdPWLvG7t5dl1OnzlEkPf+fvTOBh3J74/hVckna719aEWVPaEHSYilZSqhoIS1a&#10;tWlfpI2iRGkhJRVZQtlSlH1fxr5FdmUP3Yjb/zHvbf5zZ8bS/V81uc+539tnzLxz3vOe5Tnnnd/7&#10;PCcidmBP8YQAv2jRol9++SUo6DlcLFlc+aqst/4O/1LUF6J/wlc6O/+8eyVubj9+bIXqEhJUuH7N&#10;CdooLi4Omi8jM6OkpMjywtUFCtppaalXLt+YKaEM7QIN9CIkVGqGiuOtexkZGdABCgrytm87tEhx&#10;JeEBD2RnZ8XFdfUiqRnKXQJ8YT50jL2mxzMy0rveTycZbti9ZpVJdwI8dICZEkp2V29DD4FTuz3y&#10;ohbgIR9o95PHLVUWr4qOjk5KSoTO8/pVuKT4Ytf7HkzV3CjA9x3CGm/fvgPqatu27ai+I/9yKHab&#10;Ys8Jk05YdQLqYyhyO/H1z587KXaeJhFm/47jfTHhBSEhodFR0XKz1R2u31mx3OjG9TswrSvILT98&#10;6CwpLU1VafWRQ2eysjJiYmLz8nLOWljDLBwW+homdMsLtrm5XU/gweQ7X345/AnzuPC0+VaWdjAX&#10;P3b39vbye/jQ09fXPzEpsUuA73oAKxNsPtnzfgEsLS5a2cfHxZ89YyMvq5mclBwZGTVDdBEsGN68&#10;yf9TgA8KOXfmMiwMKHYepv4ZYoudbt+nEeBhYQCZEAI8OXxOclxsnPrStTDL3HC4A6sXmL+u2t4S&#10;FVI8a2GTlZ2ptFDv+LHzMMdBAeB4nyfPoiKjbt64KymuFBMTAwd0CfDqG+AjXe1N20wOZmSmw5XC&#10;fARTJBQAZrFDBy3Uvgrw2TlZaksMdu44kpeXGx4eERUZ/cD18flzV4ht4N8Wl/S8OISPPn7smrU7&#10;O/8gz+AfN2/eAmaQlZU1MDAILSGCIP84KMAjCMIMoACPIAgykEEBHkEQBGn79wnw1H7Pra2/w59Q&#10;ZriK5ubW2Ng4dbW1C+drh4a+IvuvpyQnJ/v5BkjNUNFctv7t2zdXLjvIy2q+ehWeSk4rtIxW6WzJ&#10;yCBl52TFxMTOkVHbs/t4fkGu9vKNBvrb8wvy8vNzr9k7TReQv3fvUW5utuxsdTg+LS0V3vd47CM8&#10;TQHez8rKpBbgVZRWQybZ2VnwZ1pa2quw14sX6iot1IU/Q0Jeik5XvH3rXvW78tKSokePPCHnK5dv&#10;Eh7wUJjit2+cHO+P556ZkpJcXl5SXPzm1MmLvJNnx8cnwgV+YhqX6H+wKalbc9Gixb/88ktgYFcA&#10;9o4OxqoLtDXRb2tr67OyskNDwx49crt61W7Pnr2nT5/Oy8tdo7d1tvRSX1//DHIHgFYOCgpRWbxq&#10;vvxyQoCHzpCQkJjc1TWSdbSNV67YCF0lJyc7IiJSdo666e5j0ArGRns01TeQ0knQ6F6evtMF5l04&#10;bwv9QX/1tnlzNePj4wsK8l6EhEqILra2vv6XEPRd6o7NTAllsgCfCOeyt/sqwLt5zZJSfUYW4Fdo&#10;Ge7bcwIy8fLyFeSXh0aHHgXfvWzjMJV3bvjrKPSA/xmBOuns/FJd/X7s2LFQVzExXTtHYEUhAxKG&#10;junU+npLy0eyHPuFJlx5dwkOg4MpFh7y+fChpby8MicnD+wrmHpfXz9X1wcODg5WVhePHz9hYrLd&#10;3PzUvbuPZogtDg5+AWZ2nf4O5UV6yzUNo6NjYC5epKhz0Ox0UXHhjm2HYO5OTk7Kys4kkbq2Dlmu&#10;seHt2yId7U262saZGelgez08fKZNlb9oaZeXn7tsqcE6gx15+TlFRYVxcV0S+GVrB/jiEpXVR4+c&#10;y8hIh0XC/r0n4bzkaboQLLnBmu1yc9XTSGkwj4gJL3B2flBa+vau80NYbwT4B5MfwpOjtvP8U+aG&#10;vgzz9PCRnqnypwCf1+UBryCvRQjwMH3AiZ54P4UjoWxvigoyszOh/OStUjarqerDp3tMj8+ft5zw&#10;fY+KjJabo3HX+YHzHVdxkYUwIeXm5RzYbw4TGRx56oQlzFZRUdGw1IEVy1r97TAhvnlTcPCAOSyZ&#10;iE1bYNGyTG0tzIC5uTlQdTeu3ykrf1tVXX7FxkFSfDGJlNnH3xngGGj6trYO8g/LG8ESwsze0vI7&#10;8ZjdD++3CIIMGFCARxCEGUABHkEQZCCDAjyCIAjSNuAEeMpv+pTf8amBN9vb/yLNwlTY1NRcWlqe&#10;kpJGIqWFhLzUXbl5jrSans5mg9Um8nM1Bfnll6rqP3rkmZeXc9HKXkJ0UVjY6xQ4Oi3Nzy9gnpzW&#10;Ci2jA/vNFyquVF+69sWL0Pz8XMvztlN5Zbv2lDXcs1zTUEx44Q0H5+ycrMULdISnzddfvW3P7uPS&#10;kio7th+GTCih5pOTk+HfxQt1BafKQ26K81ZA5uKiC5UW6jx58pRwm4ZSzZPVPHH8gunuY7ram4QE&#10;FfbvO1VQkGd96Zogr+zaNTu8vf3myKjprDA+ddJq6+YDqkqrBfhkfZ4E/FxTPG1weLp2JCAenqDI&#10;M0uWLPnll1+Cg0PgzcrK6oKCN6mpaVFRMf7+AY6OThYWZ7Zt275ixYo5c+ZMnjyZi4uLlZWV2Gt2&#10;8ODB8K+cnFxRUVFkZJSx0V7pmaorNI2gBaEVpk+VV1TQvnnj7ps3BefPXRHklyOaDFrEy8t3PnR8&#10;TUPoAAsUtNXV1oWHR8D79+4+FJo2X1N9w7atB3XIzWR+ygqaaZ3BzmkC87SXG+3bcxLacbXe1ri4&#10;OOhLFAE+vyDvxLEL/FPmEh7w0HaXra/n5manpaU+cH08jV/ez9cf8ldepLdj26Hs7MzU1NQjh89K&#10;SapsNzm0ZdP+GWKLT5+6+OZNYVc1Ms19NArwfYQwpy4u96Gipk+fXl/f2NmJAjzCXNCo5vTCeV8g&#10;ejUY6u7c04n0+fPnurr6qqrqt29L8vIKMjKykpJSoqNjw8JeBQQEurm537p1++JF6+PHT5ia7jEy&#10;MtLWXqmsrDx79hwhIaHx48cPHz586NChbGxsLCwsv/w1Ee/w8k6+4+Q6ZeLsgIDnOTlZjrddhnEI&#10;7jE9lpmZkZScNEtqKcyzYJNDQkKXLV0LU/PBA6fVlhgoyGk99QvIzEx/HvwCXi/X2GC669giRZ3J&#10;42UszC+9LXnz2N1bdo6Ghtq6Y0fOqSxeBfM+rCtgfpeX1dy/9yTY7fR0krPzA1GhBZs27j15wtJw&#10;/W7IR1pSFdYPMBeoKK2aOUPZ3u72o4ceYiILvbz8srOzDh2yoNh5CdEuO5+fn+Ny99G0qfL+z4Ih&#10;c5hfjhw6IymuRPGAh6tYs8oEZihYOcDigoipA5+6uLiN5BJyvuMaGRG5dIkBLG+OHz0HpV2hZQhf&#10;9PT0FRdZCGV49izwwP5TCxV14M2o6BidlZsU5Jeb7TfX1jKaLa326IHHm6KCXTuOkGPDpEHOOTnZ&#10;8Bqu6G1JEbwPmZgdMD9odlpuruaBfafevXvX1vYNCjoxa2RnZ3Nzc0NLQXN/QSd4BEH+UVCARxCE&#10;GUABHkEQZCCDAjyCIAjS9vML8NSKOxHClDq6OE3q6OgsLS2Pjo718PC8fNl2z569Ojq68vLy48aN&#10;k5OTI/zaSaS0e84PD5qdNtlitmPb4Wv2jl07eaeTUlJSnj0LvGzjEBMTm5KSDG9mZJBevQq3OG29&#10;3eTgRSs7eB++m5CQCJ9euXxj08a9J45bBgeH3L51L8A/KDMzY56sptmB0w4Od7ZuPnDDwRkyJER3&#10;SkpMTLp54y5kaGF+qYvTl+CwmJiY9HRSfHwC8XyA6a6jhut37d559NmzoPv33W7fvkfqiocfa2V5&#10;1XTXsZjoGHc3Lzi10QbTE8cvwPF2V2+9fPGaaad4cvP9RWsnyvn5c2fPjo/waU1NfVZWzuvXEZ6e&#10;XtevOwgICPzyyy/z589XVlYWFxfn4eGhSOwM06hRo4SFRRYsWLh69ZodO3bevHmLRCIRyrq7m/fR&#10;I2e3bTXbtvXgpYvXoqKi4U2ofz/fgEtW9onkpyUIF8PQ0FdnujrAoYtW9nFxcWlpqYmJiWlpaY63&#10;XbZs3n/IzCI46Dm0kZenL3SA1XpbNxnvu+ngDNmSj49PS02lPIEBL6Apvb38LlraEX/CMdDKaaQ0&#10;6CkvX4ZBScLDI1NTU6BXPHroQZwL+saDBx57TU/s2X0Mmh5OnZub18Nuu98fFOD7CHR+qChjY2Oo&#10;KFPTPV++fKEOpo0g/QrFJZ3m+SeajTzayPt3gH2mfvjpm1Jn5x9NTc3l5ZV5eQXJySlgwP39A93d&#10;Hzs53bG1tT179tyhQ4d37dq9e7fp+vUbZs2aJSEhwcfHB/eqQ4cOpZfSe04wBYwePXry5CliYmKy&#10;srIqKqorV+oYGhpB5ocOHQGbD1Ok1YWrkZHRYDkjI6POnb0cGPgcbCxY4Ku2t9zdvclxUFJiY+Os&#10;L16Dif60+cXXr8JhpoAFAFjmkOcvjx45B6b+vovbjet3wHqDWYZPX758ZWFuDUsImMejIqOJPWVg&#10;LfHY3Zu8SEiAw65fc9y4wdTYaM+li/Yhz1/YXrnxIiQUPvX1ebZ755Hr15zCwyNsrK/DGgOWCqT0&#10;NGo7T0ojwVrlxYtQ+G5kRFRSchKcwtPTBxYecDAxoUCxocyu991Tv84y8C98Gh0dA6uFRw89YUqC&#10;qQ0uH2a606cuRpErAY5xcrxvstXsqV+At7efw/U7UNouH/fERKiQHdsOHT96PuQ5lJNExGWBcsI6&#10;hpj14DWcDrKFyfGMhbXh+t2mu4/dunkvIT6+oqLiW2clwh6uW7ce2vHEiZNMu4ZBEOQnBQV4BEGY&#10;ARTgEQRBBjIowCMIgiBtP6EATxND/vNnWrEd3qmvbywpKcvOzo2IiHRxuX/6tIWhoZGi4oIpU6Zw&#10;cXHR/Ig/aNAgdnZ2dXV18q/qiZCyc7Ly8nMzMtOzMjNy83KSyb8vJyYmkdJJ+fm5FNUcDk5N7Yon&#10;nwPH5+VQXJnhgOzsrMzMDPiIRErLyc2Cf4F5sppnz9hUVpVlZWfm5GQnMUq5udmFb/ILC/8E/kxJ&#10;Sab8eg6ZZGd37SCbl5+Tnk6CfKCoxK/qObnZUAw4GD6FU2eSS55OgmMyiouLP3/+8VsD/PVRiT+1&#10;diL+P724DveGtbX1paXlsD5JTU17/jzk7l2XCxcsd+0y1dXVlZefJygoyM3NzcnJ2Z0kA236n/9w&#10;CwgIyMjILFumvnnz5hMnTjo43PDx8Y2PTygsLCovr4BTtLR8JLoQ3O7GxcURbQ21V1CQ+2c15uak&#10;pKaQO0CX2p1fkEdprK4OkJbW1QFys3PzcikdAP7NgvbPIjoACdoFGgVy1l+9bef2Q0VFhdD65JZN&#10;oajvFA2eHKD4z1MUFOTBGYljunpawZ+ngO9C/tTngu4HENsZoAD/MwIVAq3W2NgsLS0DFeXl9eRL&#10;10bIv//wgiEDgB7F9T9jw7T1uGM6dQKjDTl8+NAC9rOq6h1YaTCnOTm5aWldYVpCQl56eXk7O9+1&#10;tb1qYXHmwAGzzZu3rFq1Wk1Nbd48eXFxcT4+/vHjJ4wdO5aLazgbG1tfdPTBgweDqR8zZsyECRP4&#10;+flFRERnzZq1aNGi5ctXrF+/YefOXUePHrO0tLpx4+aDB4+ePvUnP6hEKih4U1xcAna+urqmrq6h&#10;qakZLvPro11d/4MlSktLLSjMI+xqckpKwZt8mGQJ0woWldgfhNhPHZYEYHjBpBNPPn2dkUkwF4P9&#10;z8zKhJkCrDdxPLHRTA55IfFV/07O7cownWLzu+YIWGNkZcLX4aSQTypZ/4ZM4ETkPVBSyV//c/ah&#10;svMZ/zsLeVL439yRn0uZUuAF/AmLBJpZBhYJMLMQMjlknkeevyBb4kTk1UsmOexKGlESIvMkclB6&#10;ogaIKiImSuIA4hhiYoI5qGtBkp0FKyi4KKiW+Pj48vJyqPlv6rTE8vLqVTvoAAsXLiIs5A8fSgiC&#10;DBhQgEcQhBlAAR5BEGQggwI8giAI0sZ8AjxNDPlehQE4Jj+/MDw88vFjjytXbPft279ypc6sWbNh&#10;dvvlFwaBZ8eOHSslJaWlpbVz566LFy89euQO3y0uLnn/vpbyO3UCOVFeUwuu8fEJ1L9lw1cSyKI9&#10;8S/VkQnEv5SP0tNJM8QWHz18Ni8vNy42jjpb6kTEiaVA/u5fTkec5WvOidTlpKgClGPg39jY2Nzc&#10;3P57MIJeVic7Srb3xUsSPquvb4Tmi42N9/cPuHfP5fLlK4cOHTY0NFq6VA2aiYdnPCvrkB6EGU5O&#10;Tj4+/jlz5mpqak2aNAne2bx5q7v746Cg58nJqaWl5UQX7SFBv4JyAtAB4uPjiKcrGFYspbm76wA0&#10;7xP5UA5ITU3R0thguH43ESaBfPxfdBHKFyl97K+nToL3ib/oOxvR6ERBoLmZSqhAAb7vtZSamsbF&#10;NXzChAmFhUW4LEd63Sid8EonRhPF5HZ09HXfdOoEOYA1Li+vgFvClJQud/Dg4Ofe3j6urg9u3Lhp&#10;Y3PZ3Pz0/v0HtmzZunr1mmXL1OfPV5SSmikgIMDNzc3BMbQvOjpN4uDggDvQqVOnzpghOW+ewtKl&#10;S3V19YyMNu7ebXrs2PFz587DeX18fJ8/fxETE0cipRcVvX3/vgau+u953sO3oGagfii7icP1EhMu&#10;xfqS59w/TSvZ3v7P/FLN5jT2P/Gr+aWbKYhvJf0vQ0rmSVRLC+KL/zP7iV3/EYl6vUFt56knBZrJ&#10;iHo2IS9k6GeZ/10m5YqoC095TT0P/rUGKEf+5YxUi5AkqvwT/x8BPjg45JeuzQJ4m5tbIQecOBAE&#10;+adAAR5BEGYABXgEQZCBDArwCIIgSBsTCPB/9cnr8vik/3kd3vzwobmmpq6wsCg0NNTJ6c6xY8f1&#10;9Q3k5OQEBARGjBhB7wbNysoKs9ucOXP19fXhYCcn59DQV2lp6cXFJQ0NTZ2d/zsHcW9TX99I4yj2&#10;z6bk5GQvL9+XL0JTqaKO93eCk8bHx+fl5f0jAjxDrb27gP9Qw/ARHAMVC92J/JBEhLt710MSZmYH&#10;161bp6SkPHPmTH7+qWPGjOkhVjw7O/vo0WOEhIQWLVpkYLDWzMzMxuaKu7v769fhKSlpeXkFFRVV&#10;TU3N0Iaamppw/MuXYeSz/1kmuPC+XBccVltbR3jA91tjJD17GhgY+LwfT0GWQFCA/xkh4i0HBARC&#10;LUlJSX/40EKRCZEBSa/iOmUzjr54pZONXtdECV9vbm6FOa62th4ML5hH7lKDEAAAIABJREFUMJIw&#10;4bx8+crHx9fF5b69/bVz584fOnTYxGQbzKHq6hrz5yvKyMiIiopNnTp1/Pjxo0aN5uDg+JZg7yxs&#10;bEM4OTlHjRoFXxcSEp49e46yssrKlTobN27cs2fvqVOnwGg7Ojo9fuz5/HlIdHRMYmJyenpmbm7+&#10;27cllZXVdXUNzc0focP38TK/VcplCDngxIfvNhf/m9PfE+CJpWlx8VvoYcOGDYPG+v47HCEIMoBB&#10;AR5BEGYABXgEQZCBDArwCIIgSFv/C/A0Hu0Upz3yjNNOL9/CVyorq0mkjJcvw9zdPWxsLu/ebbp8&#10;+XJJyZkjR46k/+2flZV1woQJMjKzNDQ0t2/fYWl50c3NPSoqpqysgj46PZFg+oPzUqKgE9vG19bW&#10;JZEV6/5L2dmZ6emk/j4LdUpJSUlISIApvudfrmmi+hNtRPGtpLhXMtSB4LDKyqrs7Jzo6NiAgMBH&#10;j9xsba8eOXJkwwbD5ctXyMvP4+Wdws7O3oN6M3z4cH5+/lmzZi1ZstTAwGDv3r0XLlg5O9/19w9M&#10;TEwqKSkjumgPCRoU2nrZMnXIzdv7z9jd1IXvdQgQAnx8fDzUWP81R2ZmBjkWfT92AHIcYAxB//NB&#10;CPA3btyEWlJWViFG1g8vFUIDfSx3hl7pFIgDqL/V9tVVHcxpr57ccHBDw4eqqndwv5aVlQNTR2Rk&#10;dEjISz+/p+7uj+/edbl61f7s2XMHDx7etm372rXrtLS0Fi5cKCMjM23aNB4eHk5Ozj6L6H+mIUPY&#10;Ro0aNXHihGnTps+cOXPePAVV1SXa2trr1q2HUxw8eMjC4oytra2Tk/Pjxx6BgcEREV3B3gsLi6qr&#10;38OV9uWiGBpwQlYnDNfXp7v+t1Sgr8P/H0KA/57T8b82wSKkvLzibwjw0DGqqqq5uLjY2Nhqa+tR&#10;gEcQ5B8EBXgEQZgBFOARBEEGMijAIwiCIG39IMATv5VTZAlC3aT/UZ5wTW5oaEpPz3z2LMDB4cah&#10;Q4fXrNFfsGCBkJAQQ62dhYVlwoQJ8+bNW7t27fHjXU7tgYFB8fGJhYVFjY3NNKfo7PyjjVFAe8qv&#10;+VQX0v75c2ctWX9N6M8UFxfX36egSYmJibGxsTk5f4agp5aOKIoR/Pl1W1wGiRywt6uhoaVycvJe&#10;vw5//Njj6lW7I0eOGRsba2hoyMnJCwsLw0KiBy92aLgRI0ZAs0Ljrl69Zs+evVZWF11cXP39AyIi&#10;okikjOLi0oaGRob7wROe9NBGNLsXUwtdRGuqq3cJ8E+e+HzreoboojU1dTExMUSI3X5KcV2p3/tY&#10;Tk4OCvA/HUQtnTx5CmpJV1cPXre0fPzhpfpXQa+sU1sbwuAQ/bbXzTWoEzny+R+E+khk3tTUXF5e&#10;CWYZJq/Q0DAfH9/7912vX3e4cMHq2LFju3btNjQ00tHRVVNTU1RUhCEjKirKy8vLzc09bNiwQYMG&#10;fZOgDmYZJtPJkyeLiYnJysqqqi6B3gWmG4wwdDZra5tbtxzd3B4/ffosJORFRERkQkJSRkZWQUFh&#10;WVkFzInQCRmaZYbXSDE7fX9G4fffaSX279bc7e2dsMj5zjPyvzARi5Cysr/pAQ8jBbo9CvAIgvzj&#10;oACPIAgzgAI8giDIQAYFeARBEKTtbwnwlB/WiV/n4+NTBATktTSN3r2rJX5Dp1Ym4HVTU3NpaVl6&#10;emZkZLSnp/elS9Y7d+5ctkxdRERk+PDh9IrCkCFsEyZMmDFDUlVVZfPmLefOXXj40C0mJq6ioqq5&#10;uQXyp3fF7uzs+mWWek/cb/qhtr29A3IuKiouLn7701FUBBQDb94UFRYCbwoKCinA/E5shd7a+vHT&#10;pzaGWjtUGrQ45EMiZUA9P38e4ux899y587t27dbR0ZGXl+fj4+PiGj5kCOPt2KEFR40axcfHLyU1&#10;c8GChXp6ert37zl//sK9ey5Pnz6LjY0rKSlraPjQ0tLa1sag7Sgt2NbWQf+cRB/bEVqQCEHv5eX9&#10;N9YzUC0fPjRDBf7w1vy/O0NxZWU1CvA/F4RFhVrau3cf1NLu3aZfyFEcfnjBfgp6kHspim+vEOI6&#10;EeejZ2UdbAVMfHV1DZWV796+LcnPz4epLSkpOTo6Jizstb9/IMxWN2/eunjx0rFjJ6ApN2ww1NbW&#10;XrxYadasWUJCQjw8PDDrcXBwgDnte5j3X3/9lQjwPnXqVDExMRmZWQoK81VUlujq6m7cuNHUtEtN&#10;h4n11q3bbm7uAQGBERFRaWkkMOm1tfUNDU0fPrQQQUHIF9hXF3WoCsqO6TTPPPWfY/p3gzzpt/6k&#10;k/7PBUysdXX13zorEUtTWPWhAI8gSH+AAjyCIMwACvAIgiADGRTgEQRBkLa+CfA0TuTwDuH/R2xO&#10;m5GRM336/JXaW1paWuHPsrKK2Ng4Ly9vW9urBw6YrV69Zv78+VOnCnBwcNDrCoMHD54yhXf+fMW1&#10;a9cdO3b85s1bvr5+8PWiordETGbq9NWVsIMoEo1Y+3/WQ3t7B2TO/Hz+3EmE6iV+zqZ4ZPbFHbOp&#10;qbmg4E1MTCxU8u3bjmfPntu923TNGn1lZWVJyZkTJ0789ddfu1OAWFgGwXpBXFxcSUlp7dq1+/bt&#10;v3jxkrPzXR8fv/DwyPT0zPLyit9//8TwvETDUVwkie5Esx/B/ynhQM5aWlpQTg8Pr7+3nvlZOkBf&#10;esgPtyrUoADfK0Tnh1oyMTGBWrpwwfILhqCnqpmefakpcd2h8/+9EOiExaitrSsuLsnIyIqJiQsJ&#10;efHkic/9+w8cHG6AoTt58iRYvK1bTfT1DcDOgA2cM2eumJg4Ly8v3EYxnNp6TmxsbGPGjOHl5RMX&#10;l5CTk1NVXaKjo7txo7Gp6Z7jx09YWV26fv3G3bsujx97PnvmHxb2KjY2nkRKB+tdWVnZ0NAE19uX&#10;iyJCu1PMAmXWaOt+2xGG4voP7wb9xw831/8S/sYzYSjAIwjSr6AAjyAIM4ACPIIgyEAGBXgEQRCk&#10;jZEAX139Hqivb/waoryNxmsZpo+Wlo9VVe8KCorS0zMuXbr822/8fHzCixYtFhISgmmFjY2NXmgf&#10;PXrM1KlTFRUXGBkZnT5tcf++a2RkFFlRqG5sbO7ooPWMpmzTTnFq/w5VwWzQayRtbYz3Yid2tK2u&#10;fldU9DY7OzcqKsbDw/PqVbvDh49s2LBBVVVVXFxi4sSJI0eOhLboThMaO3YsLy+ftLSMurrG5s2b&#10;T5w45eBww8fHNyEhMT+/sLS0/P372ubm1g5GQYmhV9A02feMKvz5c+eKFSvIArzn317P/PDm/kf4&#10;4SaFBhTge4VoOBjXhoZGUEu3bt3+8u8Q4GlsHY24/onskt7Rt2DvcBh8sampuba2HuYmMFaFhUU5&#10;OfkZGZnR0bFBQcGPH3s4OjrZ2Fw+efLUnj17N2401tHRBcM4d66siIgoHx//hAkTxowZO2wYV3eh&#10;PujToEGDhg7lGDVq1LhxPLy8vNOnT5eSkoI5TkNDc+3atdu37wDze/685bVr12G+8/N7Ghb2KiUl&#10;NTc3H8pWUlIGcx9Y1IaGptbWru0GuosOQmNmP3/u2l2F+hmmf6Fw3h89EOk//l7TfEEBHkGQfgMF&#10;eARBmAEU4BEEQQYyKMAjCIL8a/lEpey2tHz80iXAu/z2m8SZM3bwJhGulqKIw4vy8sqEhCQ/v6c3&#10;b946fvzEunXrFRUX8PLyMpRy4c1JkybLy8uvWrXazOzg1at2Xl5PYmPjIZOOjo7uRYVOQlH4ezHk&#10;fy4+MdrO/FPf1KbW1o+lpWUpKWkvXrx0c3t87dr1kydPbdmyVUtr+Zw5c/n4+Dg42HtQjLi4uAQF&#10;BaF1VqxYsXXr1hMnTtrbX4N8Xr4MJZEyKiurP3/uxbeys/MLTVDiH7KDLw0UAd7d3QPXM0wFCvC9&#10;QtQGjKwNGwyhlsDMfmFuAZ6iq/XomP7nU1NgLohN07/VPZ140ovYHSMjIzs+PiEs7NWzZwHu7o/v&#10;3HG2s7O3tLQ6evTYzp27DA2NVq5cqaKiIisrKyoqNnnylNGjR7GysvZRR6ckYsf0SZMmiYiIzJo1&#10;e9GiRZqaWgYGa01MTGAuMzc/bW1tA63j6vrQ19fvxYvQ2Ni4jIxMKF5NTR3xc9bfSISfOuGhTq7S&#10;dhpxnXpP+v9H0USQnwgU4BEE6VdQgEcQhBlAAR5BEGQggwI8giDIvwcaxZc6Yjmxsr/h8GDsWPGj&#10;R62Ki9++ehV+967LuXPntm3brqysIi4uPn78eHqndhYWFnZ2dvho5kwpLq7fREVknJyco6NjMzIy&#10;y8oqmptb6W8TmC049veveWIjXqgHhrdRHR2dcExj44eamrrS0vKkpOSnT5/duuVobn5661YTDQ3N&#10;2bNnT5s2DWbt7mLFE40CMzu0moqKqqGh4ZEjR+3tr3l5PYmMjE5LIxUUvKmuftfc/JGhEkbEiv/h&#10;lfY3gCpduXIl1MCjR264nmEqUIDvFeYR4KmdVrsT1z993faiLx7bZLP2B/G8zocPLQ0NTbW19e/e&#10;1VRVVefm5ickJIaGhgGBgcHHj58wNd1jZGS0cqWOkpLynDlzJSVnTp8uNHnyFLB4XFxc3ySoDx48&#10;mIODffhwrtGjx/Dy8s6YIamgoKCurr5mjb6JybZDhw7DBGdv3+WY7uvrFx4eEReXkJKSlpWVU1hY&#10;RIT6ADtMvlfq6yMDfy/ONoIgDEEBHkGQfgUFeARBmAEU4BEEQQYyKMAjCIIMGCh6CbUDIsVbjn6D&#10;cDiguLgkPj4xICDI2fnemTNn5eQWDBkybNSo0WxsDJTdX3/9lY+PT05OfuVKHVPTPTY2lz08POPi&#10;EioqqiC39PTsadPm6+qYEHvAE7cKnZ1dOu53jiH/Qyqcps6pfcHb2xlvzf7hQ0tJSRmJlBkREenn&#10;98zF5f7Fi5f27duvr2+waNEiERGRUaNGdS8tscCnAgKCc+fOVVNbtmGD4cGDh6BFXF0fPn/+Ii0t&#10;varqXXcCPyURDpdQSGony5/asZIswOugAM+EoADfK/+IAE+jmjP0Su/Oo5qSSR9ldTiysbGpqqq6&#10;qOhtZmZ2UlJKZGR0SMgLP7+njx51uafb2tpaWJwxMzMj75uur6GhoaioOHPmTAEBAbjtoH+cq4fE&#10;wsLCyckJtyowB4mJic2ePWfRosXq6uqrV6/euNF49+6uTdMtLa2uX79x//4DHx9f6Gnx8QnZ2bml&#10;peUNDU30018fE/E0EqGpU+ZWjPeOIN8HFOARBOlXUIBHEIQZQAEeQRBkIIMCPIIgyE/Np0//2x2c&#10;UNnp9QNCZH33rjYxMdnb+8nly1dMTfesWKEtKyvHx8fHzs4gVvmQIUOmTJmioDB//foNp09buLi4&#10;BgeHJCUlFxe/JYLVUyfipImJaYKC8lpaRu/f1xGa7s+u5tJV9V/2YieEse50na9O5F1fefeuhkTK&#10;CAl56erqeumSzYEDZgYGa1VUVGVkZvHzTx05ciQLC0t3mtOYMWPFxcWVlZXXrVt/8OBBG5srjx65&#10;BwU9j4mJzcrKKSur+PChlWEBiEcfqNU4GgVugLUOATSHrq4uVN2DBw9xPcNUoADfKz0L8D24pFM/&#10;4UREeu97mHdK5PM28k0BsflIaWl5dnZOXFzCixehPj6+Li73r127fv685dGjx3bs2Ll27VpNTS1l&#10;ZRV5eTlJyZmCgtMmTpwwatSobxLUhw4dOmHCBFFR0blzZcEY6urqGRsb7969m+yYfujcufN2dnb3&#10;7t1/8sQnICAwLOxVbGxcSkpaTk5ucXFJVdW7hoamT58+9+UaKVfHsA778oACiusI8qNAAR5BkH4F&#10;BXgEQZgBFOARBEEGMijAIwiC/LzQyw8tLR/LyirS0zMjIqLc3T0uXLDassVEWVlFQECQk3MovdDL&#10;xsY2YcKEGTMkVVWX7Nixc7mW3vDhk7du3V9YWFRSUlZZ+Y5ebu/o+IN6m3YCeD8piSQoOG/5cuO6&#10;usaB9wtpZydjqae19VN19XuortRUUmRktJ/fs5s3b5ubm2/ZslVDQ0NGZhYPz3h2dvbuJHYODo7x&#10;48cLC4vIysotX75827btp09b3Lp1++nTZwkJiaWl5VCZHz60QA1DlTIsABErnn4j9h9eYz+Ez5//&#10;0NNbBRXr6voA1zNMBQrwvdKDAN/e3tHR0SdNHb4OX2loaAK7BDY8L68gPT0rKSk5OjomNLRr6/SH&#10;Dx86ONy0srpI7Ju+fv2G5ctXLFq0WEZGRlBQEG4HwCj1Pcw7HDl8+HBubm5eXl5hYWEpKal58+ap&#10;qakZGBhs377j8OGj589fuHbt+v37D3x9n4aFvU5KSikoKKyqel9XVw+FbGpqhimG2I+D8Lnv43MD&#10;X6N3fKbZKB2FcwQZSKAAjyBIv4ICPIIgzAAK8AiCIAMZFOARBEGYB5oY8oT00p3y2tn5R2Xlu/j4&#10;RG9vn6tX7Q4cMFu9evW8eQr8/FPZ2RkHkBcUnKakpGxsbHz6tMWdO87+/gGJiUmlpeVtXVp+11mc&#10;HN3/858ZZ8/at7Z+rKmpe/++tqGhiVrhYCju/iwCPH3EeGK+6zXeMtRNbW19VlbO69cRHh5e1687&#10;nDxpvnWribb2yvnz5wsLi8AcOmjQIIYCFQsLy+jRo0VERBctWrh69Zo9e/ZcuGAJlf/kic/r1+Ek&#10;UjrUP9R2d+ft6OjSmYgAyMQOyvSB7n94xTIP0PGgkqHaXVzu43qGqRiQAnyvG6UTIxTGb3t7Z6+O&#10;6X+QE7wwNt4EteTkdOdL1xM2HURPBmtcXFySnp4ZExMXEvLC2/uJi4vr9es3rKwunTjRtW/6xo2b&#10;Vq1atWzZsgULFsjIyAgJCU+aNIm8n8iQPqrpkNjZ2bm5uQUEBKWkpBQVFTU0NPT19bdsMTEzM7Ow&#10;OHPliq2jo9PDh25+fn4hIS+jomJTUtLg3qGsrLyuroGQynpNcIlEgBAA6oTavtFE7Pg6D9KK69Rb&#10;1P/wPoAgSP+BAjyCIP0KCvAIgjADKMAjCIIMZFCARxAE+bFQS8LwmkYJBhPd0vJ7dfX7N2+KkpNT&#10;nzzxsba22bFjh5raMmFhYTDdQ4bQiiusrKxg0YWEhFRUVExMtllaWj1+7JGQkASmHvJpbqaNWA5/&#10;QjFaWz/Cqe3t7v72m7i5+ZXGxg/v3tUA8KLXS2BCAZ4+9DrhZMnwtgWObGhorKiogirKyMgKC3v1&#10;8OHDS5es9+3bv2aN/oIFCwQFBf/zH24OjqEMJavBg1lHjRo1adKkGTMkoV02bdp8/PiJ69dvQGPF&#10;xsbn5xeUlJSRf81p7a4A8D711sIDMjj89wE63po1XQL8vXsuuJ5hKn46Ab7XWOWEst5dbAyGY7yp&#10;qbm2tq6yshpsQmFhUW5uHomUERUVExgY5O7ucfu2I5j3U6fMRUXFoJakpaXV1NRmzZo1bdp0MC+w&#10;Sh8xYkQP4TRoEhsbGxcX19ixv02cOElAQGDmzJmLFi3S1tY2NDTcvdsUbBSYuFu3bru5PYazR0dH&#10;Z2Zm5+cXFhe/LSurgJmirq7hw4fmHmJv0EwiMH1AbVAeEkJ/dARB/n9QgEcQpF9BAR5BEGYABXgE&#10;QZCBDArwCIIg/Qr9xuHET4efP3fSCxvt7Z/Ly6uSklL8/QOdnJwtLM4YG29SUVEREhLi4OCgl1h+&#10;/ZV96lQBRUVFfX2DgwcP2dtfe/LENz4+sbKyujtZiIhYThNDnlzIrkX/tWv3mFmAZ+gfSfzZRo7S&#10;TNQqQ3d2qJD6+saCgjcJCYlBQcEPHz66etX+2LETmzZt1tTUmjNnDi8vH8NKJhIXFxc/Pz8cpq6u&#10;YWhoBLVtY3PZ1dU1KOg5tFdJSVlr66eeNSrKVsSotfcf0PowFqC97t69h+sZpuL7CPDUvtHdbZRO&#10;Hz2CMB0U69HHDdTh+Kamlqqqd4WFRenpmXFxCaGhr8B0P37sCd3v+nUHK6uLx493+aaDGdfTW7V0&#10;qdq8efMkJSX5+afCkrsHa0OfBg0aBCaIh4dHUHCalJTU/PnzITddXV0jo42Q/9GjxywtreCMLi73&#10;vbyePH8eEh0dQyKlw/IebDhcdR/jutObLLKT+p/u6dSzGIrrCIJ8B1CARxCkX0EBHkEQZgAFeARB&#10;kIEMCvAIgiD/LIQOQdF72ts76FUNMLMNDU1VVe9SU0ne3j7W1pd37ty1dKmahIQED894eqd2FhYW&#10;Tk5OQUHBJUuWmJhsu3jxkpeXd1xcfE5OXmVlNaF/0yQiqO83FfsLMwnwDCU0eKejo1sn8paWj1Cr&#10;NTW1RUVvo6JioIrs7K4dPXrUyGijsrLyjBkzeHl5R44c2V2seFbWLkd2ERERZWWV9evXHz582NbW&#10;ztPTKyIiKiUlraCgEKq6ubm1+ycbOn9430Og461duw5a09n5Lq5nmIr/X4Cnj/dO/SAO5fEmQkfv&#10;i+QMx4CdhEzAdIChq69vfP++Fszy27elJFJGZGR0QECQm5v7rVu3L12yPnHipKmpqZGRkbb2ysWL&#10;leASxMXFBQQEJk6cOGbMmKFDhw4a1CfHdEJNZ2dn5+LiGjdunLCw8Ny5c1VVVXV19YyNN+3bt//s&#10;2XOzZ8+Bw7Zt2xEdHRsdHZOcnJKRkVVQ8Ka0tLy6+j1YObjSPnreE8Hef3jrIwiC/A1QgEcQpF9B&#10;AR5BEGYABXgEQZCBDArwCIIg3wq1LyD1zuhERGIa4ef33z+VlpanpKSFhLx48ODR+fMXtm41UVVd&#10;IiQkxM7OTq/NDBs2bNq0aQoK81etWnXgwEE7u2u+vk9TUlLr6uo/f2asKpH1lfb/06P6uwnwNPsl&#10;0/ukUiIE0F9sZ+cfDQ1NxcUlaWmk168j/fyeOju7XLhgaWpqumrVakXFBdOnCw0fPrw73YuTk3PK&#10;lCkzZ0opKSnD8aamxHbsdwMCAhMTk0pLy6AYPe8HT3ixQwlxI3bmpKPjy7p163/5un82rmeYBGLI&#10;QIu8ePESWmfWrFnE8Glt/UgZSj07VYNp7S64BY0xhNxqa+vKyioKCt6kp2fExyeGh0cEB4f4+Pi5&#10;ubk7Ot65fPmKufnpffv2b968ddWqNWpqyxQUFGbMkOTn5x87diz98089p6FDh8ISesoUXhERkVmz&#10;Zi9YsHDZsmV6enobNxrv2bP3xIlTly5Z37hx88GDh35+z169ep2UlAyL7YqKqubmjzRBOyh7wG/a&#10;tIn8EInzl697wFMnQlOnOKb3sQIRBEF+OlCARxCkX0EBHkEQZgAFeARBkIEMCvAIgiA9QxNDnvCw&#10;pFdECF22pqaOvFO7r62t3d69+7S1tefOleXjYxzbnJOTU1RUbNky9R07dl66ZO3h4fXq1ev09MzK&#10;yuq2tnaaU3z+/EdbN9r/PyIA94cAT3FXpY7/3EZ2U2Z4+0BUYxvZWba8vDIxMTkgINDJ6e758xd2&#10;7dq9cqXOggULxMUlJk6c2EP05hEjRkCtLlq02MBg7f79B6BiHzx4GBgYHB0dk5mZVVpa3tTUzPA5&#10;hs7OP2uYPso9w0cEECaks/PL+vUboBs4Ojrheub70KtjOjFqCA94MHHQOnPmzCF+SujOUZ0Ifk6E&#10;8SA81N+/ry0sLEpNJUVERPr7B7q7P75929HG5oq5uQUM8y1btq5Zo6+hoQkDX1ZWTkJixtSpguPH&#10;jx85csS3Curs7OywHhYUFJSSkl6wYKGmpua6deu2b99x+PCRCxcuXLt2zdX1gY+Pb1BQ8OvX4bGx&#10;8SRSel5eQUlJGfGLLf3swNDQUa6ujcrmEEYG3if68PXrN+BgyLMHcR1tEYIgAxgU4BEE6VdQgEcQ&#10;hBlAAR5BEGQggwI8giBIz9BH+m1t/b2srCIjIysyMtrT0/vixUsmJttUVZcICk7j4BjK0EWSj49P&#10;RmbWihUr9u3bb2dn//Tps/T0zJqauqamZljo0ohQRGBkivT7fRys/3EBHt7vTueGq66oqMrNLUhK&#10;Sn79OhzqEOrk8OEjhoaGqqqqYmJio0aNGjx4MEN5jI2NDWaradOmzZ49a9kydRMTE3Pz0zdv3vL1&#10;fRoXl1BSUlZX1wD5//77p+6C1RNCO3X1oqw+YOjs/GJktBH6yc2bt3E98x0gIkb0Jd57e/tn+Nff&#10;PwBaZ+ZMKfITNkkw/ENCXnp6PnF2vmtre9XC4sz+/Qc2b96yevXqpUvV5OXlxcUlpkyZAgZh6FBO&#10;GPssLH0N887KysrFxQW2Ar4uJCQ0c+ZMWVk5ZWVVHR1dwjf91KlTNjY2t287urt7BAUFR0XFpKdn&#10;EDo62BCwey0trT0/MESTKLI68bRBz17pDK0N8SbU54YNhuQ+fAuyJcqAIAjyLwQFeARB+hUU4BEE&#10;YQZQgEcQBBnIoACPIMi/EGo/corE0p2GVFvbQCJlBAQE3r7teOLEyQ0bDJWUlISEhDg5h9GrPpyc&#10;nCIiIioqSzZt2mxhcebOHeeAgKDk5NTKyqrPn/8SSRhOR3h5EuWhkdu//8+LDAV4Yr9h6l3YiV2W&#10;29s7qGNBE0HbMzNzp09X1NUxaWlu/ULeE72mpi4rK+f163AvL+/r1x1Onjy1dauJtvZKBQUFISHh&#10;0aPHdCenQTVOnTpVVlZu+fLlW7ZsPXHilJ2d/aNHbsHBzxMSkgoLi+rrGxlugfw1OHMnxXcWQBf2&#10;fw8UAf7GjZv/5vUMvVc6ZfzSPNYDdqkvod27S/B1GIylpeU5OXkwNl+9Cn/61N/Nzd3JyenyZdvT&#10;py0OHDCDUW9gYKClpaWiogLmEVqHg4Nj+vTprKysfVTTIYGtGDaMi4dn/LRp02VkZBYuXKipqaWv&#10;vxYyNzMzA2N7+fKVmzdvu7o+ePLEJyjoeWRkFBjenJzc0tIyMES///6p16cE4ADCgBBQzEjbX+Og&#10;0IjrNIbl/7EtKMAjCIJQgwI8giD9CgrwCIIwAyjAIwiCDGRQgEcQ5N8ART4h4iEzdGp/966mqOht&#10;Skqaj4/f5ctXdu821dDQEBYWHjt2LL1Q9Ouv7OPG8cyYMUNbe+VnZMQWAAAgAElEQVS+ffvt7a/5&#10;+wdkZGSVlJSSxZ42mvw7O78Qm/V+N4/2b4Uos7393d9+Ezt50qaurr6qqrqmppbYuZkmdXR0NjU1&#10;Q40VF5fk5ubHxMT6+vodPXp8zJgpU/lFtbS0Zs+ePWnSpJEjRzJ0ZCdracPGjx9PflhB1cho49Gj&#10;x6AOPT29o6NjIMOSkjLIvLt4zkSkeoqyjrI6QmHAC/DULtTdietfH5Hp9qEimqEE34LhDIarsrIa&#10;LFhhYVFOTl56ekZUVHRAQJCbm/utW7cvXbI+fvyEqampoaERGL3Fi5WkpKSmTp0Ko3jMmDEwnPsY&#10;6X3QoEG/kN3TYc05ceIkAQEBcXFxefl5S5eqrVq1evPmLQcOmFlYnL161e7uXRdvb5+XL0MTE5Ny&#10;cnKhVG/flkIJ37+vbWhoamn52NZNjA36aySec6J+FoehYzozNG4bCvAIgiBfQQEeQZB+BQV4BEGY&#10;ARTgEQRBBjIowCMIMgCg3kOXIkG1dRMeuaOjo6qqOiUlNTAwyNn57pkzZzdt2qyqukRYWGToUAYB&#10;5EeOHC4qKgYHbNxofOqUuZPTnaCg5xkZmQ0NTd1JPoTe851jyPdQOfS+mxTBCaqI8H/tJFfT7VuP&#10;/vMfyfPnHeCv5ubWsrKKnJxcqKsXL0I9PDxv3rx19uy5Xbt26emtWrBgAdTY6NGju4sJzcHBMWUK&#10;r4yMzJIlS9etW3/ggNmlS9YuLveh2hMTk4qLSxhK+9QJSgXFowkPwDxqGcKEMK0A38NG6ZS90ukD&#10;YLS3d8AQoAxSwkW71wTfamxsrqysLix8QyJlxsbGh4aGPXvm//ixp7PzPXv7a5aWVkePHtu929TI&#10;yEhHRweMm5ycvISEBB8f39ixY9nYfu2LlE48ScPFNYyHh0dQUHDmzJkKCgpLly7V1dU1NDSCzOEU&#10;Fy5YXb/u4OLi6u3tExQUTCKlOzs7wxelpaVbWz82NjYR4sq3JqpAF51tf40gwrTieh87SRsK8AiC&#10;IF9BAR5BkH4FBXgEQZgBFOARBEEGMijAIwjyM0Ijt7e3d9Bvow4HNDQ0vXv3nkTK8PHxJZzaly1b&#10;Ji4uzsPDw8bGRu+aOXLkSElJSW3tlfv3H7h2zSEwMDg5ObWw8E1tbT29KzaxlThTQa21t7Z++vjx&#10;d3inuw2MOzo64bDGxg81NXUlJWVxcfHPnvnr6xsNHfofaWlZqChpaRlBQUFubm4ODo7uFLghQ4Zw&#10;cQ2fPHmyvLy8kpLy8OHcMtKKwcEvSKT03Nz8ysrqpqZmhrHimbMCkZ+dHyLA9+CSTr3PBVlH75OC&#10;DlcBNg3yaWn5CCO0rq4BBml19fvi4pLUVFJERKS/f8CjR243b962srp4/PiJXbt2b9hguHy59oIF&#10;C6SlpUVFRfn5+ceN4wGD9uuv36Cmg1Xk5OSEIS8kJDx3ruySJUv09FZt2rQZ7KGFxRmyV/o9b2+f&#10;sLDXMTFxYBszM7MKCgqJeBVQTrjM7gY72eB07cERHh4O55o9ew6xjQUlxjvShgI8giDIX0EBHkGQ&#10;fgUFeARBmAEU4BEEQQYyKMAjCMKcUEvsNL6h9HL7p09t5eWVaWmkFy9CHz1ys7S0MjHZtnSpmrCw&#10;CL14zMLCMnr0aDExMSUlpQ0bNpw82eXUHhLyIjc3H07EcDN4+pjn3/PnP2r/fpoKofbvhBLSl7yz&#10;84+Ghqbi4hISKT08PPLp02f377tevGi9f/8BA4O1ixcriYmJjxnT7V7skNjYfuXhGS8uLq6oqLhi&#10;hfaWLVuPHz9hb3/t8WPP168jsrNz6+sbYa0O5yKRsgUFFbr2gG9pJVfaH5Sqo4Tfp25H/AkV+cf5&#10;JgG+51ju5B77+8du9vmm9F6GYTYYaep/tLT8XltbV1pakZ9fmJ6eER+fGB4eERz83MfHD6zWrVu3&#10;ra1tTp0y37t3n7HxJj29VUuWLJWXnychIcHLyzt69Jhv2TGdBeze2LFjJ0+eIiwsLCMzS1FxgZqa&#10;mq6urpGR0Z49e0+ePAXngjPCeZ8+DXj1Kjw5OSU/v6Cq6h1cNbXPfd8T4ZVOCOrEeKd2SSceJoDD&#10;Xrx4SRbgZ4PRRiNA3yHbUIBHEAT5CgrwCIL0KyjAIwjCDKAAjyAIMpBBAR5BEGaAJoY8vGDot01o&#10;PHBXnJGR5e8f6OBw4+DBQ3p6q+bNUxAUFBw2jIteiRoxYoSUlNSKFdp79+6zs7N/8sQnIiIyKysH&#10;brA/f+74q0LW5Y5JU5LvrLjTa+2E+tKdF/sXqh2OKyurU1NTg4Ke37t338rq4r59+w0M1i5ZsnTO&#10;nDkCAoLkWPHdquxDhgyZMGHCnDmzxcQk2dlHL1iw5MqVq5APVFd4eGROTl5lZVVr60f6s1NcdeF1&#10;YmKaoKC8lpbR+3e1bW3tRDsy54b3yECFIsA7ONwkxMvuxHViqUMozX3xSqceccTmCADkUFfXUFxc&#10;kp6eER0dExwc4unp5ezsbGt71cLiLFinbdu2rVmjr6mppaysJCcnP2OG5LRpghMmTBw1ahR9EI4e&#10;Eisr65gxY/j4+CQkZigoKCxbtmzNmjVbtmw1Mzt45swZW9uuHdPh1M+eBYSGhkFJUlJSs7Nziore&#10;VlW9a2joU6R34qIoNdmXgPkMg713N97hSDjLy5ehFAG+7avkjFDqvA0FeARBkK+gAI8gSL+CAjyC&#10;IMwACvAIgiADGRTgEQRhBugDF3/8+KmioiozMzs6Osbb+8mlS9bbt+9QU1ObPn06Ozs7vUA1cuRI&#10;QUFBOTl5fX2DEydOOjndefky7M2bovr6xpaWj4wCyH+B89K4kv/YSmhvZ+DC/oW8o3xj4wfydux5&#10;iYnJr1699vDwtLW9evjw4Q0bDFVUVMTFxcGGQ7V0J7Gzsg4eM2bs1KlTpaWllZSUDAzW7t9/4NIl&#10;G1fXhy9fhmZl5bx7VwMV1dHRec3e5bffJM6fd/jy5c/HEYiqo48BQF1phACflEQSFJy3fLlxXV0j&#10;/kKK/BAoAvzt247kYd6TEzf06vb2zx8+NL9/X1teXglroezsnNRUUlxcAtk3vUtNd3JyvnzZ1tz8&#10;9L59+zdt2qynp7dkyVI5OTlRUbFJkyYNHz6CnZ1j8ODBfdTRBw0azMk5DEbr5MmTwZRJSkrOnSur&#10;pKSsq6u7adOmvXv3nTplbmNz2dHxzuPHHkFBwTExsRkZmaWl5bW19fX1DWAHmptbiUVaDw/l0Fwj&#10;4ZhOtVH6790J5/06ZlGA7xUU4BEEQahBAR5BkH4FBXgEQZgBFOARBEEGMijAIwjST/x1P3IwKz0p&#10;RrDCTE/PCgoKdnS8c+LEyQ0bDJWVlYWFhTk5OelFrLFjx0pJSS9fvmLXrt2XLlk/euQWGhqWlZVd&#10;V9fAUHwi3Dqp9Kc/lad+umqaCweIsPm9bv/8+XNHRUUViZT+4kWYm5u7nZ09VIWJybaVK3UUFRVF&#10;RETgwgcNGtSdtjd48GAenvGSkpKqqqrr1q0/cMDs4sVLd+44+/j4hodHZGRkQuafPrUxPDXZkb1L&#10;qrx27d5vv4mfOnUZKrOyshqAF736tqIAj/QKtcrb3UbpxKgkD5Y/vjUE+pevux5s2rQZhoO1tQ10&#10;+NTUtKioLsd0b+8nLi73r11zsLK6BMNq7959cNjq1Ws0NDQWLlwoIzNbSEh40qRJo0aNGjJkSB/V&#10;9F/I+1kMGzZs/Pjx06ZNl5GRWbBgoYaGloGBAQxbGICnT5+5cuXKrVuODx48evLE9/nzkMjI6JSU&#10;tNzc/LKychhZfXFMh2si27EvRJ2ANaPsm05Tkz17pf/w8YgCfK+gAI8gCEINCvAIgvQrKMAjCMIM&#10;oACPIAgykEEBHkGQfwqaGPL0Tu2fPrXV1taXlJRlZGQFBATa2V3bu3efpqaWiIjImDEMdjhmZ+cY&#10;N45HRmaWvr7+sWPH79xxDgt7nZubX15e2dDQRBNA/kuXp3gntZLX35oTnZTY5Vra3t7BUDWE2oCC&#10;weVD4QsLi5KSUp498799+7a5+ektW0w0NTVlZGT4+PjGjv2NoX8/kYYOHcrNzT11qoCsrOzKlSt3&#10;7Nh57tx5Z+e7QUEhaWnpYMkrKqrq6hqgMAxjalM7/dPvxU78ykkI8ObmVxobP7x7VwPAi16rAgX4&#10;fzO97qRONgif2ts/9zHYOxzT1tYB34K+V1NTV1lZXVpaBqMGxn5ycuqrV6/9/J7ev//A3v7a+fMX&#10;Dh06bGKyzcDAQF1dXUFh/owZksOHD4fBMmzYMHjR9zDvgwYN4uAYOmrUqHHjxk2ePEVISAhGmarq&#10;El1dvU2bNu/fv9/Cgoj0fs/b2yc0NDQxMRnKA6UqKSmtqKh+/74WStvS8hFK3sdrJB4MohHO6Teb&#10;/+Ht+0+BAnyvoACPIAhCDQrwCIL0KyjAIwjCDKAAjyAIMpBBAR5BkL5A49UN/xK/f7W3d5A3Uab1&#10;7Ya7WbiDTU0lBQeH3L177+zZs1u2bFVVXSIiIsrJOYzeixTsj7S0tKam1vbtOywtrR4+fPT6dURB&#10;QdHvv3/qQb6CMvzjMeSp1USGvrmEe253vrktLb+XlpalpqaHhb3y9PS+fdvx3LkLpqZ71qzRX7Ro&#10;sZiYGBjbHrzYhwwZwsPDIyEhsXjx4lWrVu/cuev0aQsHhxuenl6vXkVkZWW/f1/ba1RtSsTp7rT2&#10;7i78Cwrw/yZ6Fs6/Bir/y8gixjuxbzoxCvq4ezocBhnW1NS+fVuak5OXlJQSEREZHPzc2/vJgwcP&#10;b926feWK7ZkzZw8ePGhisn3t2nVaWssXLVo0e/YsYWHhiRMnjhgxou9h3onExsYGY42Pj09cXFxW&#10;VlZZWWXFCu3169dv27bdzOyghcWZy5dtHR2d3Nzcnz71DwsLT0hIysnJLSurYPhwTx+vkdpDnTrk&#10;RneO6T+8D3xPUIDvFRTgEQRBqEEBHkGQfgUFeARBmAEU4BEEQQYyKMAjCMIQand24PNn2u3JKUIv&#10;3KPW1TXk5OQFBARdv+6wf/8BTU0tScmZEydOonfmZmFhGTNmzOzZc9asWXP06DHyTu2hKSlpYIUg&#10;E3ppmXAS7b9rpNfaKbueMxTY4NPm5taGhsbKyurUVFJgYNCdO3fPnTu/c+eulStXyssriIuLk3eG&#10;Ht7dduyDBg0aOnQoD894aWlpdXX1zZu3nDplfvPmradPn0VHx6SlpRcWFsHNf0vLR4bSJjlWfEc/&#10;1cYXFOAHCr2K658+tfX8KAlNgiOJhoae2dTUXF/fWFtbX1ZWkZWVExsbHxwc4uHhCcPZxuYy9Oe9&#10;e/caGxvr6OioqKgoKMyfN2/enDlzJCQkBAUFYXSMHTuWk5Ozh8dQ6BLLkCFDYNSMHDlq8uTJ4uIS&#10;kKGa2rI1a/S3bjU5dOgQDMBr167fv+/q5/c0IiJSQ0MTvnP6tAUUr7i4BEZTQ0MTXHhfNk2HQQcV&#10;0q9m518LCvC9ggI8giAINSjAIwjSr6AAjyAIM4ACPIIgyEAGBXgE+ddCI7FT+0m3t9NGUYYD3r4t&#10;TUpKCQ4Oefjw0dmz5zZuNNbR0VVX1xAREaYX2gcNGsTDwyMtLb1s2bKtW7daWl58+NAtMjKqtLQc&#10;1nXdBGnvkpb/kRjyNLojzdbIlGzpnyogFLjGxg8lJWXp6ZkREVH+/gGurg9tbC6bmZmtX79eRUVV&#10;QmIGWMvu9PVfyF7s48aNExERVVCYv3z58k2bNh89euzqVTt3d/ewsFdZWdk1NXWE9tmD9zChd9Js&#10;Wt+vXrMowDMDvYZzp+rJ3bpTE0Epek3wlYaGpsrKalgDZGZmJyUlR0ZGh4S89PN75u7u4ex8z9b2&#10;6pkzZ8zMDm7daqKvrw+DXVFRUVJy5tSpAjAEfv311z4r6P9LbGxso0ePnjhxopCQ0MyZUvPmKaiq&#10;LtHW1l63bv327dsPHTp89uxZGCzOznc9Pb3A2kRHx8BILC4uqa2tJ0wTXF13nvfEiNqyZQucyMnJ&#10;mWxVOgnbQgkLAdVFXZOUOhyQUd+ZChTgewUFeARBEGpQgEcQpF9BAR5BEGYABXgEQZCBDArwCPIv&#10;gSaGPPzJ0B+U8P6sr29MTSX5+vrZ2dnv339AT2+VgoKCoOC0YcO4GHinsrCMHz9+3rx5BgZrjx07&#10;7uh4JyAgMC4uoaDgTWPjB4a6Mn1A+78dQ56h1g7v9+DtSvjuwzHv3tWkpaWHhLy4f//BpUs2ZmZm&#10;69atV1NbNneu7LRp08eOHTt4MO229JQ0ePBguGopqa4nDDZuNIYLt7e/5uHhGRz8PDY2Ljs7t7y8&#10;srm5lV4mpLiwU+mstPLqD4lQjQL8d6jhnsV1yjYHfXdMp3RpYuQSj7BUV7/Pzy9MSUl9/Tr86dOA&#10;R4/cbt68dfGi9cmTJ/fs2QvdVVdXD/r5ggULZ82aLSoqysvLx839n2HDhn2LV3pXYmdn5+YeJygo&#10;KC0tvXDhQk1NzbVr123fvuPw4cPnzp2HEXH/vquXl3dAQNCzZwGBgcFQHrAMJFI6LDZKS8tramo+&#10;fGj9/LkXx3RKaPe+VCMcQIiX1687fCE/OYTiOpOAAnyvoACPIAhCDQrwCIL0KyjAIwjCDKAAjyAI&#10;MpBBAR5B/iXA7SXNUu3jx08VFVXZ2TkxMXHe3k8uXrxoYrJNVXUJPz8/BwcHvYc3KysrWAnCsXv9&#10;+g3m5ub377vGxsZBJo2NH1pbP9GfgviZjNhM+p/ao50aek/9r4rdH83NrZWV1QUFb1JT0yIjo3x8&#10;/K5fdzh+/MTGjcZqamqSkjO5ubk5ONh7CBQ/cuTIKVOmSEhIKCoq6unpmZrusbS0unfP5fnzkPT0&#10;zHfvuuJat7R8hGJ0U4YuQZRwt/2BsnrfQQG+XyH8tvuS4EjoV3V1DdCBi4tL8vIKSKSMxMSkqKjo&#10;Fy/CYKg6O9+1tb16+rTFvn0HjI036erqqqiozpkzR1hYhIdn/LBhXOzs7H3fMR2GABw/cuQoHh4e&#10;GPswwKWlZebPnw/DZPXqNVu3bj1wwOzMmS6v9Lt373l5PXnxIjQ+PiEnJw8Gfm1tfX093Bw2Q4Gh&#10;D8B4pDcCPSRKsHcar3T6vdL73pcgTyOjjXBdN27c/ILrGWYCBfheQQEeQRCEGhTgEQTpV1CARxCE&#10;GUABHkEQZCCDAjyC/LxQx5CnuH13F9W8trY+NZX07FnAjRu3jx8/aWhopKSkLCwsPGzYMHpNbvDg&#10;QRMmTJCTk1u1apWZ2cGrV+08PDzDwyPBRMAdKSMV7Q/Cq5taSOuj3kztzEq9EXuvQdq/dEmVHVVV&#10;79LTM0JDXz1+7GFvf/3UKfPt27fr6uotXLhQVFSMm/s/PSiRgwezcnNzS0jMUFZWNjBYu2/ffiur&#10;i46OTk+e+Lx6FQ7ZlpdXEqIRTaI4HBM+xzQN8f849P/Y7vTl3yfA9yXkO3Ehf8MxnTpBJjU1dcXF&#10;JZmZWbGx8S9fhvr4+Lm6Prx58+alS9bkfdP3bd68Zc0afQ0NzYULF82aNQuG56RJk0aOHMXKOqSP&#10;ajohqHNyco4b1+WYLiUlNX++4rJl6qtXr4HMoYfDiaytbW7cuHnvnounp1dAQOCrV68TEhIzMrKK&#10;ioqrq99/+NDa973S4UjCN50YCJQqpY5IQWw5/4+I630BBXimBQX4XkEBHkEQhBoU4BEE6VdQgEcQ&#10;hBlAAR5BEGQggwI8gvxEUJQtIq4yQ6f2mpq6kpJSEinDz+/plSu2u3fvVldXFxUV5ebmZmNjo9Hq&#10;CD9vPj6+r07tFi4urlFRMQUFbyorq5qammmkOLJXd8ffDhpPo7W3tv4ZMpqhyg5XBwfU1TWUl1cW&#10;FhalpKT5+wc6Ot6xsDizbdt2La3ls2bN5ufnB9vFwcHRnRgJH4Fl4+efOnv2nOXLV2zfvgO+7uR0&#10;JzAwKDU17c2bIsgcTkF232dchjZGG7H/8J7QT73ry8AS4Cn6Ls0THtTiel+e8/jaGbruSpqbW+vr&#10;G6FaKioqi4tLYKRkZ+fGxsYHBz9//NjT0dHJ2vryiRMnTU33GBoaaWtrL16sJC0tLSAgMGHCROir&#10;XFzD+751+uDBg4cOHTp69Ohx43imTJkiIiIiKyu3ZMmSVatWb9q0Zf/+A9CZbW2vfnVMf5mQkASF&#10;KSx88/ZtaUVF1fv3tQ0NjS0trVDsPj43QGyU/g/6o39/UIBnWlCA7xUU4BEEQahBAR5BkH4FBXgE&#10;QZgBFOARBEEGMijAIwjzQFEKKYov8RsTEbyaRiPs6OiorKxKTk4NDAy6c+fumTNnN2/erKq6RFhY&#10;hJNzKCMxj3Xy5MmysnK6unp79+6zsbn8+LFHVFT027el7e0d3SmOFDWOIsJ1V3IaF3ai8JTyE67D&#10;DGVOOLisrJxEynj16rW39xNHRydLSysoob6+gZKSkri4BJimHr3YB3Nzc4uJiS1cuFBPT2/79h3m&#10;5qevXbvu4eEZFvY6IyMTbqShAN+qO1LLjT+8Y3y37veFOQR4eq906q7VXUh/aEGip/XQ2WgSHAO5&#10;vX9f+/ZtSVZWbmJi0uvXkYGBwV5e3i4u9x0cblhb25w8eWrPnr2bNm1etWqVmtoyBQUFSUlJfv6p&#10;0C3Z2dn7KKX/Qn7YhYuLa/z48YKCgjNnzlRQmL9kyVJdXV1DQ6OdO3cdOXL0/PkLV6/aw1iGrhsQ&#10;EBQREQmjGyZl8hYPtI/C9DGRd0//M1QDUbE0dfhziet9AQV4pgUF+F5BAR5BEIQaFOARBOlXUIBH&#10;EIQZQAEeQRBkIIMCPIL8QGjkdoY7msNhcBNYW1ufmZn97Jm/nZ393r37tLSWS0vLTJnCO3QoA62d&#10;jY1t/PgJ8+bNW79+/cmTp1xcXF+9ep2Wll5cXNLQ0ETvN0+Ic30sMMNw8ZBDd/ugw7daWj7W1zfC&#10;DS2JlBEcHHL3rsv585a7d5vq6OjNn68oISExZcqUESNGDBo0iKFyycIyiIODY9y4cZKSM9XUlhkb&#10;bzpx4qSDww1f36dRUdGpqaSCgjdVVe+am1sZ7j8NZaAEx0Z6btwv/S/A90Vcb/sa772PIjp0P0Ja&#10;bm5ugVuVuroGKDbMa9A3wsMjnz599uDBQ+gwFy5YHjlydMeOHWvXrlNXV1dQUJCSkhYWFubl5YXe&#10;BT2QPkREd4mFhQUOHjZsGHxRSEh4zpy5ysoqOjq6Gzca79mz99Qp88uXrzg63vHw8Hz+/EVkZFR8&#10;fAIMwJyc3KKi4vLyypqa2qamZrjB6csFfvn6gMgP7yE/BSjAMy0owPcKCvAIgiDUoACPIEi/ggI8&#10;giDMAArwCIIgAxkU4BGkX/kqNH5qpdsZnV5ub2trr6ioSk/PCAt75eHhaW1ts2PHzmXL1EVFxYYO&#10;5WQotE+ePHnWrNkaGprbt++wtLRyc3OPjo6trKyCzLuJqQ5n6aDZp/wrNC7sDBzBGbrhwlU0N7eW&#10;l1dkZeXExMSRY3F72NnZHz16bOPGjUuXqklJSY0bx9ODFzsrK+vYsb9Nnz597lxZuN716zeYmR20&#10;tr7s6vowJOQliZQBd8K9KrLwaRtVuPi+b0KPUPrql24E+F43Sm9p+QhdKyEhVVBQfrmWUU1NPbQX&#10;JQoCpRX6uI06tDJ8t66uAYZDYWFRRkZWYmJyZGQUdAY/v2fQyR0dnWxsbIh9042NjXV1dVVUVGVl&#10;5URFRSdOnMjFNYyFpY9KelcEheHDh48bN46ff6qYmNjs2XMWLlykprZMT0/P2HjT/v0HzM1P29hc&#10;uX37tpvbY3//wPDwyNTUNChVdfV7KCThXN7HZwWoL5BwTIfBSP0IDo1XOk3tIX0BBXimBQX4XkEB&#10;HkEQhBoU4BEE6VdQgEcQhBlAAR5BEGQggwI8gvyD0MSQhxcMXcPJ8tsfcGuXkZHl7x/o4HDz0KEj&#10;a9boKyouEBISGjFiBEOZcNKkyYqKihs2GJ46ZX737r3AwOD4+MTCwuLGxg80+VPCTZML87+Y8NQ+&#10;x9RaO7zuTrCnFBjyhGPKyysTEpKgzE5OzpaWVsePH1+3bv2yZepycvLTpwuBFRk8mLU7pXPQoEHc&#10;3NySkpJLliwxMjI6fPjo1at2bm6Pg4Kex8TEZmZml5VVQJ0wrC7C/ZfylABNrHvqGNo/vA/8dFAk&#10;XqhJqGp7+7u//SZ28qRNXV1DZWU10NDQ2Na1j0BP2nkn+YPMzNzp0xV1dLa2NLeSG+4P8kddvZ3o&#10;P01NzWVl5VlZOXFxCSEhL5488bl3z8XO7tq5c+cPHTpsYrJt9eo1GhoaixcvnjtXVlxcQkBgKg/P&#10;eBgRrKzd9iuaxMLCMnz4cBgsYmJikImKiqqurt7GjRv37Nl78uQpa2vrW7ccHz1y9/X1e/78RXh4&#10;JAyi9PSM/PzC0tLympra5ubWXjcsgMuCi6LEjaB5hIXep38Ax3tnQlCAZ1pQgO8VFOARBEGoQQEe&#10;QZB+BQV4BEGYARTgEQRBBjIowCPIPwh9CHRYxsCNXG5uXnx8wtOnz65csd21a7e6urqwsMiwYcNY&#10;6Bx1WVlZx40bJyYmpqSkvHnzlvPnLzx65B4bm1BZWd3U1AzLJHoFtKPjD+pt2ntW9RhGuSdn0gm3&#10;mnCW/PyC5OTUiIhIT09vOzv7w4ePbNiwQfm/7N0HXBPn/wdw2zrbuvtvbeveWxRBcaE4UBFB3KI4&#10;cCIOwL0REReKgAMRFVARNw5QQVysBMgOSwRBxYGIiBPlx/+bXKUpQ5A2cp6fp+/yisfl7rnnjtwl&#10;nzzPDRzUrl27unXrVqlSpXCdVYPPhg0bdujQoXfvPqNGjaIttbd3OHjwUEDAZbFY8vDh48zM59nZ&#10;r+i6rsgcl4n5C9xyHrG6Wr1//3emzhy9+919f/218+bNbkyCzpQ85bc6aN9lZDyjgyQ5OSUuLkEs&#10;lvL5USEhYYGBV48fP3HokOeyZat+/bVZ+/baNjaLLS3nTZw40dBweN++fTt16kQHxs8/V69cuXJx&#10;NxoofDhVrVq1Tp3av//+R9OmTenw09TU7NOnj5GR0eTJU/XpS6wAACAASURBVObPX7By5arNm7fs&#10;2eN29KjPhQsXb94MEQrFVLGnTzOoks+fv6Dj+dP3Ryh8+OXH6sxBiOD8a4QAnrUQwJcIATwAgCoE&#10;8ACgVgjgAYANEMADAHDZlw/gi7xJMwp7yocPufhcQ5XqLc/z87ziWi8r64VMJr906fL+/R7r1tma&#10;m0/X1x/cvn37Iju1V6xYsVGjxn366JqaTlyxYuWuXXtOnz4dFhZ+507S69evCyyZ6UbMdASnmrx8&#10;+TofkxQyvdg/fMj7dNZIlX/06LFEIr169dqxY74uLq5r1qydM8di5MhRVJO2bdv+8ssvxUXsFZSD&#10;3jdo0EBTU3PoUIOpU6ctXrzYwWGTu/v+kydPBQdfE4kkqan3qTJFrjp/E5itKDDydoGx7r9xnxjy&#10;/fXrv4JhpqHyO6Z/1hDo+YWW/OTJ0+TkFKlUFhoafu3ajdmzrKpXb2BoOGbjRoclS5bOnWs5bZr5&#10;+PEThg830tPT09LSpoOEjoHatetUqlSpNFE6U3744YdatWrRE+np3bp1GzBgwIgRI8zMzCws5i5d&#10;umzDBnsnp510IB096uPnd+7KlaCQkDChUJyQkHjv3oOMDEUX/BK3hVqACdGpQfL73Bf4Qy5ws3mE&#10;69yDAJ61EMCXCAE8AIAqBPAAoFYI4AGADRDAAwBw2ZcM4Jnk8s6de8HBoTduRAALBQXeSk669z/l&#10;ybfcD87yojqGPP0sfNdzmiEjIzM19b5MFuPvf8nFZZe1tc2IESM6duz422+/Va5cuUD0+P3339eu&#10;XbtZs2b9+/efMWOGg8MmH59jfH4k/d09evQ4O/tVgW+lUPtTNVSS6bcFBrWmChT5RZb8O2ffv59G&#10;CxeJJFQ9D48DdnYb5syxMDYeoa3drUmTpvSXXrVq1eK6Hf/000+//VavefMWPXr0ZHqxOzhsPnTI&#10;KzAwSCqVJSXdTUt79OzZc+alo8g6vFNcziFW/9QB9un7qX/8LkWpEnU6Emj+Fy9e0k55/Diddn1y&#10;csrt24kxMbGhoeH+/gHHjvm6ue3bsmXbqlWr589fYGY22djYuF8/vS5dNFu0aNGgQQM6HmrWrEmH&#10;xCe+eFH4exjVq1f/5Zdf6tevz3RP79Gjh4HBMH39ITVq/NauXVcnJ2dar7Jj+i2pVE71oSPn3r0H&#10;Dx8+fvr0mXIsh7e0jaXbwH/0Si98o3QE56AKATxrIYAvEQJ4AABVCOABQK0QwAMAGyCABwDgsi8Z&#10;wNNiaeGuOw/83/91/OMPTbrMBVZp2FD7px+bO213p9308uWbcj841aTAbdqZGO+doidxbuHu4/SW&#10;7PHjdLFYevnyFU9PbweHTbNnWwwdatChQ4caNYro1F6lSpWmTZv26dNn/PgJixcvcXZ2OX36dEQE&#10;/8GDhx8+FNFvnrm7OVUgO/sVvdN7+fJ1fs/mT9xv+927nLS0RzKZ/ObNW2fO+B04cHDr1m2LFi2e&#10;NGnSoEH6Ghqd69Wr98MPPxSXnn4c5b6jnp7e2LHjLC3n2dqu37Nn74kTp65fvymXx6anZ+R+4obw&#10;H+9hr/yjzmH6ZH8LWXvhW30XCM7zU2HVFqD9qzy0/lf6fup0hZ2d/ZoOvOTkFJkshs+PunbtxsWL&#10;ASdOnDx0yGv37j20u9esWWtlZWVuPn3MmHF0QPbu3VtDQ6Np02af+HbFJ46HWrVq/fln/VatWmtp&#10;abdo0bpy5eodOtB1/5Q5cyxsbBatX2/n4uJKh9nx4yf9/S/dvBkiEIgSEm7TUU0HLfNdENV7wI8e&#10;NVv1HvDFHT9MD/UCf4wFknVuH1GgDgjgWQsBfIkQwAMAqEIADwBqhQAeANgAATwAAJd9+QDebbd3&#10;/fpd++qOmjxpgdnE+cAGk0znmU+11us7pk6ttrtdPWk3vXrFnQC+wBjy794VcQPynBzm/taZ8fG3&#10;L126vGfP3sWLl44aNUpLS7tJkyY///xzkZ2AGzVq1K+fnrm5+YYN9j4+x27eDJFIZKmp9+k9W4Hl&#10;0xqpGvlhLdP9t7jbMdCvaJ7nz1/Q2z/6kwwOvn7kiI+j43Ybm0UTJpjq6fXX0NBo0qRpnTp1irud&#10;NnP/7F9//U1Do9OQIUOmTTNftWr17t17/Pz8QkJChULx7dt3Hj58/PLl6yITUqqY6tjd34LCvdIL&#10;DFfOvCoye62UNxR//15xNwd6Lh0PtDfp6KIdSi+20dHCa9du+Pmd8/Y+7Oq6a+PGTcuWLZ8zx8LU&#10;dOKwYYZ9+vTR1NRs165d06ZNf//991q1alWpUqX0fdN/+KEi7foaNWr8+eefbdu2695dZ9CgwaNH&#10;j5k+fbq1tc26dbY7djh5eBw8ceKkcpj3UD4/UiSSxMbGJyXdvX8/LTv7pdOO/f/3fx02bHBRjuVe&#10;8vcw8m8oQFOiosQtWvQyNjbPyHiOT0ihXCCAZy0E8CVCAA8AoAoBPACoFQJ4AGADBPAAAFz25QN4&#10;971HfqnbfvOm3XnF949E+cLl/XvF/ZUdHFwqV2rstts772sL4FU70eZ3as/viFwgbn///gO9s5LJ&#10;Ym7cuHXq1JmdO3cuXGhlZGTcqZNG9erVCyeaVapUadKkSffuOsbGIxYsWLB9+46TJ0/z+VGPH6cz&#10;nZsLdZr/q1M7c3d25XDiBefJU45jT0tISEiMioq+ejX49Omz+/btt7W1s7CwGDFiRPfu3Rs1akyr&#10;Li5n/e6772rXrt28eXNt7W6DBw8xNZ1obW2zZcsWT0+vS5euiETiR48ev1N2o//EH9nHXuzvCjTa&#10;V/TB1ieC89Lf6psZ7/2Tff6ZPfs/WtrTp8/u30+7ffuOVCqnw+DmzVuXLweePXvOx+fYvn3ujo6O&#10;a9asoyPK3Nx89OjRgwbp05HTrl27+vUbVK9eo/Q5OpVKlSrVqlXrjz/+pL3cqVOn7t179O/ff/jw&#10;4ePHT5g5c5aNzWJb2/V0NO7f73HsmO/FiwG3bt0SCsX0Yv7kyVPmGx50cH7WveGZY2X3Lu9ffum4&#10;bt2OzMznaWmPSEZGZokd0xHAA0sggGctBPAlQgAPAKAKATwAqBUCeABgAwTwAABcVj4B/C8dHDa6&#10;KgMtRWdSlHIvOTmKk/1GZQC/R9kDPisrO7/XL9sUHkO+cAqe97F7Ls0QH3/7ypUgD4+Da9eumzx5&#10;ysCBAzt06FC3bt3CaWjlypWbNm2qp9d/6tRptrbrDx709Pe/xOdHJSXdpbdh+atgOje/+xjcFhdw&#10;MveufvnyNT09PJx39qyfm5u7nZ3d3LmWY8aMHTBgQOfOnRs2bPTjjz8Wn7JXqFWrdtu2bfv10xs/&#10;fry1tfWmTVsOHfLy8zt//fpNkUiSnJzy7FlW4eHiP9ZQNZx+W+QXFFj+Gdanw/UCw/V/1vd5lN27&#10;/8fsx+fPX6Sm3pfLYyMi+IGBQadPn/X09HJ13e3gsGnFipWWlvMmTTIzMTHR1x/cq1fvzp27tGrV&#10;sn79+rVr16lcudhvSBQu33//fe3atRs2bNiuXXsdnR76+vqjRo2aNs18wYIFq1ev3rJl6549bocP&#10;Hz116oy/f8C1a9fDwyNoF9PRm5Jyj/kggGr76Y3KH9pdtfWKvNl8kd9OoJ+0BBeXQ//3fx3WrdtB&#10;1/yPH6cTap9SvrwjgIdyhwCetRDAlwgBPACAKgTwAKBWCOABgA0QwAMAcFl5BfCbHFzz0AOeNSW/&#10;B3yVyk12bnenf6alPWaCNxYORf7hQ8HDhipJ75QSEhIjI6P8/QNcXXdZW9uMGDGiY8dORXY7rly5&#10;8h9//NGxY8fBg4fMnWu5bdu2kydPCYUi2uSsrGy68CjlgZmTk5uZ+Tw19X5MTByfH3X1avCRI0e3&#10;bNlKax87dlyfPrrNmzevWbNmpUqVigtlq1at+vvvv7du3bpbt+7Dhg2bMWPm6tVr9+zZe+aMH48X&#10;ee/e/YyMTHoHSH87hbeaKcznUMok9c3HG5C/48AnU8rB3kuVqdNsdJ1JxyrtPtoXiYlJcnmsQCCM&#10;iIi4fv3GhQv+tFN2797r4LB5+fIVFhaWEydOMjQcrqurq6HRuXHjxrVq1aK98MMPP5QyR6c5f/rp&#10;p7p1f6lfv36LFi06dOiord1NT0/PxGTk1KnTlGn62q1bt7m57fPxOabsmB4qkUjv3k2lQ5T2JtUz&#10;O/sV7S/aR0V+caSYbfwrVmeGKyhNt/4yYD7ldHXND+BfIICHrw4CeNZCAF8iBPAAAKoQwAOAWiGA&#10;BwA2QAAPAMBlCOBR8j4ngKeTck6OYub/9tgocJv24rJJZsqrV69jY+ODgoI9Pb3s7Oxnzpw1dOjQ&#10;Tp061a5dp3BcWqVKlebNm+vp6U2ZMnn16jV797qdOeMXFhaRlJTMhAGlKS9fvr57NzUqShAQcNnL&#10;y9vRcfuyZcvNzacPH26ko6NDy69Ro8YnItuffvqpWbNmOjo9jI2NZ82atXr1WhcX1yNHjl66dJnH&#10;i0xMTMrMfF7k34Kyl7aiLzvtBSZbLW6Y/S/j0+O95/dKz79dOtW8NEO7F1moQeitb1raw/j4RIFA&#10;ePPmLX//AF/fEx4eB3budN6wYcOSJUvnzLEwMzMbMcJk4MBBPXr06NixY5MmTemVrFq1aqVM0yso&#10;RnqvXKdOnUaNGrVv3155x/RBJiYjJ0+eYmk5j/byxo0Ozs4u+/cf8PHx9fM7FxgYFBYWLhJJEhJu&#10;P3iQ9uzZ83fvckqzOdQI+X3umR3K/GWpDueQ34DqCNdLuX/zEMDDVw4BPGshgC8RAngAAFUI4AFA&#10;rRDAAwAbIIAHAOAyBPAoeaUO4JX9sBV3DVi1anViYlKe8kbmZTsYCowhT4stUKWcnPfPnj2/d+9B&#10;bGx8YOBVN7d9S5cuGz16TOfOXerV+61q1aqF+yXXqVOnZctW+vqD58yx2LJl24kTp6KiBFTPtLSH&#10;qgPIF15RVlY2vdFKTb13+/YdPj/yzJmzu3btoW00NzcfMmRIp04aDRs2pIUX15H9+++/r1Gjxh9/&#10;/NmmTZu+ffuZmk5ctGjxjh07fHx8b9y4RfW/ezfl8eMnWVkvqTGLaf9c1fC1XAaH/8Rw5Uzk//bt&#10;O2bI/dIfVzk5ufTErKwX6ekZaWmPUlPv00tNfPxtoVB07doNP7/zXl7erq677O03Ll26dPbsOePH&#10;TzAwMNDR6dG6dev69RvQK1KNGjWrVKlSylun0w76+eef69at+8cffzRt2lRDo7OeXv8RI0wmT54y&#10;f/4C2qFbtmxlOqb7+18KCQmTSGQJCYlJSXfv3btPb7YzMjLpSGDuaFCarWNuMfBOmSqp9kpXSc2/&#10;UHD+Hx4DeQjg4SuHAJ61EMCXCAE8AIAqBPAAoFYI4AGADRDAAwBwGQJ4lLzSBfDMR+dPnqSPHj26&#10;QoUKDx48yPtkAK8asTOd2mki0yW68G7PyMiUyWKuXr3KDOFuaTnPyMi4c+fOdeoU0am9atWqTZs2&#10;79NHd9y48UuWLN21a/e5c+cFAuHTp8+UCyv6oGLuxR4ZGX3lSpCv7/E9e9w2bLCfP3/B2LHj+vbt&#10;27ZtW1rXJ4LeKlWqNmjQoEsXTX39wRMnTrK2tnFw2OTu7uHndy4sLDwhITErK/vTjVwgr/2vsvYS&#10;g3PVFTFPYbpfM/ui9HdP//AhNzs7++HDx0lJyVKpLDIyis+PiojgBQYGnT177uhRn3373HfscLKz&#10;s2f6plMrGRsb6+n119LSbt26zZ9//lmjRo3vv/++NFF6BeVtAurWrduoUaN27dppa2vr6ekNH240&#10;YYLpjBkzqfHXrl3n6Lid1kgHDO2Cq1evRUTw6RC6ezc1PT2D+bSuDIXppJ6Tk6s87P/xHZHiuqRz&#10;6UNABPDAAQjgWQsBfIkQwAMAqEIADwBqhQAeANgAATwAAJchgEfJKymAZ0Y+pxmkUrmWlhaTjzo6&#10;bs9TOVQKjyFfeODx9+9zX758nZmZlZSUfPXqNQ+PA6tXrzE1ndizZ68WLVrUqlWryD7NjRs37t+/&#10;/7Rp5vb2G319T4SHR9y+nUgLKXzs0EppOr1rkkikV64EHjrkuWnT5gULFo4ZM7Zv334aGhqNGjWu&#10;WbNWcRkwc2/v+vXra2lpDx9uNGvW7HXr1ru57Tt37kJISKhIJE5MTKI2oa0rsg0/fPjff/v3ohrx&#10;Fhmu00/mE6jSD/NO7zBph9JyaEdkZWU/e/b86dNnaWmP4uISIiOjaKecOXPWy8vbxWWXvb3D0qXL&#10;5syZO3HipOHDh/fvP6B79+4dO3Zq2bJlgwYN6tat+/PPP//444+VK1cuTZpObV6lSpWaNWvS3qQd&#10;0adPH0NDQ1NT0zlz5ixdunTDho3Ozq6enl5nzvjRjrt1K4TPjxSJJLGx8cnJKVS9jAy67nz9uR3T&#10;oQyHXB4CePjKIYBnLQTwJUIADwCgCgE8AKgVAngAYAME8AAAXIYAHiWv+AA+Kyv73bu/0vfAwKB6&#10;9epVqFChYsWK9NPIyChP2a384+fF/9iVubm56ekZsbHxISFhZ8/67dq1e9GixaNGje7atWuRQXvV&#10;qlWbNGmio9Nj5MhRNjaLXF13X7wYEBsbRwdigapmZ79KSbknEIiCgoJ9fU84OTkvW7ZsypSpQ4YM&#10;6dy58++///7DDz8UFwNXqlTp119/a926Tc+evQwNh0+dOm3ZshVOTjt9fHyDg6/L5bHPnj1nRlkv&#10;7sCk6cqgndrkzatXf3eJLtAT+hM3Slftlf7p4cpLGatTZZ4/f/Hw4ePk5BT6+xUKRWFhEbQ51ICn&#10;Tp3x9j6ye/eeTZs2r1ix0tJynpnZ5I+90rVatmxFzfXjjz+WJkFXLVWqVKlTp079+g2aN2/euXOX&#10;gQP1hw83mjhx0ty5c2kttC7a3V5e3mfO+AUFXeXzI2Ni4u7de0DvY1XvCv9Zf/ofO6b/9V2Q4tuQ&#10;a13SvzAE8MABCOBZCwF8iRDAAwCoQgAPAGqFAB4A2AABPAAAlyGAR8krOoCnNx9Pnz17/uGD4rbl&#10;Hh4HfvrpJyZ9ZxLunj175im6fX9gPgdJTr577doNT08vOzt7c/Pp+vr6HTt2rFv3l8KDuler9mP7&#10;9h2NjIysrKxdXHadP38hLCw8Li6BVpffxTkn5/3du6lhYREnTpxydnZV3o59Oj2lZ89erVu3+fXX&#10;34q7HXsFZWfr3377rVOnToMHD548ecqSJcucnHYePepz8WJASEiYVCq/d+9Bdvbrwo2Qm5vHjLev&#10;2pu/uBHIiwvXmXneKQfb/9yYmUn36YmEFvXw4eOEhESBQHj9+o3z5y/6+Bzbt8/d0XH72rXrbGwW&#10;zZo1y9R0opGR8YABA3R0enbqpNG8eYs///yzZs2azDckSl9oh9aqVbthQ8Vg7zo6PQYN0h81avS0&#10;aeYLFixctWrNli1b9+518/I6fOrUaX//gODg6+HhPKFQEh9/OyUllY6QUm5X/r0MShwzv/DN1BGu&#10;fxkI4IEDEMCzFgL4EiGABwBQhQAeANQKATwAsAECeAAALkMAj5JXTA/4R4/SX716/fLlq3nz5leo&#10;UOE7ZWEe0M/69euvW2c7atRoTU3NWrVqFQ7af/zxx2bNmuno9DA1NV2/fv2RIz5hYRF0pNFbmvv3&#10;05KT7yYk3JbLY3m8yFOnTm/fvmPhQisTk5Fdu2r98ccfVatWK+527DS9evXqDRo0aN++fa9evegp&#10;c+da2tvbe3gcDAi4JBKJ09IeZWZmZWe/okOuyOOLJr5/n0tHY35eXsobsX+6c3yBVdClC71zS0/P&#10;ePDgIW11bGycSCShjb11K+TSpSu+vsfd3fdv2+a4Zs3aBQsWTp06jTZkwICB2traLVu2qlevXo0a&#10;NapVq/ZZUXrFij/8/PPP9IfcsGHDli1bduqk0b17dz09PWNjYzOzyfPmzVu5ctWmTZv37Nl75MjR&#10;Cxcu3rx5SygUJSenUCUzMjKfP39BjcYMa0/tU8rNZD4FK/A1hQKtio/JvhYI4IEDvuUAnk5SbMa8&#10;SqgE8DnMF7PKvWKf9iX3IAJ4AABVCOABQK0QwAMAGyCABwDgMgTwKHlFBfAPHjx89ux5bGz84MFD&#10;mE7Sxd06nQodPFpaWiYmJgsXWm3fvsPX98T16zfCwiIiIvhRUYLr12/6+h53dnZZsWLltGnmBgbD&#10;tLS0GzVqVKVKleIW+N1339WuXbtNmza6un3HjBk7b968DRvs9+51O378RFBQsEAgSklJffmy6F7s&#10;79/nMmOVMxH7y5evsrNf0cz0WLVvehkKvT3LyspOS3uk7JguunkzxN8/4MSJkwcOHHJ2dt240WHl&#10;ypXz5y80N58+duy4oUMNdHV1NTU1W7VqzXRM/+GHz+6YTs+i57Zu3UZbW7t///7GxsYTJ06aM8di&#10;6dKldnYbnJx2urntO3z4yJkzZy5fvhISEhodLYiNTUhNvff06TPmz63EQn+CzADvTOf7Av3UVYcB&#10;KK5jerm/iMF/BQE8cMC3HMDnf+eJnegkkvcxgNfR0Xnz5i1zlin3in3aF96D7xDAAwB8hAAeANQK&#10;ATwAsAECeAAALkMAj5L3MYDfqAzgdzjue/NGMf45j8dv1apVBeWg7oXjYZpoZjbZw8Pj5MnTx475&#10;7vs4Orq1tc348RN69erVunVrOqiKuyN7pUqV6tSp07Bhw44dO+nr60+dOm358hXOzi4nT54KDQ2L&#10;jY27ezeF3v9kZWXn5LwvqsK5r1+/pbdGL1++Zj6b/vCh5GOJDjea89Wr18+fv0hPz0hLe5Saei8x&#10;MSkuLkEgEAYHX/fzO+fl5e3qumvjxk3Lli23sJhrajrR0NBQV7evhkZnao1GjRrVq1evdu3a1ar9&#10;+N13xX4jocCXCSpXrlyjRg1qjfr16zdr1rxDhw49e/YcMmTo2LHjZsyYaWOzaP16OyennQcPHqLG&#10;DAwM4vEiZbKYhITbSUl379178Pjxk2fPMrOzX9EVUWm+OsB08Vf+xZXQMR0fYIEqBPDAAd9gAE9/&#10;aPTnRmdMoVAglUolLC4ymYzP5/v5+V2+fLm861KqIhaLMzKe0Sn1y7yaIYAHAFCFAB4A1AoBPACw&#10;AQJ4AAAuQwCPkqfSA75ypca7XT3zlMdASsq9DRs2duvWrciu6t99913Dhg3//LN+cRE7lZ9++qlJ&#10;kyZaWtpDhxpMmTJ1yZKlmzdv8fA4eP78hYgIPh11RfZiL7IUd6TQdKrq06fPqLaxsfECgZAZ4/3M&#10;mTOHDx9xc3N3ctpJW7FkyZI5cywmTZpkZGTcv39/qlKbNm3r169fs2bNT/TsL7Lkd0xv2bKVpqZm&#10;nz66BgYGY8eOZW6avmLFyo0bHZydXQ4ePHT8+El//4CbN29FRwsTEhLT0h7Smzp6j1eGHZR/e/j8&#10;u9QXN+p7KYfTBygMATxwwDcbwD94kBYWFhYZGclnceHxeFFRUTKZTCKRlHddSlV4vIj09PQv9mqG&#10;AB4AQBUCeABQKwTwAMAGCOABALjsqwvg6Sl0lZyrLF84v1eu+q/yP8XK/7O1f/ltKVCYAH7Dhp21&#10;a7UzMhw3ddqU/v0HaGlpa2lpNWzY8BNpdMWKP1SrVq1BgwY6OjojRoywsJi7fr2dh8fBS5euRETw&#10;Y2PjHjx4WGLKnt9j+/Xrt9nZr54/f5GRkUnvfJKS7opE4ps3Qy5c8PfxObZ3r9vWrdtWr17D3DR9&#10;5MhRgwYN6tmzV5cumm3atG3cuEm9evVq1qxZqVKl0qfpFStWrFq1Wo0aNX777beWLVvR9urp9Tc2&#10;HjF58uR58+avXLlq8+Yte/fuPXLEh+pw7dr1sLDwqCiBVCq/fftOSso9Jptk/ohKLEyI/oVvKAtQ&#10;egjggQO+2QA+Le1heDidoaIi/1miylr+5dNLWnjUv1k2nx+pXMJ/U8NPLIR+lZ7+FAE8AEC5QAAP&#10;AGqFAB4A2AABPAAAl31FATyTfxeeWI7R9f9yi6hSwXm+hl7+TAC/3m7HH/U0f63bqIKygzsTUVev&#10;Xr1Tp041atRQnciE3LNnz1F2vH5b3GJppz979jw19X5cXEJUlODmzVuXLweeO3deed/0g05OO+3s&#10;NixevGTWrDkTJpgOGzasd+8+GhqdmzZt9ssvv1SpUiV/daUpNHO1atXoiY0aNWrdunWXLpq9e/fW&#10;1x9sYjJy0iSzuXMtly9fvnGjg4uL68GDnqdPn75yJSg8nCeXx6am3svMzKINoeuNnJwP79/nfvhQ&#10;2p2W3zH93V+90pkbpRe8VzqGfIevAgJ44IBvOYCPjIqMiZHFxMoZcrlMIhFHR0eXIaWmZ9BzJRLJ&#10;p59LC/+cZf69KOXCxZ9bq/wik0lFykI1LPNCmEJbQA0lEAiK3FIE8AAA5QgBPACoFQJ4AGADBPAA&#10;AFz2dQXw9PPevbTjvud2Onl4HjwulcblfZEMnlm+XBbvd/YSOXsmIPDKzYT4O6Vc7/v37z89Z3SU&#10;RC5P+G/qWqai2gN+2NAxa9asdnJyPnz4yK1boUFBwYaGhj/++KNqAF+xYkX6aWZmdv36zX379tPM&#10;GzZsWLJk6axZsyZMmDBihMnAgQN79uzF3De9fv0GdevWrVq1aunTdKZUq1btt9/q0RK6dOmiq9vX&#10;0HC4qenE2bPn0IpodTt3Ont6evv6nvDzOx8YGBQSEhoVJZDLY+lgTkt7lJn5nC4ePr3VtE9yc/Py&#10;x3V/p/yUh8EE56oDvL969QAAgP9/RnXId4TrwD0I4IEDvs0Anq4yHj9+cvr0OVcXd8dtuxy3uhIX&#10;531HDh8PD48QiYSflcHTzPSUYz4nvb2OKZPpIuYRCKKpRETwSr9MgVDA4/EUDwSCYz6nDh/2/az8&#10;Pr/Qs5yd950/5+939qKX59F/0wk+WhBN7ePi7H716jWhsIhWQgAPAFCOEMADgFohgAcANkAADwDA&#10;ZV9FAJ8fsTs7ebRrrWswZNKsGYvHj7Vo17rvfMtVuR9y84q/R/i/L8qYVrGKlSs2NW7Qbcgg04F6&#10;Y/X6jtbU0B89csbt28l5eXlF9oNnJkoksXNmLc3OfplXaHv0Ht/OAAAgAElEQVTz/znDfNHaNdsK&#10;z/DFSv494KtUauzqfCBP8YGvIl2+fPmKpmZX1ei9DKVixYrVq1en44vpm66hoaGjozNo0KBRo0ZP&#10;m2a+cKHVmjVrt21z3Ldvv6/v8UuXLoeGhslk8tTUB/T+Jz09IzMzKysr+9WrN8qMIbeUg70zsXrh&#10;e6UXDs7L/W8QgCUQwAMHfJsBPJ3v6F36sqXr27bSNRhsOmzIRDJk0IQO7fQG9Bt98+at4np4F1n4&#10;fEVP+jmzlkycMFciERd4Iv0zOjo6LCx8qtl8T0+fEnvJMwuUSiVHDp8YO3pmdLSi+7vFnKVTJs0X&#10;CgWlD8uZQk8JCQnt33fUuXMX589bMWzoRB6PV9Ze/pEikejatRtdOg067O0rl8v4fH7heRDAAwCU&#10;FwTwAKBWCOABgA0QwAMAcNlXEcDTZTH99PI80ap5rxPHz3/4kMvk7ZF8cZuWfXZs30ePP3z4RwRe&#10;eMllzrbzA/jFi+xMjMypaTIzn6elPRIKZEP0TXt0G/4sIzOvqAz+w4cP9NPv7OUe3QzfvcspPM/f&#10;Afy0RbbrHEtTSfp9cfP8m03+O4Cv3MRpu/vbd+/S0h5HRka3bNmKSd+/V5YCQ743a9ZcV7fv4MFD&#10;xowZM336jIULrVavXrNly9Zdu3YfOnTI1/f4hQsXr127FhHBl0jkd+4kPXz4mN7VFNhTxW0mNRVh&#10;BnjP76ReoHt68b3S3yFcB/hcCOCBA77ZAD4rK8t64eoBemMEQkFsbIxcLhMKBR4e3h3b9Vu62Jam&#10;8Hg8oVAoj5HJ5FL6teoI8PSY5icymYQei0Si6OjooKDgK1eCoqLpvyh6CjMDoV+JxaKgwKtdO+sf&#10;PXqClqxYglQilUpiY+Vi5WLpcUwMzSyNiZHTYz6fn5iY4GC/Q1tzSHx8rEAgCAoMDrxylRYdGRlJ&#10;S8ufmR4zUTo9IPRcxUpjZBKpmInDpTKJ+z4vE6OptK6ZM2wMDcyKDOAVT1RuKf2kdmB+S7MpN0HK&#10;DM5PqK2obufPB4SFhlGtmG3Pr4xy5AA+AngAgPKCAB4A1AoBPACwAQJ4AAAu+yoC+DxlmK3RcaDD&#10;RhcmLWYKPd7vfsTB3pkepKbcP3rk9LXgUPOpNiePn6cpjx4+oV/NNF+8auXmpDspzHIC/IP9L17N&#10;+5iFe7j7iIQyeuB35lJYWNT5c4FzZy/fucM9MzMrv3p/B/A268eOnp2ncjd6Wmyr5r28Dh1nFs7n&#10;CZcs2jBrxhKrBWvP+12hKfdSH8yasVSj44AdjvsePnxMU6iG1gvX0TyLrNcHXw1hnkiVXL1yi7fn&#10;yRnmi9zdDme9yM772O/f5+gZS4sVs6YvXrN6KzPkvmKx9x5s2uhCC1m6eINIJM/fHB5PsHD+mpnT&#10;F7u6HGBuzV7KBlYN4Hdud6d/pqU9orcfiYl37O030oGRH8Pn94ann97eh2n59P4kJ+dD6Xbi/9Ar&#10;HYC1EMADB3zLAbyN1Zp+uiOvX78ZEcELCw2PiopMSU02NDAzMZqakBAXGRkZFhq2ZNG6saNnTpuy&#10;4MSJM2KxmMfji8WiAP/LlhbLJ5laenr67HPz3OXiHhMjd9/nudt1v1AkFAiiXXbuM5s4b/zY2WvX&#10;bAoPj6BJi6zXanQYMH7MrGM+pwIDrzpu3eW8023MqBm7XT1kMqmn5zHzqVY0v9lES1cXd4FQEBBw&#10;2cjQjJ6yYvmG4OBrnoeO7tl9QBm0i69evbZg3qqxo2fNnrn4/Dl/miISiXbv8vDY733kyPGpUxZM&#10;Mp172NuXJtN2xcfHLpy/ymrh6uS7d2ZMtx5eKIBn+rUfPXJiitl82tLVqxz4fD4zA/10cXGfMG7O&#10;0sXrz5w5t2mjU1BQMLWA7dotV64E8fmRmzc5nz1zfpPDTqr5fMsVQUHXaNufPEEADwBQPhDAA4Ba&#10;IYAHADZAAA8AwGXsD+CZaDksJLKLxqCw0Mi8jz3LVWJdxT/Dw6PbtenXr8/IyZPmu7sdprPV4EET&#10;xoycuc/t8CRTyz69TO7evUezzZ65dOb0xfnP6tJpkPu+I/Rg1vQl7dv0mzbFerfroeHDJhsMnvji&#10;7xT87wB+zKhZTJWoMAE5PWXq5IWKCoRFd2irR/902u4+d87y1i16BwXezH6RPW/uKsVa3A5nZ7+8&#10;cvlG65Z9LOas2LnDfdoUqw5t+0XyRfTceXNXtm9La7fa5XrIcOhkQwOz589f0HR7O6f2bfquXrl5&#10;u6Pb0METdXuPePv2LVXMaNgUi9nL3PZ6jx09q02rPjHK+8ffusnr3HGg1YK1Ls4HBvQbY7VgDdM+&#10;pWnkIgN4eu/x6tUbmp6Skrp48ZL8GP6HH35gkvgjRxRNx3z0/075EQnt4hLvlV7uxzwAFAkBPHDA&#10;txzAWy9cPbD/GLFElJAQFxen6PK+y3V/21Z9Vq/cSP8MD48wMpyi29tkxXL7yWbz6MrkmM/J+PjY&#10;06fPde2sP8pk+vKlG0aOMKerl+nTrJPv3jGbaGk8fAotyn7D9p7dDZcssqXlt2ree6rZfKlETAvR&#10;6DBgitn8s2cvHD16ok2L3n16jRiib7p1i8thb982LfuMGTVz2RI70/EWzRvr7N/vHRoaNnLEtM4d&#10;B9jbOd66FTJ9mpWJ8TSpVHI1KJiu3AyGmK5ZvdnYaIpOt2EXL1yi2s6euYiu+iZOsFi21G7cmFl0&#10;eXPqlJ9YLBIIoqlW+929bt+OnznDpkAAz+fzZTLpnt0edO00c8Yi2qIe3YZRHQTKvu9WC1Z1bNtv&#10;sc26mdNtevcwovrTtoeEhDaqr+Xl5cPnR1JN+umOpMZZvWqTbq8RVCtaZnp6xvv3COABAMoBAngA&#10;UCsE8ADABgjgAQC4jP0BPJOUH/Px69HNMDXlPjMxJeW+u9th4rHf57jveVpOdLSkdfPeXp4nmBnW&#10;rtk2eMD4/KjedNzcqVOs6IGlxUpLixX5i6VlHjxwjB5YzF7WT3fUa2XeTO/tu2kO9VT2a1cG7QUD&#10;eKbazMSlS+wHDxxPDw4d9GUGw2fC7MGDJtit30EPzp8L7Nvb5O1bxbbv3OHOrI55rpbmEOafs2Ys&#10;GaA35s0bxdqfPMnQ1Bh06IAvPV65fNPVoL96yfN4Au2uQxMSkkRCeYe2/eLiEpmtoCVIJLH0WLe3&#10;iavLQWbmrKwXPbsbBV65lVdocP4iS1EB/GMmeMvJ+cAs4fbt29OnT69atRpzW3f66eq6i6a/evWm&#10;3A9jAPj3EMADB3yzAbziHvBL1rdr3ddomNmI4VMMBpsO6De6l85wG+u14eERMrnU3s6xZ/fhvAje&#10;g7TU+w9SFi5YZWQ4JSZWPt3cmuaUSsTJd+8EBFzR1NCfOd0mOfmO+dSFY0fPjI2LGT7MzHzKguTk&#10;xNR7yb6+p+3WbxMIBNev3+yuZXDs2Kmk5MTD3r7163Vx2rE3NjZGKBTarXdcsXxDSkpSWtq9mBhZ&#10;N62hy5baPXmStnmTc49uwxITE2Qy6Qxz63FjZtHCLeYs7dPTmJ51+3a8XC4bbmA2ymT63ZSkObOW&#10;aGsOCQq8SrUSiUUaHfrbrt1y9+6dE8fPDOo/9tatkJgY+ayZi1QDeCpCoeDmjVtUsRXL7WlFSUm3&#10;/fwudmzff5/bocuXAjU6DHDZuY82hKbbWK9p36bvOb+LoaFhrZr3ok2Iiorq28dkHG1ybMy9+3cP&#10;HDjcsmlPqkBmZub797kI4AEAvjwE8ACgVgjgAYANEMADAHDZ1xLAnz0T0KO7YUJCEjMxKlI8wmja&#10;aJMZ/fqMbN+mb0bGM6FAptFh4N1kRTf3t2/fjTKZ7rxzv3JbFCOxex463qfnCHqwcP6auXOW5/0j&#10;gFdE3dOmWG/aqKgSbTn9XGSz3nyqdV4xPeCZvu/MneltrG1HGJkztXr08MmNG+HbtuyZYrawRdMe&#10;mx0U+bTvMb/ePYxfv37DPPH+/YdXg0I2bnCeOMGyScNuXocU3xig+VXXbmO1Ln/ttxOSzvldWbZ0&#10;41B9U02NQSKRnCYOGzKpc8eBM6cvPuBxLP1JBs2Zlva4Tas+lnNXbtm8y3at45ZNu9q27GNnq/gG&#10;wP9yy9YD/u8AnunCzmxvdLRo3Ljx1atXr1ChgqPjdpry8uXrcj+MAeDfQwAPHPDtBvBZzxcvWqet&#10;OWTDesft23ZZzFnaqL7WqhUbY2LkUcq7tk+eNK+XznBrK7oKWrrIZu3okTNaNet16VLgoP5jbddt&#10;lcmkYWFhcXGxZqaWk0wtU1KSzKcuHDNqRlxcjNOOPc0a6QwaMG7mDJtDh46KREKpVHLhQkC3rkM9&#10;PLzj4mM9Dx3V6DjwwsVLND0yUnH79sArQR77vRdZrzU2nNy8sc6K5fapqcnr123trmXA3Gp9hrm1&#10;6XiLyMjIIfrjly+1i4mRhYaGxcfFOmzcQfOIxKKZ023GjJwhkUgiIiIkElFPHcNVKxwePry30X7H&#10;+LGzmDoUCOD5/EipTHrq5NlWzXtdvHiZqhEeHiGVSUaOMJ83d4Wri3uXToP4itkUo+6fPHFWR3vY&#10;6dPn8gN4qnk/3ZH2G7bTSmn5Rw4f79pZ//x5/8znzxHAAwCUCwTwAKBWCOABgA0QwAMAcBn7A3gm&#10;942Nud2ute7FC0HKlFrRKfvly9d5ynHX27bWpXOTQCDt3HHgvXtpNDH7xcthQ80O7PdhZqafJ3zP&#10;6fYa8f79B+uF6+bOUfSAz8lRRM7duhr8FcBPtnLasV85XTH/yhWbJk6wLBzAjx45UxlXfyDKhnpr&#10;bDh1xTIHenzhQlC/PqMG6o2db7nK3z+4b28TJv8+7nu+dw/jV68UtT165EyfniMGDxy/2Mbu4sWr&#10;XToN8lBWcvKkBc5OHvlrX7bEfob5Inpgu9ZRu8sQE2PzLZt2ue3x7qkznBmyPjMza89uzzmzlnXt&#10;rN+7h1GMLP7+vbSO7fRo1fZ2TuvWbKMn7nB0u3E9vMTmLU0Az+w+Zkh5ag767a1bod26dbO1XY8A&#10;HoAzEMADB3yzAbxiCHqr1QP0xkRHR8fEyOPjYzfa76j/e5cd2/dIpRKRSDR29Mx+uiMXzl81d85S&#10;YrVgle3arYGBVwfojbZbv00ikYSFhcfGxZhNmjfJdO7HAH4mPVciEXt5+syeuchgiGmTht0tZi8V&#10;CAQBAVe6dR164MBhWtHBg0e0ugw+fz5AJBIKhAJXF/fuWgZ9e42YMmnedsfdOtoGSxevv3fvrp3t&#10;NtUAfuKEubTGAf1G267bSlMiIiLkctnWrS462sN4EbxZMxZRhaVSKZOX9+huuGb1JqrVpAmWNH9M&#10;jEwsFlOVDA0mhYeHR0ZG8ng8WgLV1tf3VKtmPQP8r1BllAG8dNyYWTOm21CtNDUGKXJ6Hl8oFJ46&#10;ebZHN8N/BvCRerojHTY6UWVoOUcOH++iMej8ef/nCOABAMoJAngAUCsE8ADABgjgAQC4jP0BfP5s&#10;JsbTRhhNZXquKzugK0Lxc35XGtXXepqeIRTKOncc+OD+Q+Yp5lOt58xalh9pb1jvpNvLJE9xt/VV&#10;8+auZJbw9u27ju37HzqoGGp+5vTFs2cuYZ5LTzEePnWjvXOeMv7PD+AX2ayfMNZCde3+F6/+8atG&#10;ZKQiFB88cLyNlW3+GgcNGGe71jFPEcCf0+09UpnZv++uZbBl8+68j/3vNTX0PdyP5in73y+ytmXW&#10;/u5djsHgifvcDsfEJLRq3pO57T2V0NBILc0hMmlcQvydY0fP5jeLnu4oi9mKPv1tWvam+ijrnEur&#10;O+hxTCySl7KRSxPAM5j7uNPM9P7k8eMn+BAEgDMQwAMHfMsBvI3VGr2+o0JCQqOioiIjIyUS8bgx&#10;s9q11g0Ovh4fHztv7vKh+hNu344nd+8mnj7lZ2e7TRAdPWbk9FEm028nxickxPF4/L69TaZPs7p7&#10;968h6GUy6bq1m/3OXkhOTpTJpR77vRv80fXUSb9rwde1ugz2PXYqKSnx4IHD9PjChQCxWEToYsxy&#10;zrLY2JiYGHny3TvamkMVAfz9u+vXbdXpNoxWJJVKZphbTxg7h2o4euR003FzaCFCoTAlJWme5XJm&#10;mHrzaVZUeVq7MoAX9+huuN5WkdMP6Df6xPEzzNcCZs1YRJeF8hh5wu34uPhYQk8M8L/cunnvQ4eO&#10;Jt5RjHUfFRXdq4fR2tWbT544275NXx+fkzSdtm7LZueO7fr7qQxBjwAeAIBtEMADgFohgAcANkAA&#10;DwDAZV9RAJ+acr+HtqGR4VS/s5dDQyOP+/qtXL6pZbOezLDwEeGC1i363P8YwAdfDWneRGe/+9H7&#10;9x4e81GMR+qpHOx9zy7PDu30LpwPksvj6el//Nb5kPJe7wvmrf7jVw0vz5P37qU52Du3b9036U5K&#10;3l/3gP8rbrdauFZTQ9/Xx8/z4AmvQyds121v3EB79cotzBqpYtOmWGVlZT+4/2jrlt11arRZs2or&#10;Tb9wPrDRn10D/K9lvXip23vkksV22dmvUu7eX71qS40fW7jt8aZ5pk+zafhn1zNn/GntdrY7OrbT&#10;y8h4FiNPaNdK9+Tx81lZL6i2E8ZZ/Fmvs0gov3MnpdGfWu5uR54/f0Hz9NIxctqhuPc8VbtDm34B&#10;/sFPnmQ4O+2nmZnu8kzl/6sA/p3yo5DXr99++JBL8AkIAGcggAcO+GYD+BcvshbMW9FLZ3hIaKgg&#10;OprH40sk4ksBV+j6Z9zomTEx8nN+/u3a9J0+zerCef9jx07RlcbE8RZx8bFuew82adjNasFqd3ev&#10;iaZz69frYmmxLCk50WyipbHR1Pj4WNPxFt21DPzOXrh2/cbyZRs0O+sHB18n2ppDZk23uXnzlqen&#10;T/s2/c6f9xeLRSKxqEe3YZMmzL11M8T/4qXFi9bVqdnWxnpNSkrSJoedrVv02rv7AJ8faT51oYnx&#10;VFr7PrdDzZv0sF27JSDgypZNzlTbDXaOd+/eobWPNJ7GBPC0IbTS9bbbzp45P7D/2IgIXlRUFE2c&#10;OcNGq/Ng+/WODvY7Nm7Ybme7dZfrfqFIOHvW4q6d9T0PHT1/zn/alIV01UcLp/mNh0/prm1A81BN&#10;OnccQC1w7px/SEhoo/raXl4+kZGRPXUMae0SqUQqlXh7+7ZrrbhJPAJ4AIDyggAeANQKATwAsAEC&#10;eAAALvsqAvj8OTMzszZvctUfMH5AvzFdOg3q2d3o0EHf7OyX9CuhQGZkOPXx4/T8yPn69TAT4+nD&#10;hpoZDJnk6+PHLOf169cWs5draw4xGjblwH6fuXOWnzxxgabPmbVs3OjZ9HPwoAkmRuZ8njDv4+j3&#10;+Q92bHfr1tVAT3e0bi+TPj1HGBlO8T3ml/P+PVO30BB+vz4jaV0GQyZudnBdtWLzqhWbaDpVaYrZ&#10;gl46wyXimOvXQnt0MzQ0MDMcOmmnk7vV/DWO2xQJAc28cvkm0/Fz9QdOmDDOQiaNY9brtN1dR3sY&#10;rch4+FSfI2emTbE6c9qfph864NtTZzhNHG5gtmXzLqY//fv3H9z2eFEFqB1o68JCo0qZvud9ZgAP&#10;AJyEAB444FsN4HOfP89cs3rTmJEzwsLCmHui83j8mBjZJoed3bUMDh8+HhcXc/z4aROjaQP0RtPl&#10;yoJ5KyMieNFRUQkJcR77vfT6juqnO9LGeo2J8dSZ022SkhOtFqymB3K5LDj4upHh5J7dDYcMmkAX&#10;MIe9j4vFoqioqNWrHFo172W7buuZ0+cGDxofEKAY9V0oEh48cLhnN8N+uqMG9Bu9cP7KeXOXW8xe&#10;IpaIr1wJGm1iThdvZ89eWLVi4+yZiwWCaJFItN/dk5Y8oO/o/n1HbdnkIqTrObnU2moNzSCRSPj8&#10;SFrd8GFmzjvdHOydqFZx8bFUc3ri6pUOtGlUsR7dhtFPrc76EydY0Px8Pn/JItv+/UZTHUyMp506&#10;5UcVowpQs0yfZqXba8QIo6k21mv79jY553cxLCy8T0/j476no6IiR4+cvtPJTSwWSyTiE8fPDB44&#10;3t//cmYmAngAgPKBAB4A1AoBPACwAQJ4AAAu+1oCeNWZc3NzHz1Kv3//IXMf90+X9PQMJl1WXc7D&#10;h09ev36jusw5s5bZ2TrRg6eK+T98Vq3yN4Iu2W8nJDFfAihQ54yMTCYLz8x8TvM8ffrs43P/boF3&#10;73KePE7/R2T+v7wH9x8m3k5mbiGvusyn6c/uJN59++5dgek5OTkPHz5mIvnSFwTwAIAAHjjg2wzg&#10;6c8tLe0hc7v0KJUSGRnFDAtPD6jQA5lMGhx8/ebNW/RAIIgWCARenj5+fheTkhJj42Li42OHDZ20&#10;dPF6uVwWHR0tEgkjIyPpJz0+d84/MDBYIhErlxYZFR1Nj2/dCgkJDaOFiEQimodZKU2/eePWmTPn&#10;g4KCmbHiaQZ6ilBRBNeuXf/4WJg/Py2TFk7Tab3MRPotrTd/QxR960XCoKBrIbdCaWkf5xEot+7v&#10;QjPRQmiGmBhZeHjE1auKCtBkmnI16No+N09aV2ys/P6DlP3uXt27Dr0WfJ1WRDMwlaen5y+cpigb&#10;MzI9/ekXezVDAA8AoAoBPACoFQJ4AGADBPAAAFz2FQXw6ij5FTAdb2ljtS6PBVUql4IAHgAQwAMH&#10;fMsBfERERH4K/okiUBZ6wOPxY+Nili5e36Zl7x3b93h5+phPXdil00B//8tM9J7/FCaMFwoFhRdV&#10;5BqVkXwR8zO/Kq5WJVZescRinl640NKYmRWRvFBwTTlm/vixs2gznXbs7aY5xGLWEplMorqZhQv9&#10;FgE8AEB5QQAPAGqFAB4A2AABPAAAl32lAXyBvuOfnrM0E932eh9TDlP/LwP44iqmOvETlS88+RML&#10;LH4hn70JCOABAAE8cAAC+FLm08p0WZFS83g8G6u1gwaMNRgycYTRVG9vX4lEXDiWjlSWz1l40fMX&#10;t4zPWfZnF6oJbdQxn5Mjhk8ZOth08KDxC+aviojgCQTRCOABAFgLATwAqBUCeABgAwTwAABc9pUG&#10;8Cj/bUEADwAI4IEDEMB/bjhNT5HJJOHhEaGhYWKxSCIR8/n8fxF2s7RERiruJS8UCkNCQnk8vlwu&#10;pU0vzbMQwAMAlBcE8ACgVgjgAYANEMADAHAZAnim5CpLedei3AoCeABAAA8cgAC+bOF0tLJ8bjf3&#10;r6swm8Y0EZ9fqs1EAA8AUI4QwAOAWiGABwA2QAAPAMBlCOBR8hDAAwACeOCEbzWAz3vwIC00NJTP&#10;5/NYXJivCMTHx8vl8vKuS6kKVfjJEwTwAADlAwE8AKgVAngAYAME8AAAXIYAHiUPATwAIIAHTvgG&#10;A3hCZ+pXr95kZGQ+e/actdLTM+g1ITj4WsuWLceMGZOR8YwmsrzO5Evm3wjgAQBUIYAHALVCAA8A&#10;bIAAHgCAyxDAo+QhgAcABPDACd9mAP9OmcG/f5/LZsyrxJUrgbR3tLW1373LoYnsr/aXvApCAA8A&#10;oAoBPACoFQJ4AGADBPAAAFyGAB4lDwE8ACCAB074ZgP4d8o/YTZ79eoN7ZGgoKu0d7p37/7mzVua&#10;SDuo3Cv2aV94D75DAA8A8BECeABQKwTwAMAGCOABALgMATxKHgJ4AEAAD5zwLQfwLPf69du8jwG8&#10;trb227eKXYNXCVUI4AEAVCGABwC1QgAPAGyAAB4AgMsQwKPkIYAHAATwwAkI4FkLAXyJEMADAKhC&#10;AA8AaoUAHgDYAAE8AACXIYBHyUMADwAI4IETEMCzFgL4EiGABwBQhQAeANQKATwAsAECeAAALkMA&#10;j5KHAB4AEMADJyCAZy0E8CVCAA8AoAoBPACoFQJ4AGADBPAAAFyGAB4lDwE8ACCAB05AAM9aCOBL&#10;hAAeAEAVAngAUCsE8ADABgjgAQC4DAE8Sh4CeABAAA+cgACetRDAlwgBPACAKgTwAKBWCOABgA0Q&#10;wAMAcFl5BfAbN7owue8HFBaUt28VH4vbb3RGAA/wzUIADxyAAJ61EMCXCAE8AIAqBPAAoFYI4AGA&#10;DRDAAwBwWbkE8PQKv2O7ex56wLOmfOwB74oAHuCbhQAeOAABPGshgC8RAngAAFUI4AFArRDAAwAb&#10;IIAHAOCyLx/A7997pEEDrbGjZ+/c7r59296v3dbNu0i5V+Nf2rZl955dh8aPmV23djsnBPAA3yQE&#10;8MABCOBZCwF8iRDAAwCoQgAPAGqFAB4A2AABPAAAl335AH7HFrdq1Zr9/HPLihUbVqrUqHKlxl+p&#10;ShUbVavarEH9bg0bdK9atWm51+ffb07t2m2/q1DfznZHbm5uWtojBPAA3xQE8MABCOBZCwF8iRDA&#10;AwCoQgAPAGqFAB4A2AABPAAAl33JAJ5ez3Nz83jhwm3b3JydPVycD+xwct+6bc/XaMvW3dt37Fu9&#10;ZnODBq3+/LOF7XpHx+1uW7fuLveK/RvbHPest90eFHiT3nLQew8E8ADfFATwwAEI4FkLAXyJEMAD&#10;AKhCAA8AaoUAHgDYAAE8AACXfckAnlHgvu85X2d5+1bxOfKdO4m1a9eqUaPGgwf3abuo1cq7Xv+2&#10;vH//XvnGI53eeCCAB/imIIAHDkAAz1oI4EuEAB4AQBUCeABQKwTwAMAGCOABALjsywfw9KpOL/WM&#10;rCzFNe7XKC3tUWZmVnS0sE6dOjVq1JDJYtLTMx4+fFzuFfv3Hj9WpO8I4AG+NQjggQMQwLMWAvgS&#10;IYAHAFCFAB4A1AoBPACwAQJ4AAAu+/IBvKrs7FdMwPPVefjw8fPnLwQCUe3atatXry6Xxz59+oxJ&#10;rzmDNgcBPMC3AwE8cAACeNZCAF8iBPAAAKoQwAOAWiGABwA2QAAPAMBl5RvAv379Nisr+2uUmZlF&#10;pye5PLZOnTrVq1dPTEx6+fLN8+cvyr1i/61Xr94ggAf4RiCABw5AAM9aCOBLhAAeAEAVAngAUCsE&#10;8ADABgjgAQC4rHwD+JycD18p5uMAajdmCPoHD9KoGb/qLSpOuR+iAPBlIIAHDkAAz1oI4EuEAB4A&#10;QBUCeABQKwTwAMAGCOABALisfAP4rxeTNiUmJjEB/FMwmegAACAASURBVP37D3Jz8/BxAAB8vRDA&#10;AwcggGctBPAlQgAPAKAKATwAqBUCeABgAwTwAABchgC+zO2GAB4AuAQBPHAAAnjWQgBfIgTwAACq&#10;EMADgFohgAcANkAADwDAZQjgy9xuCOABgEsQwAMHIIBnLQTwJUIADwCgCgE8AKgVAngAYAME8AAA&#10;XIYAvszthgAeALgEATxwAAJ41kIAXyIE8AAAqhDAA4BaIYAHADZAAA8AwGUI4MvcbgjgAYBLEMAD&#10;ByCAZy0E8CVCAA8AoAoBPACoFQJ4AGADBPAAAFyGAL7M7YYAHgC4BAE8cAACeNZCAF8iBPAAAKoQ&#10;wAOAWiGABwA2QAAPAMBlCODL3G4I4AGASxDAAwcggGctBPAlQgAPAKAKATwAqBUCeABgAwTwAABc&#10;hgC+zO2GAB4AuAQBPHAAAnjWQgBfIgTwAACqEMADgFohgAcANkAADwDAZQjgy9xuCOABgEsQwAMH&#10;IIBnLQTwJUIADwCgCgE8AKgVAngAYAME8AAAXIYAvszthgAeALgEATxwAAJ41kIAXyIE8AAAqhDA&#10;A4BaIYAHADZAAA8AwGUI4MvcbgjgAYBLEMADByCAZy0E8CVCAA8AoAoBPACoFQJ4AGADBPAAAFyG&#10;AL7M7YYAHgC4BAE8cAACeNZCAF8iBPAAAKoQwAOAWiGABwA2QAAPAMBlCODL3G4I4AGASxDAAwcg&#10;gGctBPAlQgAPAKAKATwAqBUCeABgAwTwAABchgC+zO2GAB4AuAQBPHAAAnjWQgBfIgTwAACqEMAD&#10;gFohgAcANkAADwDAZQjgy9xuCOABgEsQwAMHIIBnLQTwJUIADwCgCgE8AKgVAngAYAME8AAAXIYA&#10;vszthgAeALgEATxwAAJ41kIAXyIE8AAAqhDAA4BaIYAHADZAAA8AwGUI4MvcbgjgAYBLEMADByCA&#10;Zy0E8CVCAA8AoAoBPACoFQJ4AGADBPAAAFyGAL7M7YYAHgC4BAE8cAACeNZCAF8iBPAAAKoQwAOA&#10;WiGABwA2QAAPAMBlCODL3G4I4AGASxDAAwcggGctBPAlQgAPAKAKATwAqBUCeABgAwTwAABchgC+&#10;zO2GAB4AuAQBPHAAAnjWQgBfIgTwAACqEMADgFohgAcANkAADwDAZQjgy9xuCOABgEsQwAMHIIBn&#10;LQTwJUIADwCgCgE8AKgVAngAYAME8AAAXIYAvszthgAeALgEATxwAAJ41kIAXyIE8AAAqhDAA4Ba&#10;IYAHADZAAA8AwGUI4MvcbgjgAYBLEMADByCAZy0E8CVCAA8AoAoBPACoFQJ4AGADBPAAAFyGAL7M&#10;7YYAHgC4BAE8cAACeNZCAF8iBPAAAKoQwAOAWiGABwA2QAAPAMBlCODL3G4I4AGASxDAAwcggGct&#10;BPAlQgAPAKAKATwAqBUCeABgAwTwAABchgC+zO2GAB4AuAQBPHAAAnjWQgBfIgTwAACqEMADgFoh&#10;gAcANkAADwDAZQjgy9xuCOABgEsQwAMHIIBnLQTwJUIADwCgCgE8AKgVAngAYAME8AAAXIYAvszt&#10;hgAeALgEATxwAAJ41kIAXyIE8AAAqhDAA4BaIYAHADZAAA8AwGUI4MvcbgjgAYBLEMADByCAZy0E&#10;8CVCAA8AoAoBPACoFQJ4AGADBPAAAFyGAL7M7YYAHgC4BAE8fBnKN3fqQgfetGnmygD+r/BSTSt6&#10;9w6H9+dBAF8iBPAAUEpqPZOyB11e0kvi/ftpNWvWrFatWnp6xvv3uTSx3Cv2ZZT7YQbAeQjgAYAN&#10;EMADAHAZAvgytxsCeADgkrcI4EH9cnI+0OlSfahMmmRWoUIFV9fd9Pj9+1w1rYiO8HJvzK8LAvgS&#10;vUUADwClQ+cgtZ5MWYI2k14G09IeVaxYsUqVKpmZWfTPb2TbCV3D4CwJoFYI4AGADRDAAwBwGQL4&#10;MrcbAngA4BIE8KBuOTkfXr16k5b28OHDR2pCR+y2bdsGDhx48uSpjIxnaloXLTY9PaPc2/PrggC+&#10;RAjgAaA06LXi0aPH6juTsgedbZ88Sb99O3H8+PGjRo1KTr77+PGTcq/Vl/HgQRpdgefk5Jb78QbA&#10;YQjgAYANEMADAHAZAvgytxsCeADgEgTwoFZ0PLx/n5uZmRUaGhqhziKVShMTE4VCYXh4uJpWERYW&#10;JpPJyr1Jvy4I4EuEAB4ASoMuuqKiotR3jmNb4fF4CcpCD8q7Ll+o0JbeunUrJSUVnzAAqBUCeABg&#10;AwTwAABchgC+zO2GAB4AuAQBPKgVE8DT4RQZyY9WZ+Hz+TweLzIyUn2riIqKio2NxW3gPwsC+BIh&#10;gAeA0qDXCrFYTGci9Z3mWFVoS3nKUt4V+XJFIBDQ9t67dx+fMACoFQJ4AGADBPAAAFymGsD/9tuv&#10;8fG3EcCXst2ooajdfvnll+rVq6em4u0xAHzdEMCDWuUH8Hw+L0pZIpWFz+fTz6gvXkqz0o/VK2J6&#10;TExMuTfp1wUBfIkQwANAadBrhUgkYs6e+eVzT3BFnfLK+MSojyf0IicWLmVbRSkrQq2iUoEo+ief&#10;Xw4XGqXc0uKugqKjoyMiIhDAA6gbAngAYAME8AAAXMZ8IJ6Rkdm4ceOqVauJRBJ82FcaTNqUmnqv&#10;UaNGFStW5POj8MUFAPiqIYAHtSocwItEwpgYWXx8bEyMXCQS/feffxf/ebdYLJLLZSXOKZVK4hPi&#10;FB0N//nZOAL4MkAAXyIE8ABQGkwPeDpD0YmMIZGIo5U9xf86ecmkNMPnRs50ZqRlft5zVE6XBdZI&#10;J0o6y+fXUJVKTf+Dkr/htEahUBgTK8//lfIyQ85cZtDW/Zdr/WTJ3/bokjaVGo2qR61XIINHAA/w&#10;ZSCABwA2QAAPAMBxTHDSqZNGhQoVQkJC8WFfadC5id4Pp6dndO2qRe12/PgJtBsAfNUQwINa5Qfw&#10;PJ4igJfKpDeu39y/38tx2659bp5BQcESqViNH4d/LMoP6AUB/lcOe/t+ek6hUHj69LmtW1zOn7so&#10;EAgKLAQB/OdCAF8iBPAAUEqRkVFHj5708vRhXDgfQKc2seSvCPzkybM0pcCZ69OFZg7wv3z61Lky&#10;dBWPjo46c+bcxQuX8tdIC6HHV69eo1NtfiUZNCUigldiMl269UaLxSKmyzvVmlogOPj6/n1efD4/&#10;SnGZIaF/uu/z2rY1/zKjjF8v+KzCXGYEBl49cvh4eHh4cVuqDOlF1Obbt+06duwUXXKotjwCeIAv&#10;AwE8ALABAngAAI5jPhI1MBhWoUKFAwcO4cO+0lCemxQnSDOzydRujo7b6PHLl6/LvWIAAGWDAB7U&#10;6mMAn8Xj8SRSie26rV07D+6lM3yI/gQ93VGdOw5csshWLBYxH0B/HJ3+7xFc/xqm9R9Dy/5jfNf8&#10;f378GVXksK40MSZGvnrVxu5aBsxn3PnPyp+fHshk0u2Oezq179+zu+GuXR5isZj/sTArQgD/uRDA&#10;lwgBPACUSPkt8P8FBgZrdx2iqaHfo9uw7lpD6We/PiMPeHhLJIqMefTI6VYLVuX3q84fhr1wBpx/&#10;UqOz3tLFtibG03g8PnNmLHCGZU7BBU6qzGlRIIgeM2oGrVEeI2PWQhPp8fZtu9u16Utn2x7aBjpK&#10;VNV+uiOvXbshEAiYmLzIE/rHs+0/qhpVaMB2erxkse2e3QckUjFVWy6X2W/YPmHsHHogEApXr3To&#10;2lm/V4/hQ/Un9O1jQpcZK5ZvUF5m/L26fy6tYCsVboQC0z9xmeG4bRftlEuXAkUiIbOlTOU/fl1A&#10;MRLPYe9j2ppDenYfvmb1ZonkH5cZCOABvgwE8ADABgjgAQA4jglO9uzZW6FChV69en/4kEsvvBhN&#10;vUQvX76mdtu6dRu1W8+ePbOyXuTkfMDnpADwlUIAD2rFBPCZz55LJOJNDjtbNu25ZtWmkFuh9E8e&#10;n2+/YUfzJj22O+5mRoaniSQuLkaiGNJW0ZEuJkZO/4yJkQkEysg8MkqsGO9WzHz2HR2tGP+W6UCm&#10;mCoW0f+xcTHyGFm0ILrAx/qxsfKVy+01O+szATytiJ4okUpiFcuX0xSaJ+F23NTJC0YMn5KUnKhc&#10;LJ9moxmoDrQi5cfrCOA/DwL4EiGAB4ASMcOwBQUGt2nZ237D9itXgk6f8vP2OmY8fIqO9jA6q9I5&#10;i05e8y1XMGcrOml+PIHKVb9zRo/lcqnyRKmYTjPbWK0xHDqJx1Mk3yKRSCaXMvMr55TREujsKRQK&#10;/l6CIJpOsjRRJpOMMJwyb+5yWkV+AE/THTbu1NTQP3rkeID/5fPn/C+cDyAXL1yi30oVY+SL8vNs&#10;kUjIjH5Pj5mzf6zybPvxFE/VozO1gKpEv5LLpEwv89DQ0F49jJx37ktIiI+I4MXEys0mWtrbbacT&#10;9/r1ji2a9rRdtzUsLExxmcHj263f1qyxjovzPhk9XXmZIRaJ4j6upchtpDlotvzrB5qTmoXJzplf&#10;MZcZAkUrFQzgt25x0dIcHBBwhZ5ClysCoYCenn8Zw+PxkpISra1W6/UdSQtR9uPnMxuurJKYrmrC&#10;w8MRwAOoGwJ4AGADBPAAABxHL7P0ep6aev+XX36pUKHCkSM+9Dqck6P4qJTp513uNWSnN2/eUbvF&#10;xSXUr1+f2m3z5s3UbtRcr169QaMBwFcHATyoFR0POTm5L15k37h+s1vXoQvmrUy8kxAZFcmL4PN4&#10;/Pj42NkzF82zXB4bF3Mp4Ir7Pi9vb1/rhWu8PI9JpZLQsPD167Zazl1mZ7stNDRMIBCIRKKDB44c&#10;9j7GfIIfERGxZ/f+C+f9JRKxt/exkyfOnjhx1nrhagf7HTweTygSqnRx48fEylet3Eh1iFIOurt3&#10;76HLlwI9PX0WzF9pu3ZLSEgoLXzvnoODBowzGDJx546916/fiI2N8fU5RQukah/wOCwSCWNjY3GE&#10;fxYE8CVCAA8AJWJ6wAcFXWvXWtdjv3diYoJYLE5JST7ue7pLp4HHjp2SyaQjjacunL9KLBGLROJb&#10;t0Js1261tFi2wW47nUDpBMfnKwJvOi1ud9w9z3LZJoedND0uLnaR9Vojw8l0Po2JkZ86dW7zJufg&#10;4Os0J50ot21xtbRYvmyJ3ZUrV5k8m5YTFha23nbr4kXrzp3zHzt65nzLFTEqPeBjY+W0ZB3tYcHB&#10;N6RSqVAoFH0sNMd+dy/fY6eY3uG0wNOnzu1y3U9PpMof9z1jtWAVLY22jrm3PVVv9+4D167dcHHe&#10;N2/ucqo2c0J33Laru9bQKWbzTxw/Tcun0/fgQRPOnr1Ay2zfpu/SxeupcRSXGTxeJD9SHiObMd2a&#10;zuN0UXH16rX97p6nTvrROX3vngNM/u24dRe10orl9sxg9QJBNDXmwYNH8pP1/2fvTuBiWv8/gN8o&#10;WbJky4/ITqFFlGgPoUUkoiIqW/bsVMhOdlkq2alUWqxlad/3fZNKJUlSoZmJ/9Mc5je3meT+f3eu&#10;ufmc1/t6ZTpzznNOXc9z5nO+zznndMnby5e8/fp1dw8Pbw8Pn3Vrdx4+dCo6KpqV2bMC+KNHSNt0&#10;yOiCnD2nMy5Pgp5dvnyTDDP2kGFMWARprfttb51pJhpqhkcOnX765Fl6etpt5jBjzeodZHiTlp5G&#10;fhBFRcUI4AF4CgE8APADBPAAAK0flZ3s2LHjjz/+EBUVvXz5Sk1NLXmF/DtPpzdQMTxZh/j48XNd&#10;3SeCfEG98jtfE1KfJh896kjOW7t27fbscaDOGxnHk56L/YzhdAEAn0MADzxF/T7QaLQzp51lRmt5&#10;et6lJlxNSkrMyEhLT2+soktKTCR/ujhfHSOloaykrzrJYM+uoyEhoZM1jSZrGK1YtllNeda0qQuC&#10;n4fk5+fO0l+80HRVdnZmbGxccHCIkoLO4UOncnOzl1rZjJWZqjPNZKmljYaa4VQtY7I+6+mq3wL4&#10;7fvHy0+PYz7ofbLm3Mlac+caWi2z3Dh+7PS5c5aS1w/sP6Eycaa6yuyd2/dFRESePHFBerSWyfyV&#10;5gvXjJbScNh9ND8/D3MF/SUI4FuEAB4AWsQewB85fCYkOPThg0Dy58YN9tO1F4SFNVbAGxosWbN6&#10;O+lPAwOfaGmQDnTuyuWbJynp6+ssZGbwiU+fPJs22VhD1XCZ1cZJinpTNOdGRUVt3rRbZ7op6Zpv&#10;3/ImvbDNBjuyJukQzUysSedoZbFeT8dMSVHXz/deRkb6gweP1FUNp042tmS+Trr1TTa70tJS/xTA&#10;7z85YbzO48dB1ITz1Mzt0dHR5FtrVm3XUJ2dkpISHd34zJcFxsuN5y17UZB3+tRFsikjQ8vFi9aQ&#10;L3bZHcrOznr0KEhBfrruDNMF85ZbLF4/aqS6zXr7hMQE0pXLSU+ZqbfI5eLVzKwM54uXDfQWkS7+&#10;nNMlaSlNLy9f5tT00ezDjMTEBHKAHh7e48dOU1OZPWmCvvWKLclJSWSPExR0yTBjqtY8VWWDewEP&#10;s7IyyUmbNdOcKsFPSIgno4JtWxwKXuZbWW6QHa01XXv+8qWbVCYZTJ86P4x5a+B/hxmNAfwZxXEz&#10;yLHHRMdoqs0hY5L5xsuXWm0cJzeNHCxZ0/niFTKkmaiot37tTjJKOXniPDnnZiaryNmWHq25f98J&#10;ssfCwiIE8AA8hQAeAPgBAngAgNaPmhiW/Ms+f/6CP5iLouIEJ6fz0dGxtbV1zCT+C9d/6lkJPZUx&#10;UzHz71M3Tx0pOQkWFhbUeVNTUz9//mJmZjbX00UWcrrIKWJF8r/PuQIAPocAHniKuqYjwwl7u0Nj&#10;pDTDwyOY+XfC/fuPzpx2PnvG5dxZ16tXbiUnJ5E/xXpIHzl8KikpKSE+fsWyzeqqs8nKBQX5ERER&#10;k5T016zaXlRcYDjLwnzhGiqADwkOVZk48+iRMzm52dYrtkgOV70X8KDo1cvQkDA56Sm2Ow82Tjkb&#10;wyWAT01NmaiopzvDLD4+/lVJ4WW3m403B3j4FBYWmJuttrLYQHb05Okz6VGau3cdefkynxkPOA8f&#10;PCko8NlfusgFBPAtQgAPAC369gz4x0/lZKaMlZk6cYLeREVdBfnpQwYqXTh/OTs7KzY21nDWEtJR&#10;5uZlLzFfq6lumJiUWFCQFxERqSg/Y/3anS8LX6xauXXCeJ2w0PDCohdPnjzTUp9z+7bXzh0HSMfq&#10;4e49Xn6azXq79PQ00nUeP+Y0fuy04Ochb96UFb96ablknfHcZbm52WtWbydbIN1ocfHL27fvSI1Q&#10;3bxpN3sAz5yG/YzUcNUZ2gv0dRfq6ZjN1Fs4RWuu7c4D6RlpZHfyslPdb3tlZWUGBDyQHaN184Zn&#10;VFQUOZy9Do7l5aXlb0pv3fQkuyaDBDJgGCwxgbQ5MzOD7M7O9qCSgm54WDjZi6aa4TmnS2QkQGze&#10;uHuZ1UZypNu37VOZNJMcV0ICGUTEP3jw+L/DjMu3yMDD29t/tKT6yuWbyRggNS3VdscB0vU/fx5C&#10;3ksOQXe66TyjpXl5OWSPc2ZZUAF8fEI8GYrs2Lav4GX+UiubYYMmBj5+UlRUQPZCDmSX/SFyumJj&#10;OAL4R0HkhGioGurrLCSNIcMMMsIZOlDJz+9eaVnx2tU7DPQWlb8pefw4SHKYyoH9J168yCMjDccj&#10;Z0eNVPf3v19WVobhNABPIYAHAH6AAB4A4LfAzOAZNBrd1fWSlNQoKk4WEBDo2bOntLSMjo7usmXL&#10;HRz2ubldDgp6kpSUnJubX1ZWTsamZMzKtReg0Ri//KD+mfNGTlp9PW3z5s0dOnSgzpuwsLCsrJyp&#10;qZmtrd2lS5eDg0PT0zOLil5VVX0gV9GcNzHU1/8W5woA+BkCeOAp6pqu4UvDbvvD0qO+BfBpaaln&#10;T7tMGK+jrDRTdoyWspJ+aGjYtau3B0lMCAkJI9+NjIxSUtQ9dPBUZmZ6WFh4Xl6O7Y4D8rJTX77M&#10;nzPbkjOAz8vPWbJ4nfmiteS9UVFR6elpa1fvmKG9IDEx4U9T0H8P4MlqCvLTbXceyMvLJt8KCHgw&#10;VnbqjesemZkZJvNXLDJblZOTdfLEhYmKek+fPKfq2+Lj4+XltE+ddEYA/5cggG8RAngAaNG3CvjA&#10;p2OkNDZusL/ket3prCvp/haarlJS0PXw8E5LT52lb75hnW10dLSayuwD+06QHi08PDw3L5u8OFnD&#10;KCMjnXRqWzY3ztAeERGZmJhIutqkpMRtW/cqjp8xdNBEfR0z0vcxH3aebG62WlPNkGyEdJSHDpy0&#10;WLxu+JCJZO8ztE22bN6dkdE4U3pKSoqRoWWTZ8CTrpb03XIyUw4dOOV0xvX0yYukuz957Ly7u3ds&#10;XCzpnbUnG1uv2FJSUrTX4djECXqpaamXXK7JjNbasmm3wx5He9tDB/efkBAfv3/fcdLtDh6gSMYG&#10;5NBIO885XSIdd/DzkODgEDWVWUePnE1jPhXeQM/8zGlnMjzYvn0/GVRQAXxyctLZMy5kfeYwY/IE&#10;BR3SYG8vP/JK4wbTUlNTU2bPXLzU0iY3N5uMTMhg4+TJC2RYQgYh69faGhosYVXAa6gZbt+2j2x/&#10;ifk6k/krs7Iazyo5h1YWNtOmzs/MyiBHzRnAk1fI2Gbf3mNkX2Qo4ud7b+QwFR9vvxcvcpcv3aw7&#10;wyw/P+fUyQvkRJFBDtkRWT8sLEJVedae3UcqKiownAbgKQTwAMAPEMADAPwumFkyg/wjXF1d4+R0&#10;Xl9f/z//+c8fzSydOnUaOnTopEnKhoaG1tardu3aff78BS8v79DQ8MzM7Hfv3jdTM9+YNzc0fIvn&#10;WbXg/+pycCqDJ4dGjn3jxo2Kiort2rVrcrratBHo2/c/CgqKs2cbrl277vDhI1evXg8KepKRkVlV&#10;Vc31RJGzRKc3sJ8lTGIPALyDAB546tvvA412zslVZrSW+23v1NSU6Ojo8PCIx4+CQkPD9jocayzI&#10;Cwu/euWW5HDV4OchKSnJpGOVHTPlzGnntPS0iIiI7OzMfQ6OoyXVXxTkGRk2BvCZmY0feZOVqQA+&#10;Pz9n8aK1jTPKpiRHRUWlpqVu3eKgqTaHKoPjDOBTmBXwu+wOky2TFRoDeJmp1697kL+azF+5yGx1&#10;fn7uXgdHLQ2j589DyPqxsXGkzVoacw4dPE1+5/FL/vMQwLcIATwAtIg1Bb3UCFXni1dzcrKSkhJJ&#10;Z0e6OelRmiuWbc7KyjDQW2SzwT44OERZSf/0Kefk5GTqjjS7nQdIdxYbGztBUdd2xwHy3qjIKNIt&#10;Mqdnz9i+dR/pfDdv2q04brqL81XSRycmJhrPXTZJUc90gbXx3KXGRksXmqxau3rno4eBkzWMdu86&#10;QrYcGRlFOmgzE+tVK7eyB/CZmekH9p+coKBDmpGekU46ZdLhpjC3Se3xwP4TZCPk6xnaC7ZudnhZ&#10;+OLUyQtjpDSMjZaRnRrPW0Y99uXq1dtkF1LDVcnYIC2NbCLZ6eyl8WMbA/iQkFB1ldmk68/Nzfb3&#10;uz918jzSsKyszIvnL4+W1PD08CHrU8OMR4+CyJ979zjKjNYke/Ty8iUNu3nDM6VxqBCtr7vQZr1d&#10;WmpqdFR0cnISOXYyGnnw4DE5h7MNllBHREYQVAU8FcAvW7qRnJ/IiEiy69XW27TUjajRCNcAfpKS&#10;/qEDJ0ljyMbv3vWXHKHq7e1X8DJ/xfLNejPMXrzII8MMDdXZwc9D4+PiyU+HDIR0ppvabLCreIsA&#10;HoC3EMADAD9AAA8A8Hsh/+QyGA3MEnZ6SUlZXFyCr6/f2bPntm/fYW6+aPLkKSNHSvbpI9apUycB&#10;AQHOYF5AoE2XLl369+8/atRoTU3NhQsXbd267cyZs97ePuSaND+/gGyzsrKqru4TZ+k86VZoNMan&#10;T00fmv5vueykukUyXs/IyLx16/bu3buXLFmirq4+ZMiQ7t27CwoKcp6uzp07DxgwQE5OTl9/5tq1&#10;644fP+HtfTc5OaWo6FV5eUVNTV2TinmqXP7jR9YM9sjjAeDvgQAeeIp62E119YeIyIhJE/QXGK/M&#10;ys5MYS7ZOVkvC/MPHTw1TlY7JCT06tXbksNUnz8PSU5Oio6Omaw5d6ONfU5OdmxsbH5+7irrrSoT&#10;ZxYWvpgzy2LxojUvCvJSU1MCA58qyE93PHqWWYu2YbbBEio5yMhIN5m/wnSBNdkU1wp45hT0us0F&#10;8OYLV+fkZl9yvS4nMzXA/wHZWnJyckRE5MhhKi7O15gXuXgM/M9CAN8iBPAA0CL2AJ50T6RbJB0Z&#10;6Z4yMzOUxusstbQhX8zSN1+3ZmdiYsIUrXmbbHbn5eXGxMS+eJG3ZNHaaVPnk45Sd4bp8qUbc/Ny&#10;qH5w+9a9N2947Ni2b4a2Cen1Nm/aTbpC0h2TTa1Yuol0qdk5menpaTk5mffvPTp14gJ5l+EsiyXm&#10;a3NysphPVU/S1124dvWOjIy0PwfwJyYo6IaGhmVlZaalpZItUEhvSzro4OBQxXEzdtkdUlOZ5e3t&#10;SzZ147rHODltX997pKmNcXVS0vFj5x4/DgoNCZMaoUYVrDcN4FVnnz51sbDoxaGDJ+fPW076erLx&#10;mOgYedmpSxavJ6clLbXxLaRPLywsOHzoFDlp0dHR3l5+E8Y3BvBJSYmkPQuMV8ybY5WXn0MNM3bZ&#10;HyajFHIg5BwazlpCtpmakkw2Iys9mQweCl7mL1m8jhwvNWwgzTaeu2yB8XJyvD8I4A9+D+B97wY0&#10;CeALCvJcXK5JDVcNCnxK1iGeBD2Tl9U+fszpzZs3GE4D8BQCeADgBwjgAQB+O+Qf3o8fP1PV8Fwr&#10;sysr36WnZwQFPb1585aj47FNmzabm5vr6OgoKCgMGjRIRESkubp5QUHBfv36KSgoGhgYrFix0sFh&#10;r4uLq7e3z7NnwcnJqUVFr+rqPnHukXQ35OKTTm+gKsKp5vFh6fynT42N4Zxknk5nkEMLD49wd/c8&#10;evTYunXr580zVlVVGz58eOfO3M9V586dR48eTU4pOUsHDx66evX6w4eP4uISi4qKqaCL6/lpcnJQ&#10;MQ8APw8BPPAUFcBXVVUnJSW6XboxZpTmEvO15p4ZWwAAIABJREFU7re9fHz83dxu7Ni+f5Skht4M&#10;s4SEePLdEUOVg5+HJCQkpKam7Nt7fNRIdVfXa2Fh4eecXKVGqu11cGx8CKuljZKCrp/vvUePAtev&#10;tR06aOKJ4+ezc7JWW28b0HfcMUcnsv7p0xdHDlVxcb7KfDBtDCsV2L5tn7ysNhU8TBivY297kLyx&#10;MYD3fyAzevL1a+7Z2Znz5y1fZLY6PT2NvEVdZZaRoWVg4JOnT55ZLl4/TlY7IjyqoQG/5H8BAvgW&#10;IYAHgBYxA/ivgYFPGx+7vnH3tSu3XC5ecXO9vtTKZrDEBNLfkT5upu4i65Vb81/k2u08SDrQK5dv&#10;hoWFnT3tLDVc9cC+43n5OSeZtebnnC6RDo70uZLDVUl3TDri6domsbGxUVHRKpNmLmY+5MX9trfk&#10;MJUd2/aFhoSS3lZ14kyjOVZZWRlnzjiTLTtfvEqucPfsPjKg3/gtm/awPwOeNOPg/pMyYyafOH7u&#10;sut10khX56sE+eL582DS4aakJK9auXVQf0XzhavJ1+QtpNOfqbdo2mRjf7/7UVFRmzbsGjVSzd//&#10;AenNyaiAVQF/9qwr6cGfPQuOjIxUVTYgnT7Z46KFq+1sDzXW9DdOiZ/s4nJt5DBVK0ub2+6Nw4xL&#10;l27s2EaGGeq6M0wTExM8Pe8qyE+/ecMjKTmJDAMunL9MzoDj0bOhoWG3bnrKjpm8cvmWgoI8h8YZ&#10;dzSuuN148uTZPodj/fqMJefzRUHe8qWbyNcnT1wgx370yFkyLCFnmOyUnDrWfX5HDp0eJzftETOA&#10;J2OVA/tPpKVTFfAB5Fi8vf1evsxftnSTznRTcpJDQ8PVVQ2N5y4PCnz6JOgZOSHyslOfPXteUlLK&#10;YGCuHQAeQgAPAPwAATwAwG+KFeVyoj5GbzLJPJ3OePv23YsXL5OSUoKDQwMC7jk7u+zatXvp0qW6&#10;urpycnJiYn2EhYW51s3/8YeAqKjo0KFDFRQUp02bTtXNnzp1+s4d7/DwyJcvi2pq6rhm26wEmkZj&#10;sAfPVCT/z1+vkj1SM8Y3Uf+9Pp7VYDKsLywsJufq+fNgT0+vo0ePrV69Rl9/poyMjKgo93J5ERGR&#10;IUOGKCkpzZxpsGrVqiNHjrq7e0RGRpeVlXPugrUjZsX8Z+TxAPBjCOCBp6iRA/l1ioqKSk5O8vTw&#10;MZ67TEF+hrKSvtRwtVGS6hs32AU+fpKdnel26brMaC0ykEhMTKQ+y7a3O6SqbDB18jyyst2OA7Gx&#10;sUlJiffvPdJUM5SX1dZUb3wsq/YUY2oe2uVLN6kpzzLQN5+sYTRRQZd6fGzc94UqTbOzPThRUa9x&#10;CvqUFDVlA4fdR6lStnv3HiqMm3HjhmdWVuZC01VWS9anpqYwX39kNMdKXWU22eMM7QW3bt3Jzc35&#10;jAfA/xUI4FuEAB4AWkRVwAcGPlUcN32MlIac9GQ5aS3pURqk4ztx/Dz1vJV5c6w2rLOjnvOyY/t+&#10;lYkzqQ6UdKZxcY0dYnxC/N49juoqs2ZMMyHf3b/vBOn1Nm/cPWvm4sYp5dNSL1+6MXqk+sULV9Iz&#10;0s+du0T62Slac0knuMB4xdOnzxOYC9mawrjpaiqzDfTMdaaZNM7inv7fAD49I+2Yo9OoEWqyY7TY&#10;jZZUv3HdnfTvqWQvbjekRqiePnWRukmObPPx4ydmJtakSaRP11AzJA3IyEgje5Qd03hvHBXAnz/n&#10;NnGC3pMnz9LT09avsx0ycMK6NTv1ZpjduO7BDPLJGCGWbMrD3Yd03BPGNw4zJIerjpbU2LxpN1Vl&#10;7uHhQ3ZBunIq+CeNcTxyRkPVkJwlsuU1q7eHh0ckJCQ+fx6ir7tQepQWGU6sWLZJX2+R7Y79BQV5&#10;S602KinqGegvnqxpRDZOhhnUcIV9mHHsqNMkJb3Ax40BPDlvRw6dpirg/XzvSY/W9PHxJ9tZZb1t&#10;9szF1JQAAf4PDA2WaKnPUVedrTvd1MvLl2ynqKiY9AjoKAF4BwE8APADBPAAAMAFlTQTrNibRmM0&#10;99x3Or2BrFlTU/fqVWlUVIyPj6+T07mdO22XLLHQ0dFVVFQaNmxY9+7dm8nm/2jbtq2oqOioUaOm&#10;Tp1qbr6YvNHJ6byvr19wcEhiYvKLFy/fvn1Hp3Op12cwvrA3lb21/3AgTd0NwGpAczcTkBfJt6qr&#10;azIzsx8+fHTxovOOHTtNTc00NSePGTOmd+/ebdq04Tw/QkJC/fqJq6iomJmZkZPj6nqJvDc6OjY3&#10;N6+ysop6oECTmxXY24OKeQCoRwAPPMYK4KOjo+Pi4qiP0Z89C/Zw9ybCwyPS09OSk5NimUtkZFRc&#10;42f4cdTH6GTlsLDwO553Q0JC09NT4+MbH5LKfPRs5O3bXoGBT1JTU2JiYsmWU1JSllrZLF60hqzj&#10;5eX7/HkIeS9z/Tj2JTo6pnEXzIV8ERMdQ31N7ZoqYiNbi4qKpl4k+yKtfXD/kY+PPzXdbkZGxi8/&#10;pf8uCOBbhAAeAH4G+bciMTEpIiKSqXEhvSHp6ag7xqj+K5rZr7E6UE8Pn9DQMFYHSv4kfS553f22&#10;F+mIUxrf2KTXS6I2nJDwbbOk+/P3v0+6wqSkJGoL5PWnT5+TXpi8j+woKioq7s9LTExjVxvBscSy&#10;dclkp6yb5MjLZL9kF0FBT93dvcm3SOPJYIC83tg1x8SyNkv2RbWB9MgPHzwO8H/o53uPmueG1ZtT&#10;w4zn1DDDwyc8LLzJMIOtGY1ng+yODDPIEZE3ksMh301MTCS7IO8N8H9AFbhHRUaRNZda2jQ+2iYl&#10;+Y6nb0hIWFp6WhzHQh07tQfSWlbbyEYiIqjGfzvh5AvyV7J94l7AQ1/fgMa7E1JTyM+0uBgBPABv&#10;IYAHAH6AAB4AAH4K85/res5Ml3yLRmPQ6Q0MxheuCT15Y0lJWVpaekhI6N27vm5ulw8cOLh69RpD&#10;wzlKShMHDhwoLCzc3Jz2HTt2lJCQkJeX19aeZma20MZm4+HDR69evR4YGJicnFpRUdncTqkompq2&#10;/Zck0E3uYKD2S52ohgbOpn6prKzKzMwODQ338rrr5HR+27ZtCxaYqKio9O/fv23bttzuWhDs27ev&#10;vPw4HR1dK6ulu3btdnG59OjR4/T0zA8f6qjD53pCSDOQxwP8hhDAA0+xAviYmGjmZ9ONH0snJSVR&#10;HzonJiZQn4lTn1AnJCSwfYzeuDIz9iarJbJWY2bzjQFAUvK3MCA+Po6ss3jRGiNDy+SUJNZmOT8Z&#10;J6uydkHVC7K+Rd5C/Y39deqzcioYIC9GR0dnZGTW1+M3/C9AAN8iBPAA8DPIvxVJScnUk9RZS+Oz&#10;z2O+9Y+k+yKozqsxSE5KTElNoTpQVqdGBczMQJ3qWP/UMzK/29gNUmtSM8YnpyRT32JtgbyX6haZ&#10;7/1vT8rqaslGEjkW9j6XvbtnbZy0iTSYfCsmhsuogLybbJYaHjSunJyUnJxIhhOcEThzmJHIPsxg&#10;32CT2XHIK2xnI5bV9TceeHIytV/yWnp6mvnCNbP0zTMy0pOZm2UP/pscO9u4gsshs35M/z1w5kmm&#10;1o2KiiwufoUAHoCnEMADAD9AAA8AAH8b1szw7MXonLPZUwt5vbb2Y2VlVWnp6/T0zEePAl1dL+3Z&#10;47Bs2XJdXd2xY8cOHjy4e/fuXOPnP5jPm+/ateuAARITJ06cO3fehg02jo7HPTzuREREkq0VFBS+&#10;fVv5+XPT56lTCxmI88OJYo/nSZM4G0m+9fbtu+LikujomNu33Q8cOLh06bIpU6aOGjW6T58+7dq1&#10;41ouT04aWUFPT3/dunUnTpz09w9ISEjMy8t/86aCSuA4fxC//DcHAHgNATzwVJMAnv3Tdq4Z+U8u&#10;f3ovs3hu2xaHdWt2sj74/nuX2O91+aiA/6sQwLcIATwA/AxmAJ/0l7rO/6Gb/TXLX2pwbGzcD87G&#10;j7/b4k7Z30u+Tk1N2brFYbX1NtZD33mxxMfHR0VFIYAH4DUE8ADADxDAAwAAb3FOh86qm/9B/TpZ&#10;qqtrc3PzIyOjfH39XFxc9+8/sHbtOmNjY3V1jZEjJbt169pc3byAgECvXr3GjJGeMmWKmZnZpk2b&#10;jxw5euXK1fv3H8TExL98WfTp0+fmdkqViVOzuDeZ0J6nl8dNKuapcvnmzg95vaSkLDY23s8v4MKF&#10;C/b2u5YssdTW1paSGtWlSxeu50RERERSUnLKlKlLlljY2dmfP3/B19efbOHVqzKus+WT/ZLXSRuo&#10;Z96jYh7g3w4BPPBUcwH83740lqol/7Vk4q8uCOD/HxDAtwgBPAD8jP9HAP9vX2KYy69uReNCznpq&#10;akpaWgpPTz8CeIB/BgJ4AOAHCOABAIA/NfvI+U+fPldUVL58WZiRkRUWFuHu7uHoeHz9ept58+ZN&#10;nDhp0KDBPXv2FBbmUh1OFYiT7w4ePFhefpyenv7y5SscHPZeuuT26NHj1NT0wsIiMih///4D6Zs4&#10;9049cr5JJP9LrpnpdI5Z7L9+pdHob9++KygoTElJe/jwsZPTuc2btxgZzR03bnzfvv06dRIREBDg&#10;nEWgd+/eI0eOVFfXWLx4yZ49e69evRYWFp6X96K0tKyqqprsi/MksEfyv+oMAMBfhQAeeOp7AF8d&#10;GRkZw8slOTk5IyODOXUtrxbmg2nTMAX9X4IAvkUI4AHgZ5B/K0gf1/iY999jiY2NTWcuv7oh/9zC&#10;fFR8eFERngEPwFsI4AGAHyCABwAAPtVc6fyPn/tOozFKS8vi4xPu3Xtw6ZLb/v0H1qxZN3/+fC2t&#10;yTIyMn379uU6czurTHz48BFqauoLFiywsdnk6Hj82rXrAQH3IyKisrJyysvf0ukMrjulisWJemZS&#10;xfnU+b/90pqzYr65qf7JUlNTl5mZHRj4xM3tsoPD3mXLluvpzRw/fry4uLiQkBDX2xQkJCRUVdVM&#10;Tc127rS9cOHi3bt+4eEROTm5VVXVTfbCPPz/ThuAinkA/oQAHniNdAQfPtSmpaVl8GzJzMz09/e/&#10;cOHCs2fPs7Ky0tPTebEXstmCgoJffj7/XRDAtwgBPAD8DPJvRXZ2No86OH5bSLeenJx8+fLlS5cu&#10;paamkr/+6hb9Ews5zNTUlNevyzGcBuApBPAAwA8QwAMAwL8Je/DMNeem0Ricz1MnS309jYy28/Ly&#10;4+MTnj597uXlffLkqc2bt5iamqqrawwbNlxEpDNnjThbpbiYpKSUsrKygcGsFStW7Nnj4OJy6f79&#10;B4mJyeXlFVQEznW/X9lK53lXON4kj29So0/OSZPUnDS1qup9fv6L2Nj4x48Dr1y5umvX7oULF6mp&#10;qfXr169t27bcTkLbPn3EpKWlJ0+evGiRuZ3dLldXt8ePg/LyXtTWfuT6GPuvqJgH4BsI4OEfwOqM&#10;eIROb7C0tGKGlxfJ7yR1Zx4v4Nf7r0IA3yIE8ADwk3jak/IP8g8gGU++elXas2fPzp07k0t1ctHK&#10;urRv9dBFAvAaAngA4AcI4AEAoLVhlc5/+h5If2J+as+1QJwqmierVVfX5OXlP38ecvu2u6PjMRub&#10;TQsWmEyePGXs2LEDBgzo1KlTc3Xz7dq169u3r4KCgoHBLGvrVfv3H7h69drDh48iI6PS0zNfvSqt&#10;qanj3DW13/of3lLwN16ZN9lLPfMjYM6FNIk0gFyZREfHenreIedhzZo1s2bNmjBBafDgIR07cj8J&#10;3bp1k5GRMTAwWLt23fHjJ72974aGhqWlpZeUlH3+XM/1doTvP6PPnHcM/PLfH4BWCQE8/DOo+WB4&#10;hHSd5uaLSb/j5HSe/E5Sd5jxwi8/jf86COBbhAAeAH4ST3tS/lHPfNgZuWDs2LEjuaCurKwi/0L+&#10;PodPw2ADgMcQwAMAP0AADwAAv4UmkTwV+lIfhtLpDQSDy+zyjcuHD3UFBYUJCUlBQU89Pe+cO3fB&#10;zs7e0tJKR0dXTm6smJgY13pxsggICIiKio4YMWLSpEkGBrOsrJbu3Gl75szZO3e8Q0PDc3Pz6+o+&#10;kq62uXnjGxoa43DSQs5Cf16cjU/M6f2Z54HLDP/kW8XFJeQkPHoUeP36zcOHj1hbr9LV1ZORkena&#10;tSvXwyevS0pKamhoLFhgsnHjppMnT3l5eUdHx5aWvia74HrIVDb/CZPYA/AAAnhoBUjPuHjxEtLF&#10;kL6YeRFa/8ubBBQE8C1CAA8AwI4ampaUlHXu3FlYWPjt23cYXgLA3wgBPADwAwTwAAAA33AtnafR&#10;uJTO0+kNtbV1FRWVxcUlubn54eGRHh6ex4+f2Lhx0/z5C1RVVSUlJfv27SsiIsJ1Wvu2bdt26dKl&#10;X79+srKyOjq6y5Ytd3DY6+rqFhj4JDk5NS8vv6ysnFwYMBjcqtSZe//HTsX3inkuk9jX1n4kFzCF&#10;hcUpKal+fv6nTp3esMFm9mzDcePGSUhIdO7c5Y8/mh67kJBQjx49hg8fPnWqNjnqgwcPubt7REXF&#10;5OTklZa+JhvkeiPCL//FAGgFEMBDK8AWwJ9HAM9XEMC3CAE8AAA7VgBPLpnbtWuHAB4A/l4I4AGA&#10;HyCABwAAaBaVQ7OiaKpYnFU339Dwg/r1LxUVlenpmc+eBXt43Dl71snefvfy5SsMDAwUFZUGDhzY&#10;vn375ua0FxZuN2CAhIKCgp6e/tKly2xt7U+fPuvu7vHs2fPU1PTy8ooGrtPHf4+rqXieVUf+t5SS&#10;cz5jnpr4t7mGkKuarKwc0uCbN28dPeq4bt0GIyMjJSUlcXHxNm3acLsjoY24eH8lpYlz5861sdno&#10;6HiMvPH585Ds7NyamrofHGmTGQKoT/wBgBMCeGgFEMDzLQTwLUIADwDADgE8APAUAngA4AcI4AEA&#10;AP5+dDr3aJrB+FJdXVNSUpaTk5uYmPTw4WNnZxd7+10WFpba2tNGjRrVs2fPH2TznTp1EhcXJ6up&#10;q2uamZlt3brt9OmzPj53Y2PjCgtfMS8nauqZj9PjuusmqTzPPuDgEsyTQUV1dW1xcUlGRlZoaPjV&#10;q9d37dqzaJG5qqrqgAEDyHE1N4/94MFDlJSUjI3nb9u2/cKFi48fB+Xk5JWXV5DTSKM1fWwA2QuN&#10;+Rh7zGAP0AQCeGgFEMDzLQTwLUIADwDADgE8APAUAngA4AcI4AEAAHiiySzuVOk8VTXeXN08eZ2s&#10;9uJFQUREpLe3z7lz5+3s7JcuXT579mwVlcZp7Xv06MG1gpy5CPTq1VtWVm7GjBkWFpa2trbk7R4e&#10;noGBT+LjEwoKCqura7julyolJw2jHjlPhfRNMuy/+lFIk2kDqM+Xm3/0e0NpaVl0dMydO94nTpy0&#10;sdk4f/4CdXWNESNGdunSpblgXkZGVl9ff9Wq1UeOHL1x4+bjx4GJicmvXpXSaE3vP2AdYP23iQHY&#10;K+bxEQ/8LhDAQyuAAJ5vIYBvEQJ4AAB2COABgKcQwAMAP0AADwAA8A9he8b8Z9aE9qwkmNLcvO61&#10;tR9LSl5nZGRFRcU8fhx448atQ4cOr1mzxtBwzoQJSv379xcWFm6ubr5Dhw79+w+QlZXT0po8f/4C&#10;tjneg3Ny8t6//0A95b25+eSpj0L+90i+yST27Nshl0ZNdkq+W1JSlpaWHhIS5uXlc+zYCXKwM2fO&#10;lJaW6dq1K+fT5anpAYYMGaKkNHH27Nlr165zdDx+545XbGx8eXkF2R05sZz3H5BXyIGjYh5+Bwjg&#10;oRVAAM+3EMC3CAE8AAA7BPAAwFMI4AGAHyCABwAA4C+srPp79Xxj6Xxz5eMNDaQnpdfVfXr79l1K&#10;StrDh4/c3Nz27dtvbb1q9mxDNTW10aNH9+vXr3177vG8oGDbzp07jxw5UkND09jYeP36DUeOOHp6&#10;3gkKehIdHZOZmfXqVSnnU9jJlUw989N26h6CJv4fOX2TinnyBdfjJfsl3yLXTjk5eY8fB7m4uO7c&#10;abdwofnkyVNkZGT69OkjKCjYdFoAAYGOHTsOGTJES0tr8WKL3bt3X7169fHjwJiYuNzcfOYHPX+6&#10;74BOb/j0qelxsU/aj0+F4F8KATy0Agjg+RYC+BYhgAcAYIcAHgB4CgE8APADBPAAAAD8jq10vp4V&#10;e1N5MI3GoNMbCK716+SS4+3bqpycvOjomAcPHt24cevEiVObN28xM1uoqaklKSnJrCbnvrRt27ZX&#10;r16jRo1WV1c3Mpprbb1qzx6HCxcu+vn5x8TEFha+Ig1rbi79r8y6+fpvU77/N5L/+RLzJsfLfrCc&#10;5fKkGe/evc/OzgkNDffxuXv+/IXt23eYmJiqqDQ+YJ4cCLc7DwTFxfuPH6+gp6e/bNlyB4e9bm5X&#10;goKeZGVl19Z+5Hpc5EWyd87JAH75rwfAz0AAD60AAni+hQC+RQjgAQDYIYAHAJ5CAA8A/AABPAAA&#10;QCvRpI6ceuo8g/GFM04mK1dX15SXvykqKs7MzA4KenrlytWjRx3Xr98wd+5cRUXF4cOH9+nTp0OH&#10;DlyzeSEhIVFRUQkJCQUFhdmzDdesWXvo0OHr128EB4empWUUFBSWl1eQvTcXY1OPY/8bj5T8Sac3&#10;vQGhvp5WVVVdWlqWl5cfGhp29eo1BweHJUssNDU1R44c2bu3GDkKznJ5ERGRfv3EFRQU580z3rJl&#10;6/nzFx4/DkxNTScHVVlZRVrOeUT/++EA/AMQwEMrgACebyGAbxECeAAAdgjgAYCnEMADAD9AAA8A&#10;ANBqcZbOkz+pzzWaK5qnFgaj4fXr8pSUtCdPnt66dfvUqdM7duy0tLTU1dWTlx8nLi7OOdk7axER&#10;ERk2bLiysoqRkdHq1asdHPZdvOjs4+MbFhaRnZ1LRhrN7ZQMPBiML1Sezf6o+J+Z+52zYp68yPXm&#10;A+roSkrKYmPj/fwCLly4aG+/y8LCYurUaVJSUp07d+Z6UF27dh01arS29jRLS6tdu3aTIwoIuBcf&#10;n1Ba+prreaSOpZ5jDgB8qAS/CgJ4aAUQwPMtBPAtQgAPAMAOATwA8BQCeADgBwjgAQAAoCnOgvLv&#10;0TWjqup9cXFJVlZObGycv3/A2bPntm3bvnDhIg0NzWHDhomKirZr145rhi0gINC1a7eBAwfKyclN&#10;mzbdyspq9+49Li6uDx48TEtLLykpe/v2XW3tR667purmmeH65/89zOa6i/p6Wnn527y8FwkJSQEB&#10;ASdPnlq3bv3MmQajR4/p3r07Z7k8WciR/uc//yEraGtPW7Fi5aFDh93dPePiEl69KiXHQtrJmf8z&#10;GF/YI3k8VB7+MQjgoRVAAM+3EMC3CAE8AAA7BPAAwFMI4AGAHyCABwAAAC44Suc/1TNryrmOClgL&#10;WTM3Nz8kJMzT0+vUqTPbtm23sLDQ0dEdP15h4MCB7du3b65uXlBQsF+/fgoKijNnzlq5ctW+fftd&#10;Xd18ff1CQ8PT0zNfvy6n0ehcg3kGo/HR7DQagwqzWaXzP0642Y+O+vj7B/MBkGPPzs4NCnri5nZ5&#10;zx6HpUuX6ejoyMmN7d27d5s2bTiPpW3btv37i6uoqJiamu7YsfPCBee7d/0iIqLy8l7U1NRybp/s&#10;mnUIVDzPntD/8t8EaB0QwEMrgACebyGAbxECeAAAdgjgAYCnEMADAD9AAA8AAAA/hRVas09o/z0n&#10;/hZ10+kNnLO+kyuf6uqaoqLi1NS0sLCIe/ceXLrktmePw7Jly3V1deXkxvbq1att27bN1c136yY6&#10;dOgwRUXFGTN0liyxsLW1PXv23N27vtHRscXFJbW1H0kDmrszoKHhW+k8q6lcU+0mdxs0qVDnrJgn&#10;R1RZ+T4vLz8mJu7Ro0A3Nzc7O/uFCxepqakNGDCAa7k8OUAxMTEZGZkpU6aYmy+2t9/l6nopKOhJ&#10;bm5+TU0d2RfZJmf7ya6pSP7TJ+Tx8D9BAA+tAAJ4voUAvkUI4AEA2CGABwCeQgAPAPwAATwAAAD8&#10;nTifOl/PvPjhOpygpmSvrf1YVvY6NjbO19fv3Lnzdnb2lpZWurq6EyYojRgxomfPnlzjeQEBAWFh&#10;YTExsbFjx+rq6i1btnz37j3Ozq4BAfdCQ8OSk1MKCgorK6vodAb7HsnwhpVqc2qudJ75V1bF/Kf6&#10;egbnfQbUPPlkI+TSLjo61sPjjqPjsTVr1hgYzFJSUho6dCjXB8wLCgr26tVLXl7e0NBw/foNJ0+e&#10;8vG5GxISlpqaVlxcQrbWJPgnLflxs3/5LwDwJwTw0AoggOdbCOBbhAAeAIAdAngA4CkE8ADADxDA&#10;AwAAAG9RYXaTVJ4KTmg0Bp3ewGBwPi29cSHvKikpS01Ne/48xNvbx8XF1cFh34oVKw0MZikoKIiL&#10;iwsKCjY3p33nzp2HDh2qpDRx5syZlpZWO3bsPHPmjKenV2hoeG5ufm1tHRWZc12oOeFZUTd7JE99&#10;KsR5ONTrzR3L58/1RUWv4uIS7t9/ePny1X37DixdunzatGlSUlKdOnXi2v5u3URHjRo1ZcqUhQsX&#10;bdu2/ezZc76+/vHxiRUVldwbzYznyflktgoz2ENTCOChFUAAz7cQwLcIATwAADsE8ADAUwjgAYAf&#10;IIAHAAAAvsDK6f9cOt90BELGJ+Rb7969Ly19XVBQmJCQ5OcXcP78hZ07bZcssdDW1paWlh4wQKJb&#10;t27N1c2LiIiIifWRkhpFVl682MLW1u7ChYsBAffJpnJy8l69Kn3//gPntPPUwmB8+elj+e+E9uSV&#10;Jqk8uRqsrf1IrgCLioqTk1P9/PxPnTq9YYPNrFmz5eXHSUhIdO7cmTSVo1xeqEePHiNGjCAtX758&#10;+cGDh9zdPaKjY7Kzc8nZIBvkmsr/8p8s8AME8NAKIIDnWwjgW4QAHgCAHQJ4AOApBPAAwA8QwAMA&#10;AACfYo/k2WvNaTRGc0XzzIS+8QHtmZnZISFhd+54nzt3fvfuPdbWqwwN5ygrqwwbNozrVPDUIiws&#10;PGDAAEVFRX39mUuXLrOzsz9z5qy7u/vTp89SUtLKysqbTGj/56i7sW6eajZ76Tw79nsLyMqctxdQ&#10;CxmQpaVlPH4cdOXK1YMHD61evWbWrNnM1qeOAAAgAElEQVQKCgp9+/bleldBu3bCgwYNUlFRXbBg&#10;wZYtW0+ePOXh4UkOPzc3v8kk9t9P0bdyedJU9jkJ8JlXK4YAHloBBPB8CwF8ixDAAwCwQwAPADyF&#10;AB4A+AECeAAAAGhtuGbz5EXqAe15eS9SUtKePQu+evXagQMHV6601tPTHzt2bJ8+fTp27NhcNt++&#10;ffv//Oc/kpKSKiqq8+cv2LRp04kTJz09vSIjowsLi8vLK6qra6gPkjgX6lH37JF8k2fMN0GuFTnS&#10;/S9k+8XFrzIyskJCwq5cubZr1+5Fi8xJY/r3799cs7t27TZ48BAlpYnz58/ftm3bxYvOgYFBubn5&#10;VGtptKY3E5BTVF/PaNLOX/7ThL8FAnhoBRDA8y0E8C1CAA8AwA4BPADwFAJ4AOAHCOABAACgFWpS&#10;Ok++ptMbmiua/x6TN5SWlickJN67d9/V9dK+fftWrVptZGSkpqYmKSnZvXsPzjnh2aLurlJSjY9s&#10;X7TIfNu27cy6eY/Hj4PI1goKCmtq6rjusaGhMZtn1c2zitGpAnqWHzeevF5eXhETE+ft7XPixKmN&#10;GzcaGxurqqoOGTK0QwfuwbyIiMiYMdK6unrW1quOHDl68+atwMCglJRUriX+ZPt0emO5fD0ziGUv&#10;7v/xbQTAVxDAQyuAAJ5vIYBvEQJ4AAB2COABgKcQwAMAP0AADwAAAL8FKpJnpfIs3+u8qU/GuaTc&#10;nz/Xk6u17OzcmJi4J0+eurt7ODoe27DBZt48YxUVlUGDBnfo0KG5bL5jx479+/eXkZHV1NQi669b&#10;t+HIkaM3btx8+vR5dnYOGXfV1X0iAyEGg8t+qTntWZk3pbb2Y13dxyb5N+fbyQqvXpWmpqaHhITd&#10;vet37Njx1avX6unpjxkj3aVLF66tJa8PGzZs0qRJenoz165dd+zYMS8v7/j4xIqKSqqRnBPmUx+T&#10;oWL+XwEBPLQCCOD5FgL4FiGABwBghwAeAHgKATwA8AME8AAAAADfcD51nqo+5zoWYk7Y3pg6vHv3&#10;PiMj68mTp1evXj906NDateuMjOZqaGjIyMiIi4t36NCBazYvKNi2S5cuw4eP0NTUNDEx3bx5y4kT&#10;Jz08PMl2YmLisrNzy8rKqUjjz6n8FzJwalIlX1v7kaipqaOQV7i2mfpUq7q6Jjs759GjQBcXV1tb&#10;24ULF2lpTZaWlu7Tpw/nA+YFBAQ6deo0bNjwKVOmWFpaOTjsJccYGPgkLi4+L+9FZWUV+y0LzFr5&#10;Bs4KflTM8wME8NAKIIDnWwjgW4QAHgCAHQJ4AOApBPAAwA8QwAMAAAD8yPfSeSqSZy+ap9PpDAbj&#10;C2dpOJWUv3tXlZOTFxUVc//+g+vXbxw7dnzTps0mJiYaGpojR47s3LlzcxPaCwkJ9e3bV1ZWdsqU&#10;qWT99es3HDx4+MqVq48ePU5KSikvr+Baqc+eglOF6eyRPJVUkW9xrbavrKzKyMgKDg7x9PQ6c+bs&#10;5s2b580znjBBSUyszx9/cCmXFxYWHjhw4MSJEw0NDVetWn3w4KEbN26GhIS+eFFAo9G5NoycJRqN&#10;QRX0o2L+l/waI4CHfzsE8HwLAXyLEMADALBDAA8APIUAHgD4AQJ4AAAAgP8Vq3Seqp5nztlO41qG&#10;TqPRq6tr3rypKCp6lZmZ/ezZ82vXbhw6dHj16jWGhoYTJkwYNmxY795iwsLCXLP5du3a9ejRY+DA&#10;QUpKE+fNm7d+/QZHx2Pu7h5hYREZGVkvXxZVVFR++tS0bp6VzdfXM+r/XOhPZfOcqTxZ7d279yUl&#10;ZTk5ec+fh7i5Xba332Vubq6mpj58+PBevXoJCgpylst37txZXFxcSWnC/PkLtm/f4ezsEhT0JC0t&#10;o7CwiGyN84RQtwv88h/f7wABPLQCCOD5FgL4FiGABwBghwAeAHgKATwA8AME8AAAAAA80SSSp8q+&#10;65ll6FyL5qnl8+fPL18WxcbG37//4PLlq0eOHN20afPChQunTp0qKysjJibWpk3TieK/599/9OjR&#10;c/To0ZMnTzY1NbWx2Ujee/nylYCA+9HRsfn5BTU1H5vbKYPxhUZjsOrma2s/UqkA13L5z5/rCwoK&#10;w8Mj79zxPn36zLZt20nzNDW1RowY3tx8+z179hg7Vl5PT9/a2nr//gNubpcfPHiUmJhCroG5VvOz&#10;gnmqYp59Evtf/mP9l0IAD60AAni+hQC+RQjgAQDYIYAHAJ5CAA8A/AABPAAAAAAfodO5Ty9fX0+r&#10;rKwqKnqVkZEVExPr43P31KnTmzdvWbBggYqK6qBBg7t27SYkJMQ1/xYUFOzRo8eQIUPGjRunp6e3&#10;YsWKvXv3u7ldCQx8kpWVXVb2+u3bdzU1dXQ6g2sWXl/PYE/BaTQuq5ERXXn5m9zc/Li4hLt3/Y4f&#10;P7FmzVpdXT0pKSlRUVGuDevQoYO4uLi0tLSOjo619aqjRx3v3PFOSEgsKSkj7amr+8iZzVPPmMcM&#10;9v8PCOChFUAAz7cQwLcIATwAADsE8ADAUwjgAYAfIIAHAAAA4CPU/PDsU8T/oBidlZKT/8jFZGZm&#10;dnBwyK1bt48fP7Fly1Zz88Xa2tPGjh0rLi4uJNSOazbPnNZeSEJCQklp4pw5c9asWXfw4OHLl6/4&#10;+weEhUWkpWWUlr4me+fcJbmgpYrmWWX9X5ppIDkE0rDHjwNdXS/Z2++2tLSaPn26jIxMz549m7td&#10;gLRHTU1t4cKFdnb2zs4ufn7+UVHR+fkFtbVcivgbGhqDedKY+u8V86yQHp/isf9eIYCHfzsE8HwL&#10;AXyLEMADALBDAA8APIUAHgD4AQJ4AAAAAH7HHsmzT2jPXgjO9ZHzDEbDu3fvCwoKk5NTQkJC/fwC&#10;Lly4aGdnb2FhMW3adGlp6e7duzc3p32bNgLku0OHDlNQUNTR0V28eMn27TvPnj3r43M3KiqmuLik&#10;pqaOGR4wOGfUZ81p//Fj4zPmm9Syk+++ffsuNzcvOjr24cNHLi6uO3fuNDExVVZW7tevH+fT5cki&#10;JCREviUnN1ZbW5s0fs+ePW5ul58+fc6cWr+O7ILrA+ZJG9hP1+/8oR4CeGgFEMDzLQTwLUIADwDA&#10;DgE8APAUAngA4AcI4AEAAABaA87SeYJG45KOs1JwsmZNTV1x8avIyGhv77tnzpzdvn3H4sWLZ8yY&#10;oaCgOGzYsF69erVtyyUOZ9bNtxMTE5OVHaujo7N06VJ7+13Ozi7+/veCg0OTklJevHj59m1lk8nq&#10;yTUwaR71gHnOinlqennSnpKSsoiIyNu3PQ4fPmptvUpff6ai4oTBgwd36tSJa7l8795i48crGBkZ&#10;bdy46cyZM76+fqGh4Wlp6a9elVGZEPshU8+5b4K6reHz59ac0COAh1YAATzfQgDfIgTwAADsEMAD&#10;AE8hgAcAfoAAHgAAAKDV4lo6T322RaMx6PQGBuML16njyZrFxSVpaRnBwaHe3nddXS/t339g1arV&#10;s2cbKilNlJAY2K5ds3Pai4iIDB48RFFRUVdXz8LCcvv2HadOnfHwuEM2lZ2dW1NTx/2OgOaX2tqP&#10;BQWFMTGxAQH33dwuOzjstbS0mjJl6siRIzt06MC1Dd279xgzZszUqdqLFpnv2LHz/PkL/v73kpJS&#10;KiurmtsLORX1zBipVVbMI4CHVgABPN9CAN8iBPAAAOwQwAMATyGABwB+gAAeAAAA4HdHhfSsnJ7g&#10;WjpPBodknaqq6rKy1y9fFiUnpz548NDFxXX37j3Lli3X1dUdO1Z+0KDBPXv2FBIS4gzF27Zt06VL&#10;l759+44ePWb69OkWFhZ2dvYXLlwMCLgXH5+QnZ1bXFxSWVlFRoYtRvJ0OqO6uqa8vKKwsDgxMenu&#10;Xd9jx06sXbtu5kwDOTk5CQmJzp07CwgINGlAx44d+/TpM2bMGF1dPWvrVY6Ox+7c8YqNjc/JyS0t&#10;fV1TU9fkZgTyN3Jy2Cf8//d+LIgAHloBBPB8CwF8ixDAAwCwQwAPADyFAB4A+AECeAAAAABoilU6&#10;z5rQniqdp9EYzRXNU0tNTW1ubn5kZJSfn7+Li+uBAwfXr98wf/4CTU3NUaNG9+jRs02bprk4tQgJ&#10;CYmLi48fP15XV8/S0srW1vb06TO3b7sHBT1NSkopKSklrWoxmP/KnOj+9euKxMTkBw8eXrrktm/f&#10;/pUrV82caTBu3DgxsT5t2rTh3HX79u2HDBmqrq5uamq6des2st87d7zCwsLz8ws+ffrczF4a58xn&#10;TWjPqpjn288NEcBDK4AAnm8hgG8RAngAAHYI4AGApxDAAwA/QAAPAAAAAH8bcqHLdej46VP927fv&#10;Xr4sSk/PiIyM8vT0On78hI3NxnnzjJWVlSUkJLp06dK2bVuu2Xz79u379OkzYsSISZOUjY3nk3cd&#10;O3bC0/MO2U5BQWF5eUVVVXVd3afmdk0WGo1RWVlFVk5NTX/+PNjNzc3Ozt7U1GzSpEni4v24Pl2+&#10;bds23bv3GDp0GFnHxMR0xw5bF5dLT58+y8t7wcqtm9yI0NDAvxXzCOChFUAAz7cQwLcIATwAADsE&#10;8ADAUwjgAYAfIIAHAAAAgL8NZ+n8p0/UhPbNpuNkzEm8ffsuNTU9MPDJtWvXjxw5umGDzYIFJlOm&#10;TJGTkxMXFxcWFuaazZOlV69esrKy06fPsLCw3LnT1snpvKfnncDAoNjY+NzcF2SzP9g1WUibCwoK&#10;g4NDr127ceDAQWtrawODWRMmKA0cOLB9+/acuxMQEBAT662goGBkNGfDho0nT54mu3v27Hlqatrr&#10;1+V0OqPJoTFPy7dzQp2QX1IxjwD++28m/Cw+nNEBATzfQgDfIgTwAADsEMADAE8hgAcAfoAAHgAA&#10;AAB4iIrxWAn0x4/fEugmITSdzvHMeeZ88lVV1dTz5kNDw/397zk7u9jb77K0tJoxQ0dGRrZnz55c&#10;Z5Uni7CwcL9+/caMkVZVVZszx2jNmrUHDhy6fPnKo0eBaWkZb9++q6mpIw1gMLjsl7Tn1avSxMTk&#10;J0+e3r7tfujQ4ZUrrWfMmCElNUpERITz6fLklW7dRIcPH6GsrDxnDhXMn/Tx8U1ISKqoqKQilgaO&#10;/VCfM/4zFfO/cwDf+Lv3uZ719AT4GQ1fyO9nA/XT55+fNQJ4voUAvkUI4AEA2CGABwCeQgAPAPwA&#10;ATwAAAAA8AXOp87TaAyuz5tnVpYzams/vn//obCwKDIyysvL+8yZs9u37zA3Xzxt2rRx48YNGTJE&#10;VLQb13i+bdu2Xbt2lZSU1NKabGa2cOvWbSdPnvL09Hry5Fl0dGx2di7zQ8CmgTm5hid7JJfuCQlJ&#10;Pj6+p06dtrHZOGeO0aRJk4YPHy4qKsoZzFM7kpKSmj59xooVKw4cOHTrlvuzZ8FkCwUFL6uqqptU&#10;55PjZVXJs/vfK+Z/wwCe+kUif1K3PtTVfSQtLyt9U/qqHFpU/vpt1bsP1K8Nnd5A3THzy3/oCOD5&#10;FgL4FiGABwBghwAeAHgKATwA8AME8AAAAADAp1iRPNuE9t8qxWk0Bp3ewGB85ZrQkxVKS1+npWUE&#10;B4fdvevr6npp374D1tarZs+ePWGC0oABEu3ateNaN9+2raCYmNjo0aPV1TWMjOauWrVq3759rq6X&#10;Hzx4lJSUQi7aue6ONCwv70VYWMSdO96nTp3ZsGHDrFmzx40b17Nnrz/+aJrKU9X5AwcOnDhxoqHh&#10;nNWr1xw6dPjmzVvBwaEvXryk0ehcx94NDY05KFUxzx7J//yZ/K0CeNI8ak4FOp0RGRG/d89JM7O1&#10;hoZW07RNpk6eDy3SnbHIyGi5leXm8+euv8gvpO56If/T/dqfOwJ4voUAvkUI4AEA2CGABwCeQgAP&#10;APwAATwAAAAA/Lsxx5N/Kp2vZ15yNxm+ksEtWaeq6n1ZWfnLl0WpqWkPHjxydb20Z4/DsmXL9PT0&#10;5OTkJCQkREVF27Zty5mat2vXrkePHoMGDZo0adK8efM2bNhw5MjRGzduhYSEZWVll5a+rqv7+Ofd&#10;fampqXv1qjQ8PPLy5Ss7d9qampoqKysPHTqsZ89egoKCnNm/qGj3gQMHKiurmJqakfVdXFyfPHma&#10;lpZBWvv27TtyUE2OiE5vYNV5/ziP/60CeNI2BqPh/ftaH59Hc+cslRyp1klkWPfuoyQGKAwfrjxy&#10;pCq0aOjQSeL95DuT89Zj9Dj56WvX2MbFptBo307vr/rJIoDnWwjgW4QAHgCAHQJ4AOApBPAAwA8Q&#10;wAMAAABAa8N66jx7Kk/VzTMYXzgfx85aqqtrc3Pzw8MjfXx8L1503rt3n7X1KiOjuaqq6iNHSoqK&#10;inKtmydL167dRo4cqa6ubmw838bGxtHx+I0btwIDn6SkpJaVvWGf0J6MscvL38bFJfj5+Z89e277&#10;9h1mZgs1NDSGDBnavn17zi0LCAj06tVr3Lhxs2bNXrNm7eHDR65dux4YGJSSklZR8e4Lt5J88hqd&#10;/oVGa8zOWfPYk9dPn279AfxHZmszM/Pnzl3eu7dMz55jxslP37TJwf22X9DjkOiohLjYZGhRRFjs&#10;g/tPnZ1vLjZfP2TwRHIaBw9Usrc/Vlv7kbqR5Zf8cBHA8y0E8C1CAA8AwA4BPADwFAJ4AOAHCOAB&#10;AAAAAL7hrJunFjLcraiofPmyKD09MyIi6s4dr+PHT9jYbDQ2Np40Sbl//wGdOnXifAY8FZ937dp1&#10;wIABsrKyOjq6y5cv37//wM2btyIjo968eUvt7gtzSMwMxd8WFBQ+exZ84YLzxo2bDAwMpKSkunTp&#10;wvVJ9u3btxcXF5eRkdHR0Vm1avXRo45eXt4JCcklJWWVlWQ0/4n9WKiR/dmzV3v1GmNn5/juXVVZ&#10;Wfnr12+qqqpbPCf/ogD+E/NaIyI8TmHcjK7dJGVlpzoeOV/x5m2zN1xgaWlhMBjpadnLrTZLSCh0&#10;7z5q4cI1b968I79avyT8RgDPtxDAtwgBPAAAOwTwAMBTCOABgB8ggAcAAAAA+C+qdP7jx8+s0nka&#10;jdFcME8tDQ1fKyurUlPTAwOfXL9+4/Dho+vXb5g/f76W1mRpaZm+ffsKCQlxrZsnrw8aNEhVVdXE&#10;xGTr1m3nzp339fUPDQ1LSUkrLCx+//4DGZGTXZeUlIWEhF27dsPBYa+lpaW29rQxY6R79OjBdZvt&#10;2gkPGzZ8ypQplpZWZP3Ll6/cu3c/Kirm1avS48edxcRkDx48T7b54UNtVVU19RkE52wBzAntv81p&#10;/28J4KkLjcT4NDmZqb17y5gsWJWT8+Ir8+YDsjDIzxDLX1wYDMbX73dv+PsHKk8yEBWVMjNdW/Oh&#10;lkb/Bc+DRwDPtxDAtwgBPAAAOwTwAMBTCOABgB8ggAcAAAAA+BH2fJoVUX9PqWnUZ4V0OpeEnlz2&#10;V1VVv3xZlJKSFhoaFhBw7+JFZ3v7XVZWVtOnz5CRkenevTvXunmydOnSZfDgIePHj9fR0V250vrw&#10;4SO3brlHRES9fFlYUVFZVlaelZUTGxsXFPT0+vUbBw4cXLFipbb2tKFDh3bs2JFzm4KCguLi4v37&#10;SwgJicjLT9y509bJ6Zy/f0BGRmZNTS0ZzLNPkk8t5FqARmOQw6yt/djQ8DU2NomfA3jysyANflVc&#10;pqUxl1xobN28r4H5pAFmitzw9Ue3T2D50UJ+hxnMmxfI1wUFxTrTzXp0H7Vjy8EvDV+ZF3H/6K8B&#10;Ani+hQC+RQjgAQDYIYAHAJ5CAA8A/AABPAAAAADA/4oMaJnD2j/VkTNL57kMpKlsu7b2Y3V1TWFh&#10;cWRktLe3z5kzZ3fs2GluvnjKlKljx8oPGjSoa9euXON5YWHhgQMHamhoLl682N5+l5PTOU/PO0FB&#10;T8PDIxMSEmNj4x8/DnR39zh37vzWrdvmzZunoqIydOiwjh07cW5KULCtmJiYoqLi3LlzN2/eeu7c&#10;uXv37kdGRmVmZpWWvqaG7lT4mpKSMXy4ysyZS8rL35IjJY1nPV2euheBuh3hbz+xrFsfWjr/NHJW&#10;N27Y3b376EUmq+tqP7JajuVvWahq+OSkdDk5bXFxeX+/wK9/5TLwb4EAnm8hgG8RAngAAHYI4AGA&#10;pxDAAwA/QAAPAAAAAMATVH18k9J56rNFGo1BpzcwGKwh958Wsk5JSVlKStrz58FeXt4XLlzctWvP&#10;8uXLZ86cqaCgIC4uLijIfU77bt26SUpKaWlpmpiYbNy46eTJ0+7uHnfueBH+/v7Llq3r0mXAlCl6&#10;ZFPTpjXOYy8q2p3rdkRFRceMGaOtrb1kiYWtrd3ly5ednC70HyCnr2/+4UPt1+/TkrMW8jdyOKTZ&#10;7JE8a3qA/wWdzqitrftx2kpd0sTFpUiOVB0+TCUpMY0VGGP5GxfqlJ497daj+6hZBhZv3lRSOes/&#10;BgE830IA3yIE8AAA7BDAAwBPIYAHAH6AAB4AAAAA4FdqktNTkQxn8TYZnJN1qqqqy8rKqWntHz58&#10;5Op6ac8eh+XLV+jo6EpLy/Tv379r165t2rRpEqi3bdu2V+MiJiTUSVpafunSZRs3bt63b7+zs8vN&#10;m7dOnDi5Y8dOK6ulM2caKCsry8vLDxo0uFMnkSYbERAQaN++w6hRo8hqa9euI++6e9c3Pj4xL+/F&#10;69fldXWfmtxMQA6BNJg9j/9Lp4V69ryb2xXSpMzM7B+EVR/rGsO/zRv3dhYZvptcYnDcH4Dlb1mo&#10;s1r59t306ab9+sp7eQbQ6XTy8/3H/k9BAM+3EMC3CAE8AAA7BPAAwFMI4AGAHyCABwAAAADgL82V&#10;ztNojOaK5qmlpqY2Nzc/PDzy7l2/ixedHRwcrK1XGRrOUVZWGTZsWIcOHbjWu3ft2lVSUlJDQ9PE&#10;xHTDBpuNGzetXbuOvNHKysrc3NzU1MzY2FhBQbFduw4CAk2jfbKIiIiMHDlSS2syWdnW1u78+Qu+&#10;vv7R0bHFxSU0Gp1bjvuVHAU5FnJEHz9+ai6hJ6+TlS0srMguBg0aFBBw/ytzboAmlx7kFTq94V3l&#10;+xkzzCQkFCPC476i/J1nC53e+AM97ujcscNQ252Ha2vr3r17/4/9f4EAnm8hgG8RAngAAHYI4AGA&#10;pxDAAwA/QAAPAAAAANAaMB85zz2cr639SMb5e/ceFxUdbmW1/tq1a3v27F250nr2bEMlJaW+ffu2&#10;b9+e83nzIiIiQ4YMGdO4SEtKSnXs2K1PHwlDwzkmJqZz5hhNnTpVSmpU9+7dO3XqJCws3OTtQkJC&#10;vXv3HjFihIaGpoWF5d69+2/cuBkREVVUVFxRUfnhQy2d3rTGn8H4wl4xX1PTOPP89OnTqQp+shw+&#10;fISZATPYk1cq+Qt+Gined9ys2RbkG19RAc+zpYE5M0NsdNKwYcrTppnk5b189+79P/ZJFgJ4voUA&#10;vkUI4AEA2CGABwCeQgAPAPwAATwAAAAAQCvBKp2nqufr6j5RISWVdl+8cLN3b9kDB841NDRG8jU1&#10;ddQ072SprKxKS8sICnp67dr1I0eOrlmzds4cIzU1NSkpqd69ewsJteMsfG/Tpo2YWB9ZWTk1NfXJ&#10;kyeTleXk5AYNGjRgwIAhQ4ZISEj07i3Wrl3TN5J39e8/QFlZZcECk61btzk5nff29gkNDcvKyn73&#10;7j375QaN1nihQgXwQkJC1Lz68+cvKCsrJ6+TQ6M+paUK5d3d/YQEJVav2vn1e5U2Fl4s1CUi+UmN&#10;Hz9jlJRGYkLa+/cfKire/TNZOAJ4voUAvkUI4AEA2CGABwCeQgAPAPwAATwAAAAAQGvGnOn9Mxnb&#10;nz7l1rPnaDs7x8rKqrKycuLdu/fUZ52c9ehfG8udv5AV8vML0tLSXVwu9+0rKSMzacuWrRYWltra&#10;08aMGdO1azfOYL59+/Y9evTow1y6devWuXNnCYmBUlKjyDJo0CARkaaPlidLx46dBgyQkJWV1dLS&#10;WrhwoZ2dvaur26NHj6qra6ZO1aYq4Nu0aUP+JF/Ly49LTU3/+pW6jqBRyZ+rq3vHjkN22R0lXzPo&#10;mH+e18uXSZMMBg1Uio1J+vChpry8oqamjkZj8Po3GQE830IA3yIE8AAA7BDAAwBPIYAHAH6AAB4A&#10;AAAAoJWjPuU8c+Zyr15jdu06/v79h/LyCoJ8wb4Oe+k8+ZNGY5ArAmrW8YyM3JEjNYzmrKit/Uj+&#10;SqtnkHU+fKgtLX0dExPn4+Pr5HRux46dZmYLNTU1ZWVlBw8e3KtXrw4dOnDObE9e6d69+8CBgwYP&#10;HiQm9q1KnutqwsLtqdCdtVB/JVv28LhD2kZaSCV/Tk6XO4sMP3a0MZfFA+B5ulAXidO1TXr3kg4P&#10;j62pqS0re8P+i8Q7COD5FgL4FiGABwBghwAeAHgKATwA8AME8AAAAAAArdzPBPBc30XU1X1qaPga&#10;E5M4dOgkg5mLKyre0ekN9cyieQaD+8PW6+tpJSVlycmpT58+c3f3OHPGydbWztLSSk9PX0FBccAA&#10;CUFBIc46eEFBQWFhYWqqeSqAFxLishqVwZM1t2/fXlv7kZpF38npSmeR4Y5Hzn1FAM/jhfqR60w3&#10;EROTiYhoDOBfv37z9u0/MQs9Ani+hQC+RQjgAQDYIYAHAJ5CAA8A/AABPAAAAABAK/f/C+ApVMId&#10;F5c8bJiygYFFZeX7Jp8AAID/f5Ayx/P/LZ0nyIvNBPN0ssfXr9+8fFmUnJwSEHD//PkLtra2ixcv&#10;0dKaLCkpKS7ev2fPnh07dqJieM6yePYMXlJSKiMji5o8HwH8P7ZwDeArKirJz53Xs9AjgOdbCOBb&#10;hAAeAIAdAngA4CkE8ADADxDAAwAAAAC0cjwN4LnursmE9uQL8soPiuappbKyKiMj69mz5zdv3rp4&#10;0UVXV5cVt1NLG+YiINAYz8vJyb17976+vjFu/7sC+IaGhh+17y+u9g8vpEnU8wJ4vZevHAH8mzdv&#10;EcD/zhDAtwgBPAAAOwTwAMBTCOABgB8ggAcAAAAAaOX+4QD+/4dGY7DiYxqtscHOzs5//PEHayJ6&#10;ZvTeWBMvIiKyfPmysLDwjx8//y9T0FOJfxnBrwAAIABJREFUdZMo/Qtz+flA+uf39b9vlkHOEO8j&#10;9h8vCOCBEwL4FiGAh/9j7z7Amrr+PoDHVW3VavXfauusA8WF4gABFQGVpYgCLhw4wIkTt7j33htF&#10;VHAreygismfYe7lAZJSpLH1/yal5U1GDIzWm3/t8Hg2XO07uuTk34ZtzLgAIQwAPAGKFAB4AJAEC&#10;eAAAAAAAKfddBPBlQl3ni4tLaaerV69ht3sXRO9t27ZbvHhJYmISS4LL3n6++NQAvqqK91HnyeNn&#10;pjMsphovnDR+nsmURUsWbbh44Xpubr4gZn7zNqRnk2D1CG5sUlKaYDHBMu+N2NmK4eHRxhPn2992&#10;Ey6hIJV/u/o/cm7BfgWb3bPruO2lW2wLwvtiuygpKfXzDS4sLKLHV+3sLdfuEl7gnadAa1efWZMJ&#10;ATxUhwBeJATwAADCEMADgFghgAcASYAAHgAAAABAyn0vAbygtLSL/PyCvn37sY7v9G/r1q23b9+R&#10;kpLKj59fs8HtacnPDeB5qXN8XFLzJt1WLt92+ODZ7VsPL1uyUa6HutbwiWmpj/jLvNtnXZBVqw81&#10;umhzgx5UVFS8E2BXz7MrK3lztmw+0L7NgHGGs1+9Knvzj4D/H2G/INEX3rXg8cTxczes3yM8R3in&#10;7q5ew9SMWAB/57bbrh3H/v+3r/+xKV66/77t12RCAA/VIYAXCQE8AIAwBPAAIFYI4AFAEiCABwAA&#10;AACQct9XAF/2Ns+ztNzA4XD69Rtw+PDR/PwClv6y28kLLfn5AXxSYuofLXrHxSYJ1nr2NKuH7NCF&#10;5pZv3t7ovbCwOC31UWpKRm5uPlsrNydPXm641RnbN297otNhTE1Jp8WokNWicd6Pz7NeqCjp3bjm&#10;pKw46t5dnzdvU/nCwqLi4hLa7KOMJ48fPauoqBAk3GWvyh49epqclPY8K1sQ6k+ftnjHtsP0IOvt&#10;TLZwft5fr16VnT1zeegQg9TUDCp3aelLlsSzxehH2tSLF3m85V//fQSePXuelJSWl/eXyMMlPCGA&#10;h+oQwIuEAB4AQBgCeAAQKwTwACAJEMADAAAAAEi57y6AJ7QXK6vzhw8fYUFyRUUVlaR65volAXxi&#10;YmrLX+ViohP5269kM22sr/fsNvTx42f8j0k+wzUmDB1soKw4arCK/hU7e5q5c9thmY7KWsMn2Vy4&#10;Tj/euuU6dIih2hADJQVdjaFGbm5eb97m7oId3bjuNHCALj2RxQvXm86wEMw/uP/0pg37Vq3YpjVi&#10;kmJ/3a2bD7LCP370bNKEeUqKo2izA/ppbdtyiG1tqrH5nl3Hc3PyDMfOCgwIYzPz8wvM5685dvS8&#10;wZhZ8nLDJo6bm5uTb3v5lvm8NWwBJ8e7+nrTqWxDBo3Zuf0ozSkvL1+/bo+6KhV77CBlfZsLN97U&#10;uB88AnioDgG8SAjgAQCEIYAHALFCAA8AkgABPAAAAACAlPvuAvjy8sri4pd5efn8tLjyI1Hrlwfw&#10;sbGJb97eJf0Nb1z65F8ad42LS371qmyIiv7qldufPcsqLCpevWpH397DaYHc3PwBfbVOnbxEj9PT&#10;Hg/oq71713F2ME1nWozQGP9GaCB69plqpM7UNat20IPbt1xlOipnZWaz365etb11S/nLF28WF5W4&#10;OHt2aKvo5xvC+6g1dfEo3WnJSWmFhUVX7Ox7dhsawY2h+VOMzbdsOkAPjCfMN5u1nG3EzdWre1fV&#10;kpLSC+evDh1ikJiQQjN37jiqNWISPfD3C5GVGXzs6PnSklJHB4/OHZR9HgZdsbujpDgyLzef1tq5&#10;/Qg9BSpADTN4BPBQHQJ4kRDAAwAIQwAPAGKFAB4AJAECeAAAAAAAKffdBfBl/Ay+oqKK3ej9I4t9&#10;9QA+KSmt5a+9wsOiy8srHjwIqKzgbe3Fi9xdO44q9NMpKSmlHwcO0L16hdcb/tmz536+wWz1rKzs&#10;lcu3Dlcf//Y+629e8/vBx8clKymMZB3WX718paM5efuWw38H8Cu304/sMX0Q09Y0vnzpFj81D818&#10;xgvp8/MLHB08+stred7jDVw/ZdKCzRv304MrdvaDlEfn8kePX7hg3cIFvDHzb1x3GqExnj7I0eO9&#10;e07ojZxGD1ZYbBkzesYbfhd/+tf7QcDTp1k2F6737qnhdd/vyZNnNJ/mlJWVizxobEIAD9UhgBcJ&#10;ATwAgDAE8AAgVgjgAUASIIAHAAAAAJBy32MAX0NfPYDnhkf//ptcQnwyPY6KjFu6eOM4AzPtEZMG&#10;KekpKYws4o+Hr9hf59pVB7apoKBw8/lrDcfM0tE0VuinTUsKbuXOHuzYfrhd6wFGBmYGY2ZNnrSg&#10;h6yq5rCJRYXFLB03nWnBtlNUVKKnO+2CNW9Y++zsF7t2HJ04bi5tTWv4JLke6vc9fVkAv3XzwTf8&#10;MeQH9NW+YneHyty186CHD4No5tUr9sPUxhUUFNLj3buOjx5lQg9mmCyhvbwR6pTPP0RVNFNWZrBC&#10;fx29USa+PkFvMAQ9fAEE8CIhgAcAEIYAHgDECgE8AEgCBPAAAAAAAFIOAfw70z8C+JhEthabuX3r&#10;4aFDDMrLK2h+r+5qCxesu2Rzo7CgyMnxrkI/naJC3lDtAweMtLO9zfscdfdh966qq1Zsu2J7p+xV&#10;+TkrO42hRpUVVYJdsH7tK5dvdXO5f+O6453brteuOMh0VLa/406/tVi6adaMZW8D+OKR2lMvXeT1&#10;gNcaMWmM3ozz564kxCdnP88ZOEDXw/3B3wH8loNs+RXLtyxeaHnB+vpInalsAPnr1xyHq4+nOqXH&#10;e3YfH6XL6wG/YN4aNlh9eTnvHEhJSU9Pf0yPX5a+TE3JcHL0mDd7lazM4OBg7pt/hvQI4KHmEMCL&#10;hAAeAEAYAngAECsE8AAgCRDAAwAAAABIOQTw7w3gkxJTW7WUj4tNEqx1/75v+zYDDh+0oscXrK91&#10;aKsgyKQ3bdzfs5vaqzLe7hT66Vy+dJOf1h/q02uYYIPz5qxWHTSWLc826O0d2KGdYmbmc/4yf3++&#10;Gjt6BsvdV6/aLriVe1FR8SidaTdvOCcmpPTtPcLPL4TNt7/j3r2rKm2HHptMWbR969/D14eGRAxT&#10;G0e7O7DvNJtz47rTMPVxhfw++vv2ntQfNZ33yeuMrWJ/ndzcfLaM4VjT81ZXzlldEQT/L17kDlLS&#10;o8X4ZUYAD58DAbxICOABAIQhgAcAsUIADwCSAAE8AAAAAICUQwD/zsTy8tiYxCaNugxWHq05bMII&#10;9XEqA/V6yKquW7Pz5UtemhgVFd+n17D5c1efOnnRYulmrRGTenYbmpCQQr+aNnlhz25qtpdvBwVx&#10;u3UdsmLZlpPHbRYvXK+uaqjQX4fF7ezTlOGYWeMNZ7M9UsHKy3mD0tvfdvupfof0tEe02fFGs1mR&#10;CguKhqiMsTprR49H6U4jtN+NG/bRvtr+0c+Wf294/VHT16zeyTZeVlY+1di8cweltNRHbAthYdG9&#10;e2pojzB+8SJ3545jaqqGLFOfOX3pCI3xRw5bmc2y0Bw+sbCgODIyTq6nxhyzlWdOXZ46ZeHoUSZU&#10;rW9qNgo9AnioDgG8SAjgAQCEIYAHALFCAA8AkgABPAAAAACAlEMA/94UOS/vrwvW189b2VmdsT17&#10;+vLFC9fDw6Je8/ups4Te+0GAxdJNy5ZstD5/NSsr2/6Oe0b6E5qfkfF0185jl/mhuJPTvaWLN9Ji&#10;V684ZGZm377lQgdWsJeLNjejouIFe2T/5ubm21y4lpKSHhQY7nnPhy1cXl7h6HA3Po537/nEhJQN&#10;lntos7t3HsvOznFyvBsWGkXzPdwfhARHsIXp3+3bDutqTxYOzt3dvCzX7aZCRkfF01ps5qtXZXfu&#10;uK1fu/vI4XOCsgX4h65asW31yu301F5k577BPeDhCyCAFwkBPACAMATwACBWCOABQBIggAcAAAAA&#10;kHII4Gs+1eQ+6F84fTzpFhmEV/GnZ8+eq6ka3rzh/EZUmatvsIZZ+0e2hgAehCGAFwkBPACAMATw&#10;ACBWCOABQBIggAcAAAAAkHII4D+UJVf+c3onyRZ8IqLfsIXZHBaBCx6/s4zwFqpvU7Bf+pe2Ifxb&#10;4W3+/4Oq14KN0P8VFby+7/v2nPyzrcKsGcvKy8uFyym04j9KwrbASi1YUuhXn5DHI4CH6hDAi4QA&#10;HgBAGAJ4ABArBPAAIAkQwAMAAAAASDkE8FIzseA8OIjr6OBRUlL65su6s3/GhAAeqkMALxICeAAA&#10;YQjgAUCsEMADgCRAAA8AAAAAIOUQwEvl9C9H78I7RQAPwhDAi4QAHgBAGAJ4ABArBPAAIAkQwAMA&#10;AAAASLn/QAB/vnEjmX3/mQC+qup1RUXlNwzgdbWNW7TohQAeGATwIiGABwAQhgAeAMQKATwASAIE&#10;8AAAAAAAUk7qA/jjx20aN5LZvePom/9GAP8NJ/YhccTwiS1a9PbzC0EAD2UI4GsAATwAgDAE8AAg&#10;VgjgAUASIIAHAAAAAJByUhzAl5Twkr+LF281aNBh7eqd9LiiAgG8eKeqqqqBA0d1kRkUGhpZUFCI&#10;AB4QwIuEAB4AQBgCeAAQKwTwACAJEMADAAAAAEg5qQ/gnRzuNm4oYzZ7xRsE8OKc2EfEF9m5feRH&#10;KPTXiYmOz/+rgE4kBPD/cQjgRUIADwAgDAE8AIgVAngAkAQI4AEAAAAApJwUB/As+Xv4MPjPPwdq&#10;aU2mjzOCnBjTV5+qqqro3/uevu3bK44cOS019VFubj4CeEAALxICeAAAYQjgAUCsEMADgCRAAA8A&#10;AAAAIOWkOICnklRUVOXmFmhpTW71h7z3g4A3uA282KaKigr6d9uWQw3q/7l+/b7S0peZmc+zs3MQ&#10;wP/HIYAXCQE8AIAwBPAAIFYI4AFAEiCABwAAAACQclIcwJe9HYV+y6ZDTZvKLlq4nj5ioAe8OCbW&#10;/T0j/bHyQL1OHZXdnO+XlJRkZmYjgAcE8CIhgAcAEIYAHgDECgE8AEgCBPAAAAAAAFJOugN4KkxV&#10;1Zvk5Iw+vUe0b6/g5xvyhtcJvkrcgfR/aqLPhiyA37nj6M8/dzUxWSwYfJ68eJH7L0SJCOAlFgJ4&#10;kRDAAwAIQwAPAGKFAB4AJAECeAAAAAAAKSfdAXzZ2081+/eebtasu46W8bNnz9/gTvBfdWLp+113&#10;744dlGW6DH74MLCgoCgr6+8APjc3/1+IwxHASywE8CIhgAcAEIYAHgDECgE8AEgCBPAAAAAAAFJO&#10;6gN4/p3gK4uKSqdMMv/lF1mDsaaZmbwMvrKykiXHmD5vos+EVfyJHnve85GTG9ayRe/9+04VFhWz&#10;P2MROpHy8wvEPf58GQJ4CYYAXiQE8AAAwhDAA4BYIYAHAEmAAB4AAAAAQMpJfQAvKGd62uNBKvpN&#10;m3Ybpj4+NCSSfXJhEfJrTJ80Vb0WfH2horLS+vxV2a5Dmv3Sbc6slXl5BS9e5AjGnydFRSUI4P/L&#10;EMCLhAAeAEAYAngAECsE8AAgCRDAAwAAAABIuf9CAC8oalRE/DCN8U2byMrIDFq3dldyUhq/J/fn&#10;9gH/b09lZeXeD/wnT17YsmWfFi17z5295tnT57m5+YLB50lOTt6/cz4ggJdYCOBFQgAPACAMATwA&#10;iBUCeACQBAjgAQAAAACk3H8kgOc9U/7Hm6yn2dOmLm7Vql+jRp37yGuaTF1sdeayk+M9X5/gwICw&#10;f0GAfyj5d/YlDl5e/rdvue7eeWy03vQOHZQaN+4i03nQtq0H/yoozMv7S7jvO+v+/u9ULgJ4iYUA&#10;XiQE8AAAwhDAA4BYIYAHAEmAAB4AAAAAQMr9dwJ4VuCqqtcvX5VZn7+up2vSpk3/n3/u0rJF71at&#10;+rZtN6BdOwWxatu2f/v2ip06q3TspCzufYkPHTQ6XHS2NG7cpZus6qyZy+66eRcVFefk5Apu/c7Q&#10;KfSvnQwI4CUWAniREMADAAhDAA8AYoUAHgAkAQJ4AAAAAAAp958K4FmZ2VN+nPHUyenerl3HTE0t&#10;Jk6YO0pnms6IyeKjPdxYT8dkQF/NVi17ysqo6GhOEevuxGe03nRjY/OF8y1PnbR94BWQk5NXVFyS&#10;mfn8nb7veXl//ZtnAgJ4iYUAXiQE8AAAwhDAA4BYIYAHAEmAAB4AAAAAQMr91wJ4QcnLyqic5YWF&#10;RdnZOVlZ2U+fZj19kikmjx89zXmR5+cb8L/mv3I4nJMnTv+VX/go44n49ig+z549z8p6kZOTV1ry&#10;sqSklB094eidpe//cnyIAF5iIYAXCQE8AIAwBPAAIFYI4AFAEiCABwAAAACQcv/NAJ498ZKS0tzc&#10;fH5mnPviRW5OjrhkZ78oKXlpaGjE4XC0tbULCopevMgRuRYVKTc3Lycnr/qvaAtU7H/OzMnPLygt&#10;fUXPiKpPfM/lBb9gLHevHr3/yyPPCyCAl1gI4EVCAA8AIAwBPACIFQJ4AJAECOABAAAAAKTcfzaA&#10;Fzz9wsLinJy86kHy15KZ+Zw+6Vy5co3D4fz0U0Nvbx/a43uj63e8eMGLumlJFngLS05OKSgoEoz6&#10;zurLycnl6tVr9KC09BXttCa7+FpYSfLy/iouLqWjWl5e+S/XIwJ4iYUAXiQE8AAAwhDAA4BYIYAH&#10;AEmAAB4AAAAAQMr9xwP4Mn5aTGUuLi4tKCjKy/srNzf/K8rJycvPL3j6NFNBQZHD4axcuaqioio7&#10;O6cm69KK06fPuHPHgQrJVqGtUb2kpKQqKSmdPn2GbYp9e6CsrHLnzl20C13dkc7OriUlL4uKSlhy&#10;/3Wf0XvLSYeODiAdxn8/emcQwEssBPAiIYAHABCGAB4AxAoBPABIAgTwAAAAAABSDgE8U15eyZL4&#10;r6uk5CUdol27dnM4HFnZbrm5+XSI6LjVZC0nJxdaS01NXbA8m+/p6VW/fv3atWsfPHiIfqT5RUUl&#10;9GD//oO0fK1anHr16o0erR8SElZVRR/cXtNaIvf4hcq+Ra93YQjgJRYCeJEQwAMACEMADwBihQAe&#10;ACQBAngAAAAAACmHAF586PjQ56aEhMRmzZpxOBw7Ozt+riYiG2YHkNZVVBzI4U87d+6iFUtKXrIA&#10;/tChIzSzXr169O+qVWtevnz16hWvIg4ePExz6tSpU6tWLXrwww8/zJplGhwcRr+qrKwqLX3Fsk+p&#10;hABeYiGAFwkBPACAMATwACBWCOABQBIggAcAAAAAkHII4MWHHR9j48kcDkdfX7+iorKsBtEjS9mP&#10;Hz9Ba9WtW5f+/e23FlFRUSyTq6ysmjJlKj+A/6F27dr0YNKkSVRZ/B7wB/g94GvRfEEM36xZM1NT&#10;s8TEZFqACiCttYMAXmIhgBcJATwAgDAE8AAgVgjgAUASIIAHAAAAAJByCODFhOWOTk6uHA6nadOm&#10;ISGhNQnVWKf5zMysLl260oosSuff2V23vLycfpWbm9+pUycWtPP7u/MSelVVtcLCIpbZs/lsotXZ&#10;j1SAefMWJCYm0xakMpxGAC+xEMCLhAAeAEAYAngAECsE8AAgCRDAAwAAAABIOQTwYjqqFRVVJSWl&#10;KioqHA5n+fIVbAx5kSuyz0SbNm1mg8kLcnR+tHycfhUaGs4RmmrVqsUWGzpUbfnylZxqk6ArvLx8&#10;X1pXWsNpBPASCwG8SAjgAQCEIYAHALFCAA8AkgABPAAAAACAlEMALw4sdNyzZw+Hw+nUqVMN/3bM&#10;jmd8fMLPP/8s3JedBfC//vrbkydPTp8+/U43d8GPjRs3ZksKTzSnc+fOFy9eqqrCEPTwDSCAFwkB&#10;PACAMATwACBWCOABQBIggAcAAAAAkHII4L86dlgSEhJ///13Dodz8eKlmsRp/M8+vLpg94wXdH8X&#10;dGSnf01Mpo8ZM/adAP6dMJ6F7iyJp1/Nnz+ffUarrKyS4lgaAbzEQgAvEgJ4AABhCOABQKwQwAOA&#10;JEAADwAAAAAg5RDAf/XjyQ7pjBmzOByOtrZOZWVVebnoxFGQU9aqVatu3br16tWjf1m4Xpc/1alT&#10;u169H1gSX7t2bf5v/+7v/tNPP3Xq1GnYsOGC6P3HH3+sX78+PXBwcPwvhHkI4CUWAniREMADAAhD&#10;AA8AYoUAHgAkAQJ4AAAAAAAphwD+62Jxo5OTCz8XbxgSEsrP0kTkweye8QUFRf369ReMOf/eSbi/&#10;OwvjVVRUsrNzaC979+5j81u2bOHl5X3mzFl6/Oeff2ZmPqeNS3e9IICXWAjgRUIADwAgDAE8AIgV&#10;AngAkAQI4AEAAAAApBwC+K97MMvLK+mBoqIih8NZtsyihkEaq4XAwOA5c+ZdvXrd2trm8mW7EydO&#10;/fxzk9q1ax85ctTG5tLt2/aGhka02Xr16ikoKN68eXvRokX0o76+Pss416/fSD8uXWqRkpJKPxYU&#10;FCkqDqQ5K1eupB9LSl5+8+MjPgjgJRYCeJEQwAMACEMADwBihQAeACQBAngAAAAAACmHAP4rKil5&#10;ye+Jvp/D4cjKymZlZdHnppqHwbR6VRXvgxb7uEUfwNq2bVu7du3nz7PZ5ywbm4uWlpYFBUVFRSX0&#10;Y0bGoyZNmtauXSsyMpp+tLd3SE9/RFsgbAF3d49atWo1atQ4ICBQuiM9BPASCwG8SAjgAQCEIYAH&#10;ALFCAA8AkgABPAAAAACAlEMA/7Wwo5GUlNS6dWsOh3Pu3PlP7XdeXl5JR49WKS4upR+zsrI7depE&#10;m4qIiKyoqCoqKq2oqKRtVlW9oSVpGfpQpqqqSgtYWZ2j+fRb+hUVg8XPLPicNs2EFhg5clR5+d/V&#10;/c0PlDgggJdYCOBFQgAPACAMATwAiBUCeACQBAjgAQAAAACkHAL4r3skZ86cyeFwtLW16fFnHwpa&#10;kY5kXt5f3bv3oK2FhoazrQnCdcHBP3LkKC2gpaVdPbFj5UlJSWvevDktc+GCjRSnegjgJRYCeJEQ&#10;wAMACEMADwBihQAeACQBAngAAAAAACmHAP6rYCmju7sHh8OpX79+SEjol8TALICnKujbtx9t0NfX&#10;v/rW2MGPioqhBZo1a/b48dPqB5+V6sCBg7RMp06dsrKesy7y3/xwfXUI4CUWAniREMADAAhDAA8A&#10;YoUAHgAkAQJ4AAAAAAAphwD+qxzDioqqkpJSJSVlDodjYbH8CzNgtsHCwmIlJSXaoKenV/UNsmWK&#10;iko0NDT4I95bVx/xnh/k0zLFKiqDaJkVK1a83Y601RECeImFAF4kBPAAAMIQwAOAWCGABwBJgAAe&#10;AAAAAEDKIYD/cixi3LNnL4fD6datW1ZW1hd2NGfhenFxqZqaOm3T2dnlvaFySclLmr99+w5axth4&#10;8ntDu7dd893r1KlTr149X18/qcynEcBLLATwIiGABwAQhgAeAMQKATwASAIE8AAAAAAAUg4B/Fc5&#10;gOnpj1q0aMHhcKysrKr3RP+MbZaXV5aWvtLS0qJt3rp1572hMos2vby869at26lTp4yMx+9djFUT&#10;y/a+8Ob0EgsBvMRCAC8SAngAAGEI4AFArBDAA4AkQAAPAAAAACDlEMB/IZYvzpplyuFwdHR0qqpe&#10;f5VKKS+vpH9Hj9anzdrZXflQqMzuFi8vL0+LOTg4vTe3Y9WUnJzasmVLWsza+j2D1X/vEMBLLATw&#10;IiGABwAQhgAeAMQKATwASAIE8AAAAAAAUg4B/JcoKfk7XKxX74f69ev7+vp/leSMHcPy8qrx4yfw&#10;I/MLH9osSzctLCxosUWLlnyodztbbO/effxB8rs/ffqMPtBJU0qNAF5iIYAXCQE8AIAwBPAAIFYI&#10;4AFAEiCABwAAAACQcgjgv+TQVVRUFRUVDRmiyuFwli5d9rVis3cCuZMnT31oy6wKfH39aLH27dsX&#10;FZVQkapXgaBLvaLiQFpy+fLlUpZSI4CXWAjgRUIADwAgDAE8AIgVAngAkAQI4AEAAAAApBwC+M/G&#10;ksUDBw5yOJyOHTs+f55dVfV1bq/O/xzEqxczs9m08UOHDn8okKPFaKd5eX916tSJlvTyevCh+Jl9&#10;2mI5aL16dQMDg6QpqEYAL7EQwIuEAB4AQBgCeAAQKwTwACAJEMADAAAAAEg5BPCfhz33jIxHLVrw&#10;bqx+/rw1PzP7OrkvHUO2fXPzhbTx3bv3fCSQY0suW8YbhX7VqtVvPnB/d0GoP3PmLFpSS0ubPtOV&#10;SUsUigBeYiGAFwkBPACAMATwACBWCOABQBIggAcAAAAAkHII4D8PixVnzjTlcDgjR44sLy8v+6qx&#10;onCsvmXLto8EciUlL+m316/fpCUHDx5SVcWLn99bErbN5OTktm3b0cJWVuc+lNZ/dxDASywE8CIh&#10;gAcAEIYAHgDECgE8AEgCBPAAAAAAAFIOAfxnYJmihwcvU2zYsOHDhw+/emDGju2qVatpF5aWGz6S&#10;lLMlExOT/vjjjyZNmkRERIpM6/fu3Ueb7dxZJjs752sNm/9tIYCXWAjgRUIADwAgDAE8AIgVAngA&#10;kAQI4AEAAAAApBwC+M9QXl5JT3PQoEEcDmfRokXiSMtYbLl+/Ub+wPKrPt5VnS2sra1DC587Z/3x&#10;hanwVHGKigNpYQuL5dIR9SGAl1gI4EVCAA8AIAwBPACIFQJ4AJAECOABAAAAAKQcAvhPxTqRHz58&#10;lMPh/Pnnn0+fPhNHJ3IWW27duo32snTp0poE8Nu376CFZ80yZeX5UJHYwi4urrRw48Y/+/sHSEHa&#10;hwBeYiGAFwkBPACAMATwACBWCOABQBIggAcAAAAAkHII4D+J4Dbq7dq153c3Py+mqIzF/Hv27KW9&#10;LFhg/vEAnlViWFg4Ldy2bdvc3LyPfCeA5rNnMWPGTP4N7EeV86bK77riEMBLLATwIiGABwAQhgAe&#10;AMQKATwASAIE8AAAAAAAUg4B/CdhT3nOnLkcDkdTU5Oeb1nZB/uafwkWwB88eJh2ZGY2++MBPKmo&#10;qKKydenShZb39fX/eAjNnkV6ekbLlr/T8tev3/jeQ2sE8BILAbxICOABAIQhgAcAsUIADwCSAAE8&#10;AAAAAICUQwBfc+z53r/vxeFwatd6983IAAAgAElEQVSu7evrJ76st7i4lDZ+/PhJ2peJyXSRATyr&#10;R3PzhbS8peV6kQEeey5bt26l5fv3719eXvnND++XQAAvsRDAi4QAHgBAGAJ4ABArBPAAIAkQwAMA&#10;AAAASDkE8DU/UGX8NFFZWYXD4SxbtkysQS8L4M+cOUv7mjhxksgAnsWct2/foeVVVFRElo2eTlXV&#10;m6ysrK5du9IqtCORu5BkCOAlFgJ4kRDAAwAIQwAPAGKFAB4AJAECeAAAAAAAKYcAvobYmPDHj5/g&#10;cDidOnXKyMgQa9BbUsIL4K2tL9Duxo41oMfFxaUfWZ7FnFxu5E8//fT7779nZDyqqhJRPPaMDhw4&#10;SLtQUFDIz/+Oqw8BvMRCAC8SAngAAGEI4AFArBDAA4AkQAAPAAAAACDlpC+ALy+v/OrYUUpJSWvd&#10;ug2Hwzl79ixLyGq+hU99Fiwdv3TJlnanq6srMoCnElZUVNFHNkXFgbSKo6OTyAyPrVJUVNKrVy9a&#10;5ciRo99v7IcAXmJ9wwBeHE2BOLCi0jk8bdo0/jl8kp3D37xg4mvfAAA+AgE8AIgVAngAkAQI4AEA&#10;AAAApJz0BfBUqq+utPQVfQIyNTXjcDhaWlqvXvHmfNIWPvVZsAD+6tVrtEdNTa2ajA/PVmE59O7d&#10;e0Rm9mVvw1FraxtapUOHjnl5ElGDnwEBvMT6hgG8OJoCMTUvLG5n5/DJk6fYi/ebF6yGvscWAwAk&#10;GQJ4ABArBPAAIAkQwAMAAAAASDnpCuArqUiRkZEREdwIMUz29vaOjo7+/gFRUVE1XIUKExYWlpyc&#10;XFFR9UlHhqXpN2/e4nA4GhoaNembzlY5fPgIrTJ58hR6zP889bGdsk7wJSWl7Mb227Ztr0nSL4EQ&#10;wEusbxXAl5a+jI6O5nLF0hSIafLy8nJwcPDz8+M3Yt/BxNq3tLR0anu/+ZkGAFIDATwAiBUCeACQ&#10;BAjgAQAAAACknDQF8OXlvAA+JCQkMDAwSAxTVFRUTExMeHh4zVcJDg729/ePi4v71CPD0nR7e0cO&#10;hzNkiGpNQmVWHb6+frVq1erevXtm5nORt4EX7OjKlau0Izk5uRcvcj/1uwKSAAG8xPpGAXwlndih&#10;oaFiagrENHG5XGphwsLCvpdis/YtKSkZo9ADwFeEAB4AxAoBPABIAgTwAAAAAABSTvoC+NDQMH4w&#10;9O4U8i0mFgHGxyd8XgDv7OzC4XCUlVWqqkR3Z2dHoKiopEWLlrRWZGR0TaJo2iaVLT+/oHfv3rTW&#10;9es3vsdO8IIA/sSJUwjgJQoL4D087r4N4Hnn8L8TwLPvyrz3tf+pbYI42pCvuMnPKB4t/uW7Z+1b&#10;cnIKAngA+IreCeBzc/MRwAPAV4QAHgAkAQJ4AAAAAAApJ30BfFhYGDeCGx0dFRMTzURFR4aHh4cE&#10;h4T86yn8ZwfwwrGlgoKCoLJqUpva2jq0lq2tXQ2jaBb2r1q1mtaaMGEiy9K+o790U1Hp8+ns2XOo&#10;/Lt370YAL1HYmezt/ZBqp0+fPkVFJXSCifvsol3QWc0ff54bGRUZWu1VGRUVSa1EDV/FwcEhtDBv&#10;+S9uQIKDg2nvgjJQY/WlW+RPtKnwcNGbEk7cade0FivMZ08I4AFAHNhlnd6LtmrVqlatWqmp6a/5&#10;fyL+5gUDAOmAAB4AJAECeAAAAAAAKSdNATx7OkFBQdbnL+/fd3zv7iNk356jJ0+cc3R0Dg8P/8K0&#10;6SMTC9ICAwPf2cUXBvCenl4cDqdv374lJS/Ly0WH4qxGNmzYSGstWbL0De828KKjaPaX7ujo2Lp1&#10;6zZo0CAlJY2/4nfzl252Di9bZkHPeu7cufSYjt43LxUw7EwOD49o2LChjIwMtS3/Tivx8uWrwIBA&#10;eu2fOnne38+fvTCDg4PppfrgwcNjR8/aXr4WFhYqMlKnVSIiuJcuXrWzu8Hlcr+k1zgVITQsNCAg&#10;kMrg6+tHBXNz8wgPD/vsbdJ6tCl//4Bjx87evu3A39THlqeFaV+BgUHUGLq6uJ86dd7Pz+9LWkUE&#10;8AAgDmxsnoKCogEDBtCVPSgouIbvZwAAagIBPABIAgTwAAAAAABSTsoC+PLyiocPfUZojO/XR1NP&#10;d6qulrGutrHakLGd2g+0XLcjMjJCHONIh4eH3/f0mjDO7OYN+6ioyKCg/9/FFwbw3t4+7NbsBQVF&#10;Nek3zGrE0dFJcOf4mu+0quq1jg6v6/zOnTu/rwybHavjx09Q4UeMGPF9FV7q0Tn5+vWb9PRH7dq1&#10;+/HHn8LDuf9CBdFpT02Bh4dnvz4jOrYfePqUdUxMVFBQEO/FmBC3d/fR5k27TZm8oCYNAq2SmBRv&#10;MGbmtCnmCYnxgYFBn91QUOOwyHztxg27U1KSXJzdNYYanTh2Lio68rMbJWpqaJvnzl1q3VJ+9Khp&#10;H/l+APvmgY+Pr5GB6bVrt5KSE44cOTNMzcjD/R41X59dAATwACAO/Dac3vOU6enp0ZX9yJEj/Jvj&#10;4MoOAF8HAngAkAQI4AEAAAAApJw0BvC+aqoGlmu3p6WlREfzhqD39fWfP3dll06D3N3vsowqKioy&#10;Npb3K/pX0AM1MjKCxMRExfB/JZgfGhrK2w5/ZnRMFP0YzJ8ZGRlJ26H5CYnxDg4uPWRVnZ3daINB&#10;QcFvB8CPio2LoS3Ex8d/XgDv4+NXq1atHj165OX9VVFRVcMAnsuN5HA4rVq1qvke2e5sbe1Yh/ua&#10;3G9ecrDC37/PGy2gcePGPj4+9GNxcek3LxgwrIK0tLSpgg4ePPwv1M7fAbz7PYV+Wl1lBs+bu5Je&#10;iYGBgezlPGnCnD/bDjCZak6v96CgIC43nN8aRMXGxkRERAgSa3pM82mZx4/TjcbOmjbFPJEXwAdS&#10;G0JLstYjIoLLwmveWPe81oPXUNAuwsJC/74FRmw0f7O8Zic+Pm6Qkt7aNdsfPU7z9fVzdnKjc5V1&#10;QBe+ZQbrp85vYagI4YLthHPDQv6ZlNNi9Kux+tOpeMPUjM6fu0TbYV8AYl8MinnbylEBqLFyd7sr&#10;01HZ0cElISHuwYOH1F4FBvG+T0B7ZO0Vu2HH29XD+E0iN/b/m76/9ysoLT01WhYBPAB8dez9zJo1&#10;a4S+WvfyO3pnAgCSDAE8AEgCBPAAAAAAAFJOKgN4dVWD5RYbuVyur6+/n59/ckqio6NL2z/62dpe&#10;j4iIiIqMuGhzZerkBeMNTVev3OLn50dLBgYEbtuy79q1W/TvBKPZWzbvDQgIYEkY/Xv08JlJE+ZO&#10;GDd7395j4eHhNMfd/e7e3UePHTs7YZzZ1i37Fi1c163LENOZS2/etI+MjDh+7NxU4wXjjcws1+7w&#10;9n6YmJhUk/hcGMss/f0D6tSp261bt5ycvJoH8BkZj9u0adOgQYO4uIQadoJnKz57ltm1qyyHw3Fw&#10;cOT3Nnv5Dauy5ugJVlS8pkOkrKxMhR89Wr+M/5c1Kj9uBi8J2Ml89qwV1c6ff/5JLwfWCZ5qR0zN&#10;hXAPeHpVUoNw7+59etnSa/PmDXvN4RN0tYwnTZzLjeDyhq/werBo4drxRqa0pP0dJ2oigoKCIiK4&#10;7u73liy2nDh+tu3l6yyAj4+PCwsLdXfzmDdnxTgj09lmFm5uvO/00MwTx3lj3S9bsn76tEXubndD&#10;QkI2bthtPHEeNQLz565imz186FSv7mq062NHz/r4+OzaccjBnndrjMjIyLNnbKYYL6AWZtOG3YGB&#10;vL0/fOizZdNearioeaGNLFm0zsvLW7i3Oj3gcsOdnd3kew27fOkaLUMljIuLpdVZfB4QEEhboG2a&#10;mVrcvu0YGhKyyHx1186DZpgsun79touLGxWA9hLO5dLWtmzeN2HcnMmT5p8+ZU3PiEpLTdnOHYec&#10;HF0Xmq8dZ2hKC7PvCtBOqfxTjOfTli3X7aAtpKSkfvNzDACkDLtwBAeHNmvWjK4d589fYBcOZPAA&#10;8OUQwAOAJEAADwAAAAAg5aQygBf0gI/hd2B1dXGfPm1hD1lVz3v3Y2Njzpy+0LunhsnUhevX7Ryi&#10;oj9hnBm7JbPq4LG9eqjPnL547ZrtCv21xxuaBgUFRkVFWlhslOuuvsJik8XSjfK9hi1ZtC4hIe7a&#10;tVs9ZIcqK47SGzl15fJNlut2yMoMXmS+1tPTa8/uo/37aq1ZtXX5sg29uquNHT09KTGJDktJycvS&#10;0lcMHTqG9TWv3uOc/ek5MDDohx9+6Nq1a3Z2Tk2OLT+KriosLFZTU+NwOPb2jjUf7ru4uJQWnjt3&#10;Pq24dOmy7yiAJyUlvMNlZ2fH4dSi8g8bNpzLjaQ5r19X0UfXykrymo4MKS+vZL112TFntcAqhZ7v&#10;e+tIuJq++TP9ftFhHD58ONVO9+7d79699/ZPCm+qqni1wypIuHbeqRpBvVR/+VTfFwvg73p4yvVQ&#10;P3bkzMABukePnImJiaKX8/JlG+fNXTlr5lKDMTOoNfDwuDdYefQo3SmbNuyZYDRbXm747VuOMTHR&#10;Ts6uAxV09XSnbrDcaThmZucOynPMLJKSElxdPZQUR/Lmr99pZDBLRWmUi4t7XFysybSFXTqqaGtO&#10;Gmdo6uToama6jHa9eOE6ahxUB+mrDBwVEhJyzuoStTzUIFy0uUJr9ZfXPLD/RHJy4o7tB3r1UJs/&#10;d+W6tdup6ZhhsohaLSqYQj9tDTWjubNXUPNChRlnYPr2Tva8AD4wMDAhMZ6ejvLAUbT8IX667+zs&#10;FhHBpcW8vR9qDhuvMdRoveXOSRPmdu6obGNjt3njHpmOyubzV7u6eBw5fKZfH00317u0/NTJCxT6&#10;61C7N3/eKmrW9uw6QqU6cvi0bJchY/VnLF2yfsliy25dh2zauCcpOWHrlv1UGGrfqD3sKTvUcOzM&#10;x4+f4O82APDVsTdCFhYr6MLRtGlTW1s7/iWDd7Eoe3uZEL5AfOSiAAAgDAE8AEgCBPAAAAAAAFJO&#10;GgN43j3gFfpqGehPH6U7ZcSw8YOVR9O/589fCg8PDw0JVVc1XLJ4XWbm4ydP0kNCQgb01Tp6+Exk&#10;ZMQQFf1xhqb0ICMj9dq1Wx3aKV6xu+Hg4Ny965Azpy+kpCSlpSUfPXJGroe6o4OLi4t7u9b911vu&#10;jI+PjYjgurl59O6p4eLsRps1HDtz9CiTx0/SHz9Ou33bceXyTYmJifww+HX1j040r6LiNQsd6XgK&#10;MuCiohL6bUBAUIMG9Tt37vzsWWZFRdXLl68+/sdl9vdoWnHWLFP+cN8Ha56j02K08Llz5/n3jx9C&#10;J8Cn9tr/ttgT37x5C4c/NW/efOrUqadOnYmNjc/NzcvLo8+zhXRU6WmyrylUVb33s+x7JqojWpj9&#10;xV+4jmr+dQoQ3Bzht99+o9r55Zdfxo4da219ISgoNDs7Jzc3n9UO+7IIHer3vVbeUy/U4PDvE1xe&#10;PaR/9ars7l1PevFesLada7Z88sR5UVGR4dxwagpOnbSeY7Z8rP6MhMT4+fNWDR0yJjg4ODk5MTo6&#10;ynDMjLH601NTkxcuWK2sOCosLCw1LdnT06tfH81Z05dQyzDTZJHeyKmJifFPnmQkJycY6M9YMG8V&#10;/TjDZFEPWVU/f/+IiAgvL+8Z0xdfv3YrK+vJ8+dPz1ld7CoziApDDYjaEIP163bSTCdHVxUlvePH&#10;rAICA/v0GrZ+3Y60tBQqA7UYnf5UOmd1KcA/oJ+8ptmsZdTCUGNCS3btpOL94CGXy+sEz8aoDwwI&#10;1Bw2fr3lLtpgRCRXoZ/25k176WlSI7Z18z65nhp3PTzT0lO4EdzpU81Pnjjn6+snKzPY2cnt0aO0&#10;gwdOUgEePHhoRcXrPOjmDXt61tTKbbDc1V1WlZ44NXpdOw06duRsampSxqO0KcYLdDQnPn6crqs9&#10;2XjSPCoSbeTqlVtr12zDEPQAIA7sTvB0+TAyGk8Xjrp1686cOTM5OZWFZO+9TFRV8S4KgisCvWsS&#10;31ArAPD9QgAPAJIAATwAAAAAgJSTxgDed5iakcHYmfv3Htu546CaqkFfuRF37jjxb/ce7mDv3F9e&#10;c7yR2bIl6+fNWbFi+aaO7QfOmb08JjZ64ADdgwdO0INA/kQb2bxpz+GDp3r3HBYayu4HHxwYGKAy&#10;cNT2bQfd3e/27KZma3s9OjqKy+XeuGEv10P9+rXbiYnxRw6d7tpZRX2IgenMpadPXYiOivL19btz&#10;x/7u3Xve3j5BQcFcbmRcXEJaWvqTJ5kvXuQWFRWXl1e+85GqspI3Jzo6ulGjRp07d87JyeX/ZblK&#10;OHcUrkRBf+7CwmJaZuvWbRwOZ8ECc3pcUFD40cy4TLAubTYlJa1JkyZ16tSJiYnlf5r7boZwZyce&#10;lfn8eWtZWd5A+rVq1WL/NmzY8Pfff+/cWUZeXn7w4MHa2jrjxo2fMWPmwoWLLC3X79y56+jRYzY2&#10;F2/evOXo6HT3rqePj29wcGhUVExiYvKjR0/4L4ci+mQqOhP+OwDgVdA7VSPo0i3o1S3c7f6/0POe&#10;NRdBQSGDBw+pXbs25+30ww8//O9//+vYsWOfPlQ7Q0aNGjVpkvHs2XOWL1+xdevWQ4cOnz9/garG&#10;ycnV09PL3z8wPDwiPj4hPf0R1UthYWH1186bt1928fR8ICszyPbydauzF/v01KCX8JUrN9VUx9KD&#10;qZMXGBmYxsREqw4es2bV1ri4WKr0+IS4gwdOdus6hF6k+nomc2eviIuP9fXxTUpOnDB+9rQp5qlp&#10;yYOUR2sOm7DCYiP9dtnSDepDDYcM0g/nhs8wWWQwZmZsXAy7+XpISMjNG3cO7Ds+fdrCISr6vbqr&#10;uTi70e7oMbU5qalJ9HSUB446c8bm8qWrCv20HR1cuNzwwIDAyMgIjaGGyy02+fsH9Osz4tiRs+zu&#10;8hcu2Hbvqup1/wG1NrSLoKAganlsLlxp30Zh3Zrthw6eopJrDp+oOmgMu0f7BCOzaVPNo6IiA/l3&#10;vmfD71Pr173LkKtXbyYlJRw6yAvgvR88XLrEUk93SlhoKC0ZweU6Obr2kB1686b9mdMX+vXRvO/5&#10;gPaVmBi3YN5KreETU1KSaMUunVToiZvOXHbu3CUuNwxD0AOAmNDlj5pzehszffoMNsJN3bp1ZWW7&#10;6evrL1iwgK4RVlbn7O0dHzzwpndW9LYqL4/eiL7n63VVVa/Lqo18I3zxRe95gP8UBPAAIAkQwAMA&#10;AAAASDmpDODVVA3Wrd2ekpIUGxsTGBikoWakrDjS09MrJib66tWbCv20jSfMNZ+/av6clQvmrVq6&#10;2PLc2UtBQcHKiqOOHzsbExsdFBQUEBCgqz3Zcu2OfXuPycsNDw0N5YdevI6ng5VHb1y/2939bp9e&#10;w2wvX4+MjOByw2/dcpDroXHzhgM3ghsdFXnp4tXZZha6WsYd2ymaz1974MB+9ldj+rdOnTqNGjX6&#10;9ddf27ZtKyPTRU6ut6LiwKFDh2pra48dO9bYePKMGTMXLVq8atXqXbt2r1y5sn79+r/99pu1tTWV&#10;38fHj8uNTEpKefo0s6CgiI3XXVnJy+UF/bkrKng58Y0bN2hfenqj3/w9DPv7OxSzvt1s9G9WofS4&#10;f//+tC4b67W4uPQ76uEtGADg6dNnly/bmZqa9u7d58cffxSE8TWf6tX7oUmTpr///nvHjh179OjZ&#10;v7+CqqqqlpbW2LEGVEezZpkuW7aMH97vPnr0uLW1zc2bt1xd3X18fLncCKqgzMzndNzeVtBrOsg1&#10;6dJdvWrYqOysat7p5P095vRUVDoVy8rKL1y4aGIyffDgIS1atPikeqldu3bDhg3pFdG+/Z/du3cf&#10;MGAAvXZ0dXWNjMbRBs3NF65du27nzl2HDx+5evWai7Nbz25Drc5e9PPzp1f3BWvbNau3TZ44N+NR&#10;6qQJc8cZmkVHRykO0N24fldcXIyfrx81F0ePnOnSWcXX109v5LSFC9bExETRugkJcdOnLpw+bSE1&#10;KUoKI+l1vWSR5bw5Kwi1Hrt2HgoLD5thsmiC0WxqDUJCQmgVs1lL+/YeoTV84gqLTatWbOndU8PZ&#10;yS02LkZ10D8CeCrb2TM2SoojnZ3dwsLCqOWhf3W1jWnXvj6+/eQ1Txw/FxEZQeW0Pn+5u6zq/bcB&#10;PE2RkZFzzCz6y2sajpk5SmfK6JFTR+lOoWXOWV1MSkowGDNj1owltAw1gDRRC0YbcXR0EQ7gB/F7&#10;wM+dvdzIYBYVmxYLDw+ngsn3Hn7J5uqZMza0cS8vb9pXYmL8/LkrtTUn0SGi7VywtpttukxHy1im&#10;o/IMk4WJiUlsHIJvfoIBgPR5+ZJ3S5GKikoPj3sGBgb0Juq9Vwd6Z9WuXTt5+b7Dhg0bP37C/Pnm&#10;W7ZsPX36rL29IzWD6emPRA5+w745x8a5EVxkv4trKwB8KgTwACAJEMADAAAAAEg5qQzg1VUNVizf&#10;FB0dFeAfEB0VZX/HqX2bAfz+rDHe3g8V+mnv23MsK+tpXHxscnLi5k17Ll+6FhYWpqKkt3rV1uSU&#10;xNjYGB8f357d1E6fsrY+f7lLp0H37z+Ii4tJSIh3dnaX66F++tQFFxe3PnLD7GxZAM+9ddO+d08N&#10;N9e78fGxO3YcvHz5empqUlxc7OnT1rSdlSssu3fv3q1btw4dOvzxxx/Nmzdv1KhRvXr1Pil6ZFOd&#10;OnXq16/fsGHDpk2btmjRgjbYq5eckpLS8OHDx4wZO2XK1Nmz56xdu27WrFm1atVq27btmTNnHR2d&#10;PT3v+/n5h4SERkRExcXFJyenPnr0JCsrOzc3v6iopOztUK7sL9NHjhylHU2bZvLmA8Pmv3lfL3zJ&#10;QZ8rWQe4ioqqggLe39SSklLCwrhU9U5OznZ2V06fPrtv34FNmzYvX75izpw5xsbGenp6ampqioqK&#10;vXv37tpVtn379i1btmza9Jcff/zxU5P72rVrUwVR/TZr1ozqukuXLv369R86dKhwx27a9YEDB8+e&#10;PXvlylUXF9eHD30CA4O53IiYmLjk5JSMjMdZWc/z8v4qLi59b/fuj2f2klkpAvy/D5SzqIOe4IsX&#10;ufR86bSkl62zs4utrd2JE6d27dpD57C5+cKpU6fp649RV1dXUFCk81xGRqZNmzb/+9+vDRs2qlOn&#10;9scronHjRra2V+Tlhp84fi49I3Xq5AXjDE0Nxsw8duxsamqy8cS5Rgam1AKM1Z9Bj5OSErjc8LS0&#10;lBXLN/brPSI+IW6K8Xy9kVNTUpMiIrhJyQm62sYmU8wzMlK1Rkw0m7UsM/MxvdLT01NOnTx/8MAJ&#10;ampMpi2cYGQWEUGVGH3+3OU/futjf9uJfszMenLp0tUuHVXcXD2oDRmsPHq95U6ayRuCfqAere7q&#10;6t5DVpXaGdpXVFQkNUT049Yt+4KCgvr2HkGFj2QBvLWtcABPi/n4+MnKDNm5/WBCQhwbkT6CGz5c&#10;fZyRwSwq2OKFa4epGdG6tE1qiCzX7ti545C7292unQc7ObvRAWFD0NOLYvv2A/3lNQMDg6Jjoqg9&#10;vHTxSrtW/e97elHr119e64EggJ+3UktzIh0oajCvXr1Ju4iNizl98nznDkp3bru8+a5GywCA74tg&#10;hBu6fDx9+szV1Y2uocuWWdDlmy4Qffr0ofdCdM0VHltFeKLrOF3N//e//9E7MQ2NYXRlWbly1eHD&#10;h69fv0kNaUREJL0pove97EY87722si8pAoDUQAAPAJIAATwAAAAAgJSTpgCePjuwe8CrKI1atnR9&#10;TEy0YKzmdWu2//6r3KmT1klJCRZLN/SQVT2w/4Srq8fKFZs7tFWwuWAXFhY2TM2oh+zQQ4dO3rnj&#10;NMHITFlxlM9D35CQEF0tY+0RE69euWlnd0NHc5K6qmFoaOiNG3e6y6pevnSNd2Pp8HAXZ7cO7RRo&#10;awEBgXPMlsvLDbt69ea9e/dXr9zau5dGQEAwHajCwuIXL3IfPXqSmJgcERFFMx888HZxcbt9+46t&#10;rZ2V1fljx47v3btv8+YtK1euWrDA3NTUVEdHp169H+rXry8v31dOrnfHjh1atmz5888/f6gHWE2m&#10;Bg0aNGvWvE2bNjIyMr1791FSUlZX1xg1Sm/cuPHTppksWrTEwMCQFmvRouWhQ4fPnrW6fNnuzh17&#10;d3ePhw/9QkPD4+MTMzIe0xMpKXlV82z4Q2kx63zPMmPWf/2dUWGrdfWuUW9vWox/F/C/u7vVvPc5&#10;LU/VROd/enpGXFw8PV8fHz8Pj7v29vZ2dlfOnbOmOtqzZ+/GjZssLJbPnTtv8uSpY8aMHTFihLKy&#10;cu/evTt16vT77783atT4QzHAx6cffvjhl19+adWqtYxMlz595FVUVGjL+vpjjI2NzczMFi9eunbt&#10;um3bdvDr5SyV584dx3v3PAN445ZHp6SkZWU9Lyoqrqr6xL72QhMbSkHw1QpWIx8ZJF9QHZ/a5rDa&#10;+aThAeilnZ9f8OxZVlJSMpcb5ecXcPeu5507DvTaOXPG6vDhI9u371i1ajW9cOg0Hj16tKGhwY0b&#10;t2U7Dz5+zIpe9WfP2tArVGOo0YMHDxMT48cZmrJbuVtZ2ch2Gbx29TZHB5fdu47IygzesmlvQkIc&#10;vdh799RYvWqLs5OrxdKNrVrKz5q+ODUt+fRp666dBy232Ojs5Hb0yNmO7QeuWb2NtjNxwpyx+jNY&#10;WH7x4pX2bQbQb+/du09tywiN8W1b9be/4xwbFzNcY9xInckODi6uLu4D+modPHgyMSl+4vg5Soqj&#10;rM9fvn3LgbZD82lFKmfPbmrHjp6NjIyMiYk6d+5Sxz8H3vf04nK5gYFBsbExG9bv6tNrmIuLe0TE&#10;34PSx8XHbli/s0snFfs7Tu7u9+R6qJvPX01N09kzNj27DaXj4OXl3aWzytLFltSyHT50qr+8Jh1D&#10;b++HtMeJE+bS3i9Y2yopjKSDQ0fg8KHTvXqosx7wdADNTJepqRpkPEqbOtlcsb/O9eu37np4LrfY&#10;NEBeKzAghCoRnUQBQHzYhaOMF5tVv3BXZmfn0psTui44ODhZW9vs33+ALgfTp8/Q0dHt379/27Zt&#10;6fL6oSsvXa+bNWsmKys7eLLQjh4AACAASURBVPDgsWPHzp49Z906S7qm0EWWrrCRkVGZmc9pFx+5&#10;PLGvJJZV6z2P288DSCwE8AAgCRDAAwAAAABIOWkK4BlfXz8jg1lbNu+Njo5iYzWHhYX5+fqNGT19&#10;nJEp/3bIoZs27FYfajBMfdxwjXFnzlyIjuHdpl1N1WDi+NlGBqZDVPTHjDZxsHcO50+enl4zpy9W&#10;H2qoOmjMtKnmHh73aMt37jhqDZ944/qdyMgI2kVgYKDZrGW9e6rv23ssKDjYYMwMJYWRmsMnjNSZ&#10;curk+dTUFFa2ioqqGobBrDN6fHxi8+bNf//996ioGKqRp08zHz16kpqanpCQFBsbz+/V7ePi4nrt&#10;2o1z56yPHDm6Y8fOtWvXLVy4aPbsOc2aNeNwOPLy8kpKSrKysh06dGzTpk2LFi1ofqNGjfh/jP60&#10;vt116tT+8ccfmzRp8uuvv7Zq1erPPzt06dJVTk6OnxNrjh1rMGXK1Llz51lYLN+0afO+ffuPHz9x&#10;5479w4c+oaHhcXEJyckpaWkZjx8/ffYs68WL3Ly8vwoLi+kUKi+v/KTh2fkDs78uK6tkf46vyQ3U&#10;3yG8jPC92IVT4RoWiRajaqV1qXboSWVmPqcKSklJowqKjo4NDg7x9LxPB+HSJdsTJ07u3r3H0nL9&#10;4sVLZs6cNW7ceB0d3SFDVOXl+3Tp0qVdu/ZUy1TXjRs3pqr5pG739erVYx3uaQvt27dj9zVQVlbR&#10;1NQyNDSaPn3GwoUL16xZu2MH71b3Fy7Y3Lp1m85hf/+gmJjYxMRkOp2oUqjkVH56FsXFdBToENS0&#10;Stg4+fzWoEZ18aFWqHrtvLdqPjJ6cLVKKb3v6aWuanDhgi29YOkVqjbEYPWqLeHccPpx/tyV9IKN&#10;4N8/gloAbc1JGkMNqQXYsf0AveTpFR0VHXnyxHkNNcNBSnqTJsyZPGmexdINsbHR9FuaT699aj2o&#10;odi4fldoWFhkVOQi8zVzzJaz1oAamYULVveX16JldLSMN23cbTh25qmT1nFxMUcOnerfR3PCuDn3&#10;7z/QHzXtzOkLVBh/P/8liy2peGpDxhqMmXn7lmNMTBQ1Ozqak85bXY6I4PVit7W9rqY69sEDbyoA&#10;+1LRlMkLZpgsio2NoR9pj/x7z4d5eXkPVNDdteNQQkL8Fbsb+nomw9SNVAeP2bplH22HlrRYsr5b&#10;lyE7th+yvXxNT3eqh4cnbdzJyXXCODN1VWri9OfPXUWv2bi4WCqbjqYxtTC05fj4uNUrtxhPnEvz&#10;vb0fUvNI7RsdBGrfzp6xefToEf5uAwD/mnfu487unvPeywH9Kjc3/8mTZ0lJKeHhkW5u7ufOnd+2&#10;bbu5+UIDAwNlZeXOnTu1bNmyYcOG773s0kz6VcuWv3fuLKOkpGxgYLhggfn27TvOn7d2d/eIjIyi&#10;Cyi9paH3M/wbrLynAJWVVa9eIZUHkDgI4AFAEiCABwAAAACQctIUwJeXV1KRwsLCuNzw8PCwkLcT&#10;G5+ZDe9MP/JuhxwTFRoa4urqQY8jI3nzAwICBquMPrDveExMtIeHZ2RkREQEl61LW6OZ3t4PHzzw&#10;jo6Ooh/ZBrlcLv0r2Aut4uX1wN8/gOaHhYY62Du7ud2lmVSS+PgEOjLCMWT1lFE4S2bz6dgmJib9&#10;9ttvLVu2TE1Ne/M2lRc5VVbyumoNHz6Cw+E4O7uwOXRw8vMLnj7NTEpKjYiI8vcP9PS87+DgaGd3&#10;zcrK+ujRY7t3796wYePy5SsWLlzUtassrSsn10dHR1dZWblv376yst3at2/XosVvjRo1Fjn694em&#10;H3/88ddff23Xrh3/7t39VVWH0vYNDQ2nTTOZN2++hcVyKsCePXuPHTtuZXXO1vbK7dv2rq5uXl7e&#10;AQFBVOaEhMSMjEd0chYUFJXxR6P9pEnQvVvQ7V4wWrugUgQVUVxc+hGCSJiddawb95dMtE16Xikp&#10;6VFR0QEBgffu3be3d7h82fbMmbMHDhzctm376tVrFi1aPGuW6cSJk/T19YcPH66iotynTx8ZGZnW&#10;rVs3a9asfv36n1EjLF1o0aJFx44d5eTklJWV6LRh9zKYO3ceGy1///4DJ0+esra2uXr1uoOD0927&#10;nr6+/vQii4tLSE/nVUdRUTEb878mE+spSMefEa4C4RfFO1m+SGx5QbDBGiIubwoXvOr5cTuXvVqp&#10;geC/kHmPqWWgX9y7ez8okBdss9c0u8k6rUWv4tCwsKioqLCwcBau0/K0HXf3e/7+/vzlQ/nhN29i&#10;Gw8Lo8Yh3MXZ/c4dJ7YMNSZsMWoQ/Pz8qTFhy1DZaJP0L7UwrN55heH3aKft8FqSsL9bGF75I7gh&#10;QhM1LIKnI5j4i0Xw26XgiEgu7Y626evnR+WnX75tprypVKydZKWi7VAhaf7Dhz78LxmEse8tCZo4&#10;Ks7bIxbMnqajg4uHxz3++B9hSUnJEn7jAwCQYsLvrARXBHZTDJFfp6PLUGbmc3qDQQ3apUu2dMGl&#10;q62pqeno0foqKipdunSly+tHvhLXoEGD9u3/VFBQ1NMbbWpqtn79eno3Re9e3NzcqdlMSUnNzy98&#10;bwEEl0LBeDNvL2T///U15PQA4oMAHgAkAQJ4AAAAAAApJ5UBPIuvRE7h4X/nT7wA3j9AvtfwzRv3&#10;xsXFvnfhsLBQluR9ZKIFWF5F//C/BMDbfmBgIAvgP+nIsGOblJTcsmXLX3/9NT4+8U2N77LMwvtp&#10;06ZxOJwTJ07SY5pTw+G+y8t558OWLVto3fXrN9Lj3Nz83Ny8zMznGRmPk5JSYmPjuNyIoKDghw99&#10;PT29nJ1d7OyuWllZHTp0mOXE5uYLZ8yYOW7ceC0t7TFjxo4era+mpjZggEK3bt1at27dpEmT+vXr&#10;f8YQ+j/88MPPP/9Mh6J16zYdO3bq3r27vHxfJSUlDQ0Nff0xU6ZMnTdv3vLlyzds2LRnz97jx0/Y&#10;2Fy8efOWm5uHj49feHgElTwrKzsnJy8vL5/O7cJC+lRbWsM/0FefBN2+hQdpF86DP9QL/0NV9klD&#10;5b/mfVKuoKeQk5P79GlmWloGnR6RkdHBwaG+vv737z9wdna7cuXa2bNWBw4c3Lx5y4oVK/mj5U+h&#10;ulBX11BQUJCV7damTZtffvmlUaNGDRo0qF3706qjdu3aP/30E7vJfceOHbt16963b19lZRUNjWF6&#10;eqMnT548Z85cwUAIp0+fsbOzc3R08vLyDg0NS0hIolrg/W2hoIiqgA0p/ElVwA4+nc+CxOK9R764&#10;uIT1Za9JU8BvDcKEv0/DJprx3vmC1uNDW+N/QSecJdwfaiWqryKyhfmMKZyX8v9jdx8qQBh/qsk2&#10;2bNjC1P7Rs0UnZCfcTMCAIBv60MDq9DMoqKSZ8+y6JpFbfODB943btw8fPgIvckxMTHR1NSSk5P7&#10;7bff6AL6oXie3rS0aNGiS5cu9P5HW1uH3hetXbvuyJFjtB0/P3+6cNObK7oO0mXrQ99gY+8bBZc5&#10;pPIAXxECeACQBAjgAQAAAACk3H85gGdL0b/8mDxo3tyV56wuRkZF1jy0e+8G3z4OZknVlwTwKSlp&#10;f/zRqnnz5rGxcW9qHMCzdVetWs3hcCwtNwiv+PGxvklBQRH/Q5kVrTthwkR6XMa/5ernRdTC3c0F&#10;e6RT68mTZ4mJSWFhXB8fXzc395s3b9nYXDxx4sTevfs2bdrEAuMpU6aMGTNGS0tLVVVVQUFBTk5O&#10;Rkambdu2v/76a+PGjevWrfepET6H31mNVu/QoUPPnj0HDhyooaGhp6c3ceKkWbNMFy9evHbtuh07&#10;dh46dOTs2XNXrly9c8fe1dX9/v0Hfn4BYWHh0dExSUkpjx49zsrKzs8vKCl59Ul3Wxe+t/p7K0Ko&#10;Jzevk31RUclbxaSwsJh9aUDQse+Thsp/I9TfrkzoewPZ2TmpqemRkdH0HN3dPagiLlywOXbsxO7d&#10;e9av37B06TIzs9mTJhnr6+tramoOGTKkf//+PXp079ix4x9//NG0adOP3FX3IxNVX+vWrbt16zZg&#10;wAB1dXU9vdHGxsazZ89Ztsxi48ZN+/btO3XqtK2t3e3bd9j4B/7+geHhEXFxCWyw39zc/NLSlyIH&#10;ya+srOJyuZ/9Wn7vi/oTVwx+794/ssEvLmyNpq+yF/bkqH0LCAhIS8tgJ5jgiynCJ/nHR/sQ/tqE&#10;yO+pAACIwztj2n/8m2E0kxo6WoWWfPLkKb3Rc3R0pndN27fzRrYfN248vbXo00e+ffv2dLH70HWw&#10;Vq1av/zyS/fu3dXUNOgiS5c/ev9z6ZKti4sbXY5jYuLobVJRUemHhrUv+2cD+88hlF4JmtNvfmAB&#10;JBYCeACQBAjgAQAAAACk3H85gH9niouPFQz+/LWmLwng6TNXampG69a8nspRUTFvPjGAP3DgEIfD&#10;MTObze8wXfMPZbze866u7rSuisqgoqISNvO9d+b+SM9v9vffd7qAC6rpUzt803by8wsyM5+npz+K&#10;j0+MiIgKCgrx9vbx8Lhnb+907dqNixcvnj59Zv/+A5s3b1m5ctWCBQtMTGYYGY3X0dEZOlS1f//+&#10;srLd2rVr16xZ8/r1Pyczrlev3s8//9yiRYv27dvLysrKy8srKSlraGjo6o40Mho3deq0efPmrVix&#10;ctOmzfwh9E9cuGBDpXJ2dvXyehgcHBoTE5+enpGdnUOHi57Op36bofoBoaNXXv73n+BZXVBNsZCe&#10;YeG98ID578Scgrqo+fj5tNZffxVkZVEtZNApHR7O9fcPvH/fy8XF9dat27a2dlZW59lACKtWrTE3&#10;NzcxmW5oaKSpqaWiMrh37z6dOvFutctuV/+ptfDDD/XpVdCq1R+dOnWWk5MbOFBJTU195Eg6+EbT&#10;pk2jffFvcs/78gSV4erVa05OLt7eD7/iCxnThyZq4nx9/Xx8/KOjYzMyHuXm5tOr+zNO8vcNbFA9&#10;oUdIDwD/hupj2r/TDZ21Qqy5q9aavc7L+ys1NS0sLPzevfs3btw6ffrsli1b58+fb2BgSO+sOnfu&#10;3LBhw49k83SVlJHpoqSkNHLkqOnTp69atXr//oN0kfX0vB8TE5uTkyfyqk1X9jL+m7f3FhsAEMAD&#10;gCRAAA8AAAAAIOUQwAumwMCgr5u+h3xxAJ+R8aht23Y//9wkIiKK/9nqVQ3XpYWvXr3O4XBGjhz1&#10;SbdnZuvGxsY3adKkXbt2rG9rDYP/Tz3x3ukg+94+suwp13D8fOFJ0EeNNlVUVFJQUJSX99eLF7l0&#10;bj97lpWcnMrlRvr6+rm6ut+4cdPa2ubYseO7du22tFy/ZMlS1u171KhRqqq88L5nz16dO8tQRbRo&#10;0bJp06Y//vhT7dq1PzXCr1Ondv36DRo1atS8efP27dv36iWnpKQ0bNgwff0xxsaTZ8+eY2EhGD//&#10;5MWLl27duuPhcc/X1z8oKISKGhsbl5SUnJ7+6NmzzJycHHp5fmTc2o9M7/RRLqvBoAhv/3xPZ+/f&#10;35z41CqgLRQWFufnF+Tk5GVnvxCuhbAw7oMHDx0dnW1t7U6ePL13794NGzZSFZiamo4bN37ECM2B&#10;AwfKycl16dKFzsYWLVqwWxh85I68gqlhw4YeHh4RERFf/UWNSTAFBAQkJSWuXbuOf4bXbdCgQePG&#10;jekMp8qiM3zQoEE6OroTJ06aM2fOihUrt23bfvToMRubi/b2jg8eeAcEBIWHR9CJTafBkyfPiotL&#10;6Wz5pFPrW11oAAAEqndDpzkfGqOF3sz8H3vnAZfz+v7xjBbt0tTWjoaWjIaQmYRESFlRUWbIKCQq&#10;NKRCA0WlpKlBpb20997SOA2czP/1PN/Tc55fg+dxzv+nX+7v6/06Lyffcd/Xfd/X/c3ne13X4OAH&#10;2A07O7tqa+tTU9OCg0NcXFytrU8ZGe1asWKFvLy8kJAQCwvreJV6sBIw3NzcCgoK8IIHLw+2trbe&#10;3neiomLAqZaWlsF7Amy1Q0Mfx3kH+PrLLYZATASQAI9AICYCSIBHIBAIBAKBQCAmOZNPgM/JycnM&#10;zMyaGEd2dnZ6enpZWflPCPBfvnxrbm4VFBSko6N7/brgG76UO4nXwsmpqWkUFBQKCopYAXgSnw6n&#10;Yf9ALCIiMmXKlJycPNKf+//EmArxeBmtiSukYqH2BOX+n8Sdw916e/va2t7U1taVlJTl5OSmpLyK&#10;jY0PCwvHR377uLq6OThcxdK2799vumPHTj29jdra2osXL5GXlxcXF+fl5WVhYaGioiZXuSf8mztM&#10;A3Z2dpgPUlKSMKxqamqrVq3S09u0Y8cOeCI818bmLD4K3NXb+87DhwFPn4Y/fx6HDwTPLy0tb2ho&#10;gnU9MPCOrMz5Yx74bPbfiCsLgPGxaHtC5D2WKh8LWSYeCOxycg+4vK9voL29o7a2vqioJCsr58WL&#10;pMjIqKCgEB8fP3f3W2D8s2fPWVpa7dmzx8Bg66pVq4EXL15gIvHoVYkdOUQHQVTOy/urHPvr168L&#10;8UcRPLKkpLS0tAxWcnl5ZWVlFf6o+c+jevioGj4qh4+K4aOc6CgbPkrxBzwCuzn8oaAAHv5XkXVo&#10;GzQVmp2RkQHOJC0tLX34gB9k4I/MTOCvIyvrv+f9oA3QWicnp9mzednYWCkpyS4MAZcwMzMLCAio&#10;qCxYtmy5ru4GWDsHD5pZW5+6ePESTGYfH9/g4JDo6FiYyTAmlZXVra3tfX39P/H1CdHs/UqoB0Fc&#10;Ynl0Jg8UcI9AIMhlzOIymD/BtsLvb4Lw+l1TUws7VVRUjL//fWfn6ydOWBsZ7Vq5cpWcnBw3N/d4&#10;2jwc06dP5+DgmDdv3rJly7ZtM7SysoK3grt3fSIiIjMzs+EFBjZoUjzkEP5Nkjh6HpWfR0wykACP&#10;QCAmAkiARyAQCAQCgUAgJjmTSYDHgJZPKHp7+wYG3pEVhj40LMC3tXXMmTNnxowZubn530gWwrEx&#10;rampo6Cg4ObmhqdjgcgkPhrLQq+mpgaXR0ZGk/7c/zlI0fWxf30mpM0n/fjyBbcWBgffwxzo6upp&#10;b3/T3NxaX99YVVVTVlZRWFicnp7x/Dmu7Pr9+w9u3fK4ds3x7NlzR48e3b//r7LrWlrLVFRUJCQk&#10;BAQEYBzZ2NgYGBhoaGjIjb+H82lpaeFaNrZZPDw8goKCYmJi8vLyamrqq1at3rx5s7GxiYWFhbW1&#10;9aVLl69fv+ntfTcw8FFEROSLF0nZ2bklJWUVFZXV1bXQeOgCdKSzs6u394/+/gHs2w6yzPL16zfi&#10;NOOkgE0/0u2PPQKz/Gig/TAEeXmvk5NTIiOjHj167O19x9nZ+cIFu2PHjpuamhoaGuro6KxYsWLp&#10;0qVLlixRVVVVVFSUk5ObO3euuLgErEcBAX4wIwcHBysrCzMzEysr66xZszg5Obi4uODnvLy8/Pz8&#10;YGRhYWFRUVFxcXFZWVlYTatXr9bX1zcx2X348OHTp09fuXLF1dXVx8cPry7HvHqVWlBQBE+HgXZ3&#10;vwUeuKmppaPjbXd3L2bnMRMdY0rJp09/2RO6DCdDH3t6/oApB3R3Y/QC8EMMGDtwShj/iouDe2LT&#10;u7a2vqKiqri4ND09MyYm9vHjILCto6Mz/tsIS5hmenobly1brqysLCkpCSaCzoL1Zs6cSUlJScqs&#10;njJlChUVNQMDIzs7O9hZREREQUEBbrhx4yZjYzCsJTzI0dHJy8v70aMgvFXTiopKYPaCM2xsbAJ3&#10;ClMXGgyG+vPPTz8QwYYtjIXaY1rUWHXrkUiPQCB+khGJZzCdfsxcIFgtIfDera3t4NDAsyUkvICX&#10;h6tXr4F33bLFYMkSNdhxODk5waOOmSQGfCw9PT0PDze4X9jdDA23w5Z3/foN2ARhA4LXEtjiOzo6&#10;sZf/Mf0hIaUNUuURkwAkwCMQiIkAEuARCAQCgUAgEIhJzuQT4D99+jLRIFd9x4/LEBgTBkJMTIya&#10;mjo7O+cbmQJ8a2v7jBkzqKiourt7yRoXTIDfudOIgoLi9m1P0p87iSEhCn9kCD5BsydLnx7vX717&#10;e/vx/+xeW1RUnJGR/eLFy4iIyMePg318/DHx3tbW7vjxE+bmFsbGJlu2bNHR0Vm2bPnChYvk5edL&#10;SIjz8/Ozs7PT0dF9J3Luhyo+HR09BweHkJCQtPRcJSUlDQ2NNWvWbtq02cho18GDZsePHz9//gK0&#10;xN391t279x48CAgJeRIZGZWQ8CI1NS03N6+4uKy6uralpRVsRVYQPFbzHq80/72UiBWLEZH32CgQ&#10;Ro14HOHy0YweZbi8p+ePpqaW8vJKaHlyckpUVExQUPC9e76urm5XrjjY2Jy1tLTau3efoeH2DRv0&#10;Vq5cpaamoaSkPHfuvDlzRHh4ePB17mlISZU/+mBkZJSSklZUVNTUXLpunc7WrdvgQVZWR8+dOw/m&#10;9fC47euLk+3BtomJL9LTM16/LqioqG5sbH77tmtw8AO5GQ6w5BDYRMVCw4ft/JlgFry1P45WmjED&#10;kp46nviA+0CD6+oaCguLMjIyc3Pzk5JSsGIEXl7ezs7XYTrhUxrsNTDYCnYAa4CFpaSkYDKzsbGB&#10;VyTdpNOnT2dmZoEL4XJVVdUVK1bAqBkZGcF6OXXqNAwoLCKCVWFxZWVlw0KD6drW1g5bIfSRrIlK&#10;sCEhyH7MYtIo2h6BQIxmTFV+aJx688QHOP+uru7S0rKkpGTYsNzcbp09e37/flM9vY1LlqhJSkrN&#10;msX+nXcAenoGEXibX7Ro48aNBw8etLW9ePu2F9wnISExLy+/vr7xjz8GxmzA8Kdgf23QI96OUPl5&#10;xMQECfAIBGIigAR4BAKBQCAQCARikjP5BHhirXTi8BO9AGN2dnaJiYlTU1ORK8DD72sdHZ0cHJzT&#10;pk2rr2/EYqdIfDQ2rEePHqOgoLh06dK3/58a8JOYMdX60QnzSQcuwYaPlOy12AGnwUP7+vrfvu1u&#10;a+toaGiqrq4tLS0vKCiEuZSWlv7ixcvY2OchIaF+fv7u7h5Xr161sTlrZXVk3z5c/L2OznotLS0V&#10;lQVz584VEhKaNWsWPT09LS0tiZHKo+VPOjo6VlZWbm5uQUFBeXl5VdWFmpqaq1ev2bxZ39jYxNzc&#10;wtr6FD7+/oa3953AwEfPnkUkJuJ00JISXEVb6EVvb19f38DAwDuswi5Yg0RT/Kc+8VdyXWxo8IL9&#10;e2I7E8Ay55P+CDgZ2tbd3YtZu6qquri4NC/vdXp6ZlJSSlxcPJja19fP1dXt8uUrp06dhi4bGe3a&#10;uHHj8uUrVFVVwc78/PxgYTAvmIt05R7OpKGhYWJi4uLiAttKSEjKycktWKC6dOlSXV3dnTuNzM3N&#10;wbbwUHi0j48fNOP587j09IyiohLwDF1dPQTDEnpN+icjmO6C1f4AA/b3DxKDfRVB+DYCY8zEBph0&#10;/f2Bg0dAU9+86WxqaoHJDBMjPx/Mm/HyZXJUVAzMmdu3va5edTxz5gzYFjquq7tBU3OpgoKCqKgo&#10;TGDsayQSDUtJOZ2BgYGDg0NAQEBCQgJm7MKFC5cvX75p0yYTk92Wllbnzp13cnKGufr4cVB0dGxq&#10;anpRUTFWehm2Tug7NkuxKUSiMaGPWLQ9FmOKRHoEAoFB/Ebx/beIP8cqPw++pb//HexNVVU1+fkF&#10;r16lhodH3L7tCX5sz569a9euBT8JuzO2AY3pEsF/zp49G/uASUdHZ/9+0/PnL8AdwsOfZWZmg08G&#10;vwd+/s8/P43nyeHnQ/jvO4kD6JE3Q/xCkACPQCAmAkiARyAQCAQCgUAgJjmTT4CfHGD/ivr2bZe4&#10;uAQVFWVWVvY3cgT4L1++dXf3iImJUVBQFBQUfftGtgDv6OgE11pYHCLrWsT/H2OG4H/4MFLXh58Q&#10;QvAJZdfJOgjRbPiHfsL+xb+vb6C1tb2qqub168LU1PS4uPiwsKcPHjz09PRydr5+8eIla2trc/ND&#10;JiYmBgZbdXTWL1++YvHiJYqKSnPnzp0zZ87s2bPZ2Njo6Gb+XAg+XEVPT8/FxQW3kpWVXbhw0fLl&#10;uHrh27fvMDU1PXr0GBZ8f+uWh7///aCg4IiIqLi4hOTklMzM7Pz8grKy8tra+paW1s7OLugI9It0&#10;5Z4gixJ/RUGoeU+IuSdOe0CibI+pzgTNFa7dsWMndPbq1auNjc1YnoNnzyIDAh7hk+TfsLOzO378&#10;5MGDZtDr9et1V6xYsWQJWFhRSkpKSEgIjMPExEhJSUWWYadMmUJHR8fDwyMuLo6Puddct27dtm2G&#10;+/fjrHrhgi0MrpfXnUePHoeHP3v+PC45+RX4osLCooqKqoaGpo6ON729fR8+fCTRngTBfmhUXPgI&#10;w+Jl+7+F/J+oBPH589+2hWthR2tqaiktLc/MzIK58eRJmK+vn4uL68WLl0+ePHngwMGtW7etXbtO&#10;S0trwYIF8+bJiIiIcHNzMzExkVXYHiYqXMLPzw/THmbpypUrN2/W3717j5XVkXPnLjg7O9+5cxc/&#10;PyPj4xPxmSHyS0pKYXK2tnZ0d/dCN0mxJGHaDP3gc5+RX5YgIR+BmNwQuwLCW8Gf+Nrz4/kWQsX3&#10;N286CwoKnz+P9/f3v3r12pEjR2EvgK0ctgbYYhgZGb/zARMDAyNsIhoa6gYGBpaWVrCLwV4cFRX9&#10;6lVqUVFxY2MT7BRjZmcBb4ZVpSFuNkGnJ5bqf7ltEZMMJMAjEIiJABLgEQgEAoFAIBCISQ4S4Ccm&#10;mADf1dUtISFBSUmZmUmeAA/XwggqKipSUFC8epX6jZwodmxY793zgWu3b9/x+fO3X24NBLmMqdaP&#10;GYVP/MPR+hzxciZdWv42XLC2rw/8SWdjY3NVVU1RUUlOTl5qanpERFRQUMiDBw/v3Ll744bLpUuX&#10;T506fejQ4d2792DJxpcuxUTQecLCwpycnPT09P8kc/6MGTPY2NjwJcNF582TUVFZoKGhuXLlqg0b&#10;9Hbs2LFv334rqyM2NmevXHG4edP17t17gYGP8fH3LzIysgoLS2pq6trb3/T3D2J9JzfmnqAxYKIp&#10;lqQXMyxx/nz4A1gYadeaXgAAIABJREFUE+Cxug9D41ThJT7gbnBtZ2dXc3MLZuHs7Nzk5NS4uPjw&#10;8IjHj4N8ff3c3W85ODicOWNz+LCliclufX2D1avXqKmpzZ+vICYmxs3NDeYlN6sBDQ0tCwsrmBTu&#10;ICsrp6q6aNmyZTo6Olu3bt2zZ++RI0fOn7d1cnK+fdvr4cOAp0+fgTHBgxUXl2LJDLAUHf/kGBEs&#10;jtkQL9UPEioREOs3hM8jvnz5wQSGv33/fqi7u7e5ua26GkxaDC1/+TI5Ojr2yZNQ7IsTB4drYE8L&#10;i8NGRruGq9qrSEpKzp49m4GBgay6A5SUVExMzHChqKiYvLz84sWLV6zQxs/MnQcPmuFTF9i7uOBS&#10;F8DTsdQFxcUlDQ241AXQnZ8zI3G+aIJKR6ITQCAQ/3OMqcoTu0ciDznaXXzt6xsA111QUJScnAI7&#10;C2wrDg5XLS0tDQwMYDMF18fExDSeiwN/CF5RSEgIXke1tbW3bTOEDRcuB58GTjU3N7+5uRX7NeT7&#10;Dh/bN/EfFSFVHvHvgAR4BAIxEUACPAKBQCAQCAQCMclBAvzEBItY6urqkZSUnD59ekZG1jdyBHi4&#10;9t27D1paWhQUFBERkd/IF+ADAgLhWj29jYRQSwRizHDbEaHhhIjw4XBwUkVrTBccwmepHRx8398/&#10;2NvbB0sA3FFHx5vGxubS0rKsrJzExJcwpQMDH2H6/cWLl62tT5mbW5iYmGzevGX16jXq6upKSkoy&#10;MjLi4uKCgoJcXFwsLCwzZ/588D0NDQ0dHR3chI+PT1JSSllZGR8prrNtG646+5EjR8+ePXft2rVb&#10;t277+98PDQ2Lj09ITU2HphYUFJaUlFdV1TQ0NLW1tXd1dff1DUDvRqQI/oo/4A/79u2HJ/r4+H7D&#10;RSX+XXccixrHNHuiVAd/VQUmPck5POTTp6+YaI2Zt7u7t7Ozq6OjE1pYXFyakZH5/Hn8kyehPj5+&#10;bm7uly9fsbb+K1v+hg160GsFBcV58+aJiIjy8vKxs7MzMDCQFXM/ZcoUKioq7JMIYWFhefn5Ghoa&#10;OjrrsawJ27fvOHjQ7MQJ64sXL7m4uN675xsS8iQuLj4tLT0nJ6+wsLiioqK2tr65ubWzE7dDvXs3&#10;0pLfP4hk+7GnLrmlB+Ccjx+/YLUMoD1gTPxc7ayvb8zPL0hKSnn2LPLBg4e3bnnY24MlTx08eNDQ&#10;cPu6deuWLFkiLy8vISEB85OTk5ORkRHMQroZKSkpYT4zMTHx8vJKS89duHDhypUrt2zZArPx2LFj&#10;dnZ2N2+6+vr6wVTEf0eSmZf3GtZOdXVNU1MLNA/GHXpKYiIBLE8DlrQAgUBMbkYnuoc/jxc9//nz&#10;FzgHXN/bt91NTc3Z2bnh4c88PG6fPXt+7969a9asUVRUEhUVhZ3iO/6NmpqalZUVnOHSpUvBPR47&#10;dvz69RuPHgUlJ6eAFwWv1dbWAbvVmNHz34bD9xGInwAJ8AgEYiKABHgEAoFAIBAIBGKSgwT4iQkm&#10;ond390pJSU2bNi09PfMbOQI8Xi/5qKu7gYKCIjDwEf73MpKuHRoe1idPQuHatWvXIukF8XOQKNUP&#10;R+B9+vjx7xTuWPL8fxInjQ9l/hNWUEtLW01NbXExFh3+Kjb2+dOn4bAo7t3zcXe/5ejodOGC3fHj&#10;J8zMzHbt2rV5s/7q1Ws0NDSUlJSlpKQFBQXZ2dlnzqQjK6yZ+Jg6dSpczs7OISgoAGtZSUlJTU1t&#10;1apVmzZt3LFjp6npAUy/d3C4euuWx6JFi+ASMzPzV6/SgNevCyoqqhobW9++7SExOfn3DUIMFpRP&#10;gKzgfhjc3t6+1tYOMGxhYTGWLR9LbIDF3F+9eu3s2fOWllZ79+7bunXbunU6mppL8SaV5OfnZ2Vl&#10;paYmL1U+kVTDwsvLJyEhoaioqK6usXr1ahgyY2NjC4tD1tanLl26fOPGTS8vb3zkfXhcXEJaWkZB&#10;QVF1dW1bW0df3wDMrp8wHdiHqCjDxxGfoRBXHyBr0sIlvb39LS3tlZXVWGHm2Ng4cLz+/vdhMly7&#10;5ggTA8tbsGnTZm1t7YULF82bN09AQBAMSFZifGwe0tPTc3Nzi4qKzp8/X11dfc2atVu2GOzZg6XH&#10;Pw+P8/C4ff/+g7Cwp3Fx8bDjFBWV1NU1dHZ2wdz7CaN9+89Qe8x0I6LtRwfc/3KvhUAgRjBmcvih&#10;v5zeD75VGhh4V1/flJub//x5fEBAoIuLm43NWXA769atU1ZW5uMToKam+Y7joqOjExYWVlFZAJvI&#10;nj17T58+c+PGDXDv4KPAZzY3t8GL7vf9D5bnY3RCe+RtEEiARyAQEwEkwCMQCAQCgUAgEJMcJMBP&#10;TP6hAD+E/7dRff0tFBQUvr7+pF87NDysERGRcO2yZcuxW/1ygyAQQz+oeD1GKPOnT19JjPTFDrwH&#10;GxoYeNfb+0dnZ1dra0djY3NtbX1lZXVJSVlBQVFGRlZ8fOLTp+EPHgR4eno7OTnb2l48fvzEwYNm&#10;Rka7Nm7ctHLlysWLl8jJyc/BV75nZ+dgYWGho6OjoqIiV8WnpKSko5vJzMzCycnJx8cvIiIiLS29&#10;YIHq8uUr9PRw+v2BAwfh0ba2tk5O1z09/8r3npDwIjMzC1pbU1NXX9/Y3Nza3v4G+tLT80d//8D7&#10;9x+GhsbIM/wdDQMTnjENA0vwTjAvKfeBc+Dyd+/e9/b2vX3b3dra3tjYBG0rL68sLi7Jy3v98mUS&#10;2NPFxfXyZXtr61NmZuY7dxpBB6Gb0Nm5c+cJCgrx8IAl2RkZmWhpacnKZDB16lS4hImJiYODg5eX&#10;T0REFDyqiooy3Hzjxo1GRkbwOHiovf0VV1c3X1+/kBAs03tmcXEpNLKhoam1ta2jo7Orq6evrx+r&#10;FDBeLOaY0wms/eHDR+g+vqr9O0JtezAjlsOAlGh7okjTrra2dmhVVVVNaWlZYWFRamp6VFR0YOAj&#10;mABXrzric+NbgAHXr9fV1FyqoKAI04aHh2fWrFkMDAzU1NQkTkKsdgNMXS4ubrC/hISkgoLC0qVa&#10;urobwGjm5hanT9tcvXrNw+N2QEBgZCSu0nNhYXF1dW1DQyNYDF4hYPPC8j18+vT5B93DH1h6BiK1&#10;7APKh49A/A8xOnoev/zHjp6H82FLamlpA6cBzvbly+T79x9cu+Z45MhRA4OtamrqYmLinJxcsHWO&#10;VyGFhoYGvDrss7Kycnv37nN0dPL3v5+QkAiOEXZtcNrgMMcrdzK8K/39FSBKaP8bggR4BAIxEUAC&#10;PAKBQCAQCAQCMclBAvzE5J8L8HC5oaEhBQXFnTt3Sb92aHhY4+MT4drFi5cMx9P/epsgEGRBesJ8&#10;7OdDQ3+H4P/D+HvsgFv98UdfW1tHTU19UVFJVlbWixdJkZExwcEhvr7+Hh63nZycL168dPKktbm5&#10;xe7de4WF58Cik5KSxid7V5CWlhYUFMJSlJMb8Ywd06bh4p45ObmEhYXnzZNZsEBVS0sLK9a+e/ee&#10;w4cPnzp1+tIl+xs3XDw9ve7ffxAS8iQyMioh4UVqanpubn5paVltbX1raxs4ItKTlhPixQmWJDfC&#10;fsQBNxkYeNfR8QYaA2bMzMxKTHzx7FlkYODju3fvubi42ttfOXPGxtLSas+evYaG23V1dZcv1168&#10;eLG8/HwxMXE+Pl5WVlYaGpqfSGNARUXFwsKKLz0gqaSkrKm5dN06sB6u9ICV1RF86QFHd3cPX1/f&#10;x4+DwsMjwG2mpqaB6crKKurrGzs6Ovv7SQ27J8RrDhFJWcTh9SPsSfoB9+ns7KqrawDrpaVlPH+O&#10;i7P39fVzc3O7cuXK6dNnLCwOGRubbN6sv2rVajU1tfnzFcBus2fPZmJimjZtOlkWg4nKxsYqICAw&#10;d+48VdWF2tramzZt2rXL+NChwzBGDg64Sg1+fn5BQcEREdEvXrzMysouKirGUhT09vZDT3/YHcwC&#10;hDlGbDGC/kdc5XpMIf+XeycE4ndgTFV+aOgjli/k+wf8GlJRUfXqVdqTJ2EeHp62tnawUW7ZsmXp&#10;Ui0ZGRlubu7xMtuDFwL3BX5s9erV4NmsrU/dvOny4EFATMzzzMzsqqoa2NHGz2n/DXMsQ8Oh/8R5&#10;O1D0/GQCCfAIBGIigAR4BAKBQCAQCARikoME+IkJJsD39PwhJSU9derU9PSMb+QI8MCXL9927TKm&#10;oKDw8LhN+rVDw8P64sVLuHbhwkXwv0iAR0x6iNT6oTHV+vfvP2CqHulgkeJDw5XaxxNNCTXgd+/e&#10;Q1iwWGn2pqaWmpr68vLKoqLi3NzXGRlZycmv4uMTw8OfPXwY6OXl7ex8w87u4smTJ83McJXaN23a&#10;vHLlqiVL1ObPny8mJsbNzUVPT09DQ0NJOZ1c+ZmKipqBgZGdnZ2XlxcLvldQUACHsHTpUl1d3R07&#10;dh48ePD48ZO2thednJyx+PuwsKfQtvT0zMLC4traeqzcOGwlfX0DAwPv8OWE/0pcTGKR9WH7kKff&#10;g7XhWfBosGFLS1tdXUNFRRU+2j4f2pacnBIXlxASglOgXV3dL1+2P3XqtIWFxa5duAQGK1ZoL1y4&#10;UEZGRkhIiJWVbeZMOmpqarJE6OHYcVZubh5hYWFJSSkYC7inltYyLHzczMz85EnrS5fsb9509fHx&#10;CQ4OiY19npqaXlhYBEZ7+7YbWg4WwzINYO6XRHNhsvTQcLJ3uMPAwCBmfBJvBdf29w9CG/B2w028&#10;goKirKzsV69SYWRDQsKgwTdu3LS1tTty5Oi+ffu3bDHQ1l6pqroQpgfME0ZGRug7FRXVeEGrow+Y&#10;nMzMzNzc3GAruImioiLMXrinnt7G/ftNYXRcXFz9/PxDQ8MSEl5kZ+fCUOLfT/4yEfbdzA/zYBMO&#10;7CsHzETji/RIY0Mg/h8ZkcBmvA30w4ePo5c2/C8sfNhcampqwTulpWVERcX4+/tfu+ZoaWmlr2+g&#10;pqYG3hsc0Zhb3rRp01hZWcHbgFtetmy5kZHx6dNnXF3dYEdIS0sHDwzuF+4PLQRHMY6bxX0mhVT5&#10;SQAS4BEIxEQACfAIBAKBQCAQCMQkBwnwExOCAC8tjRPg09LIFuDh/H379lNQULi4uJJ+7RAS4BGI&#10;f5Uxo/CJpf3BwfcAnLlzpxEsutu3vb7hC4STlTx/WBv4jyhqLJt3V1dPY2NzeXllTk5ecnJKdHRs&#10;SMgTPz//W7duOzo6Xbhge/z4yQMHzHbs2Kmnp7dq1WoNDU0VlQVycnISEuICAgIcHByMjIzU1NSk&#10;i9CEg5KSkoWFhZ+fH/yYsrKKpqbm2rXrDAyw+HvLM2fO2Nvbu7q6eXvfuX79hpfXncDAx2Fh4dBC&#10;8D+pqWnQ4KKiksrK6oaGxra2ju7unoGBdz9Xx/2HdsNiqYel6w949fodmK6+vrG0tDwrKycx8SU+&#10;7P4RvrU3CakLjIx26eltxNtNQ0VFZd68eSIiIrNnz4aO09LS/kTY/YwZM7m4uEREROXl5dXU1Fav&#10;XoMv1r7X0tLKxubc1au4IHLscwe8oZLS0zPz8wugkbW1dS0tbdDmgYH3nz//2ErE9QUI0fafPn3G&#10;4uy/fyF+pv1tNGw+4xMVdFZV1eTlvU5KSgZzBQQE3r7tefWq49mzZ/H17E02bdoMtlJXV1dUVJaS&#10;khYQEIIJ9p1E06MPOBPO5+bmFhMTU1JS0tLCJcaHtWNhYQEzysHhqofHbRim8PDw58/jkpNfZWfn&#10;wCyqrq5paWl9+7YbRnY8aW3UlPg6YgmPrnxB/LUNirZHIP5FiFccYbnhVflxo+cxdXwI/yFRdXXt&#10;q1dpsNm5ubnb2Jw1NjYBzwMuWlRUlJWVdTyHAzudkJDQokWLNm7caG5ufunS5bt3fcCVpaS8Kiws&#10;hu2gp6dvTO+KPXpEKo7RiXaQQ5g4IAEegUBMBJAAj0AgEAgEAoFATHKQAD8xGRbg+6Sl506ZMjUt&#10;Dfe7FbkCvJmZOQUFhZOTM+nXDiEBHoH474L5zC9fvg0L8J6wAN+9ez9OkfuRgh+x5jem7IclMCc9&#10;b/lX/D/FwBbQ0dHZ2NhcVVVTXFySm5uXmpqemPgiOjomNDQsICDw3j0fV1d3e3sHG5uzVla4eGh8&#10;+vcNy5evAL8hKysnIiLKzc3NwMBAVtV24oOKioqJiYmLi0tISFhKCheCv3jx4uXLl+vo6GzZYrBr&#10;l7GZmdmJEycvXLB1dHTy8Ljt5+cfHPwEWpiUlJyTk1taWl5f3wjb2eDg+9FZ3P/1Ywiv+nR2vm1q&#10;+sto0IZXr9Li4xMiIiJDQp7cv//Q09Pb0dH5/PkLR48e27/fFCy2fr2ultYyFZUF0tLSAgICrKys&#10;P/GtAxgKH0fOM2fOnHnz5sHdNDSWrl69ZvNmfSOjXRYWFqdPn7l8GVfnHkYtKCgYTJScnJKXl19R&#10;UdXa2t7X149Fxv9cpQBMj8fMS8T3VHywFUyw9vY39fUNZWXlubn5YKi4uITw8GePHj2GRrq4uNjY&#10;2OzahUvqoK29YsECVbAPHx8/MzMLudNp+vRpjIxMMBVFRETk5OQWLVoEUxQm6vbt2/fu3Xf8+Ak7&#10;u4s3bty8e/ceTJ6YmOepqWl4pa2hq6ubrFQNI2yCfQozOos1EukRiJ9mTFWeeFlhJ+C/YBtj6f75&#10;5xC4nfLyioyMrOjo2IcPA2HtnzxpbWRkpK2tLSMjw87OPt5XUzQ0tLNnz5aVlV26dCm4VguLQ7D9&#10;3bvnGx0dDftjU1MLNO/7bgFc4sePX7D0Gyh6/peDBHgEAjERQAI8AoFAIBAIBAIxyUEC/MQEE+B7&#10;e/vnzp1HQUHx6lXaN3IEeGxorKyOwLVXrjiQfu0QEuARiP8uYwrwpC9Y0p8yOhCfWMUn6PpDw1ni&#10;yao1joVTYxHkAwPvYAfp7u7p7Oxqb3/T0tLW3NyKxZG/eJEUGRkVGPjY2/vuzZsuly5dOnXqlJmZ&#10;+bByv3D+/PnS0tJz5ojw8fFxcHAwMTHNmDHjJyT8KVOmUFJS0tLSMjIysrKycnJyiYuLw82xmHJ9&#10;/S0mJrsPHTp8+vQZe/srrq7uPj5+wcEhMTGx6ekZOTm5r18XlpWVVVXV1Nc3tra2wZ7Y2/sH9OvP&#10;Pz/9W+I9wWKDg+/7+gbg/m/fdnd0dLa2tjc1NZeVgbmyExJePH0afv/+g1u3bl+9es3GBhdHvnv3&#10;bn19/ZUrV6mq4rLlQ78EBAS4uLhYWFjAVqSHklPgo8lpaKjp6OhZWFj5+QVkZGQXL16yatXqLVu2&#10;7NmzF3aQc+fOOzo6eXl5BwQ8goFLSUnNzsYZB0azpqYW2gnj293dC5aBafNzWvV3DixdPMyo/v7B&#10;nh6wD246wVyqq2vIzy/AB9lHPHjw8NYtD9jmTp06ffCg2Y4dO3R0dDU0NBQUFKWkpIWF5/Dw8GCW&#10;IT0bAd4sNAwMDLNmzRIUFJSVlYNps27dOkPD7QcPHoQHweNgRAICAsEmr16l5uTkFRYWV1ZW1dc3&#10;wPDhkxDgVBxyZsLXX+6IEIjJxAipHh89PzQ0NHZqGXA1cE5vbx+4+ubmlry81xERUV5e3ra2dvv3&#10;m65Zs1ZOTl5QUAi2kunTx65IQkmJ+wpKUlISNjLYyq2tT7m6uj15EpqWllFUVFJbW/fmTefg4Icx&#10;nSShNAbivwkS4BEIxEQACfAIBAKBQCAQCMQkBwnwE5N/IsAThubYseNwrZ3dxZ+4FgnwCMR/h/+O&#10;AE9We4j4gVpPHMCHRZnDLkAQ7382evjr+/e4zPktLW3V1bVFRSVZWTnJycmxsc9DQ58GBATevXvP&#10;zc392jVHfP78EwcPmhkZGevr669evVpdXVNJSUlaWkpQUJCdnX3mzJk/kQSecFBTUzEzs8yezSMi&#10;IiorK6equnDZMlz8/datW3fv3m1hcfjUqdPgYJ2dr3t4ePr5+QcFhURGRicmvszIyCooKK6qqoEu&#10;dHf3Yk71/+kAm/f1DXR0vKmvry8pKcvJyU1JeRUbGxcaGvbwYeCdO3dv3Lhpb3/l9Okzhw4dxov3&#10;W9asWaOurq6goCAhIcHLy8vMzDyeqvRd41CzsLDw8fHBTRQVFeGGa9ashZsbGxtbWBwCy1y6hKvg&#10;DoP16FFQREQU7CkwjiUlpfX1Dfi0BO/GDFH9F4/Pn3GWaW9/U1ODm0UwKAkJieHhkYGBj+/cuQdt&#10;A7NYW58yNzeHpaeruwEGV1lZRVJSipeXj4mJidzPPuB8RkbG2bNng0FgEmpqaurorN+2zXD//v2w&#10;F9va2l2/fsPb+05g4KOIiMiXL5NycvLKyyubm1t7e/t+rrACIfcALD1CtD1xhozv58ZAIH43Rqvy&#10;8F9sUfyw9Maff35qbW0rLCxKTHwZFBTs7n7r7Nlz+/btg2UOfkNAQICWlmY85zBjxgzYkpSVldeu&#10;XWdishvcI/gfcAXgkeCGbW0dnz59/v5ix0fP/1UkZUROe7Sofw4kwCMQiIkAEuARCAQCgUAgEIhJ&#10;DhLgJyb/ogBva4sEeARi4jLRBPj/786OF4hPEA7xBvlxJfIRx+fPX+BWAwPvenr+6Ox829ra3tjY&#10;XFtbX1FRVVJS+vp1YXp6ZlxcQlhY+IMHD8HITk7Ow/r9QbD8xo0btbW1Fy1aLCcnJyIiwsvLy8nJ&#10;ycLCQkdHR0VFRVZYOabFYsH37Ozss2fPFhYWlpCQkJefr6GhsXbt2i1bDHbv3nP4sOVw/D2WGT4k&#10;OjomJeVVXt7rysoqaHlDQ1NLS2t7+5vOzi7oVF/fANgHjENKCfPxjq9fcenf4T6wxb99240FlMOz&#10;KiurS0vLCguLsrJy4+MTw8KeYpHlDg5Y2P1haLC+vv6qVavBRHPnzuXj4yO2D+mWgZPp6elZWdl4&#10;eHgEBYUkJSWVlZVXrFixebO+iQnY5LCNjc3Vq9c8Pb3u3Lnn7n7r4cOAp08jEhNfZGfnwlDW1dXD&#10;sMLggk26u3vBJoOD74eG/pFNvuHrN2OTB+7Z0dGJD7LHzZziYtzMgUGJiIiElnh43HZwuHrq1Blz&#10;c4udO3fq6uouXbpUUVERJgx0Z9asWQwMDNTU1CR+8zF9+nSwHisrK1wLM0RKSkpVVRWffsBg7959&#10;R48es7O76OLi6uvrFxr6FCyQk5NXUVFdV9fQ1NQCA9fV1Q2D+O4ddJ+k3AOEKFssAzaRSI9S4iMQ&#10;Ixmt03/8OHb6E/h5b28fOKWamlrwGMnJrwIDHzk7X4clbGhoqKGhCf6BjY0NdoTxXCL8raCgIHgS&#10;Xd0NBw4cgIV/587dyMhocD719Y1tbR09Pb3QgDHrYeCF+U/v34+Rh/+X23CCgwR4BAIxEUACPAKB&#10;QCAQCAQCMclBAvzEBAnwCMRvwm8lwJNuk9Eh+P8Zhf+3gjgi/p6szPnjHXhNpb+1tb26urawsCQz&#10;M+vFi6SIiKigoGBfX79btzycnJxsbe1OnrQ2N7fYvXu3gcE2XV1dbW3tJUuWKCrikp8LCgpxcnIx&#10;MjJSUlKSrk8THzQ0NKysrFiI+fz58+HOq1at0tPbCPPE1PTgsWPHzp+/cPXqNXf3W/fu+Tx8GBga&#10;GhYdHZOYmJSWlpGf/7q0tKKurh660N09rnjz0wfcDO7Z2fm2vr6xpKR02D644PK7d31cXd2uXHE4&#10;c8bm0KHDe/bs3bp1q47O+uXLly9atEhOTk5cXJyXlxdf7X7cgNHxjilTpsyYMZODg0NYWHjePJmF&#10;CxeuWLECb5OdBw+anTx50s4OF2ju5eXt7/8gODgkMjIqIeFFWlp6fn5BWVllQ0NjR0dnX98AzJZ/&#10;0RpwwGxsb38Ds6WgoDA1NT029nlIyBOYKm5utxwcHGxscKYwMYF5YrB27VoNDU0lJWVJSSl+fn6w&#10;Aww0WRago6Pn5uYBM8JM09Rcun79+u3btx84cPDEiZOXLl12cXGF+fD4cdCzZ7gPF9LTMwsLi7Bk&#10;DD09fTCxSRxfWEdYNgtChP0QUQDxiPLbY9a2/+VuBIH4dxlW5f+e/Fi9+R9+AAQ+B9YgeIbQ0Ke3&#10;b3tduGAHC3bTpk3q6hrS0tLg0KZNGzsHyZQpU9nZOcDXLVu23NBwx9GjxxwdncCxPHsWmZqaVlZW&#10;Dm5naOjjmA/FljDhBZ74YwLipfrLrfqrQAI8AoGYCCABHoFAIBAIBAKBmOQgAX5iggR4BOI3AQnw&#10;/9yAowPrRyfMJwuCsgJ+mERFHx9F/bG/f6C7u7e9/U1jY0tNTV15eWVhYXFOTn5GRmZyckp8fMLT&#10;p88ePAjw9PRycrpuZ2d3/PhJfAr9XRs3blq5ctXixYvl5eeLiYlxc3MzMDDQ0tJSUlKSG39PCK2G&#10;mwgKCklISMjJyamoqKipqcEj9PX1TUx2W1gcsrY+denS5Rs3bnp73wkICAwPf5aQ8CIzM7uoqKSu&#10;Dpclvqurp6fnD3gZ6O8fHBx8T7AJWZkJCMeff37q6xvAl1jGxZdjlsnNzU9Pz0xKSgbLhIY+9fPz&#10;d3e/hYXdHzhwQEdHR0trmYqKspSUFB8fHzMzM/SLhoaGrIT5U6ZMoaKiYmRk5OTk5OfnFxcXl5WV&#10;VVFZoK6uvnLlys2bAACA/383Gxub4HPm47IRuLnd8vHxCw5+Ehv7PDU1vaCgqLa2ntgUAwPvsDwE&#10;eNXtZz71GBr6CPfp7OxqaWmDm4Md4CnZ2bmwyycmvoyMjB4Otb92+jQWam+0YcMGTU0tRUUlmBgc&#10;HBwzZswgPSvDtGnTwGizZs0CA8LlsrJyCxaoamkt1dPTg2lgaWl19ux5JydnmAOPHgVBr9PSMoqL&#10;S5qamrGkC1h/sdcAEscdC7WHhUNIiY9EesRkZcQnKeNtN3/+OTS6zASslMHBD+BeYKcAJwAOJzIy&#10;ytvb+8IFXOH5det0YMmDDx8vqcbUqVPAJQoKCsKi1tTU3LbNEC/PO4MDAU9SXl4BXgtcNzRpvAoX&#10;0AD4K8Ii/d1UeSTAIxCIiQAS4BEIBAKBQCAQiEkOEuAnJkiARyB+E5AAP2EZMxB/tLRPiML/9AmL&#10;widblyUu5j00HGcJdx6C8SYAACAASURBVH77truhoamkpCw7O/fly6TIyOjHj4Pv3fsrxNzG5uyR&#10;I0f27du/bds2fIj5iiVLligpKc+bJyMqKsrLy8fOzk5PT/9zIfj4SGs6Li5uMTExOTn5xYtx8fcb&#10;N27atcvYzMz85ElrO7tLzs7Xvby8AwICw8LCo6NjExNfpqamQVMLC4vKy3Hx9y0tbZ2dXQMD736u&#10;xvm3/6x8PDj4Hu5WW4sTq169So+JiQ0KCgFruLi4XLp0GZp08KAZLCI9vY0rV65UV9dQVlaRkcFM&#10;wcvGxjZz5kxyy7pjdgADMjMz8/HxS0lJqagsWLZsma7uhh07jA4eNMc+YnB1dfXx8Q0JeRIZGRUf&#10;n5iS8iorK7ugoLCsDIzQ0Nra1tXVgzfCz4TdY2Gs2KzAjNDb2wezori4NC0tIzb2ORjhzp1716/f&#10;sLO7CJv+/v2mBgYGa9as0dDQVFZeAJNhzpw5PDw8zMws1NTUpHd86tSpmLwnIyMLow833Lp1m6np&#10;ASzO3s3N3d//Pox7bGxccnJKVlZOYWFxVVV1U1MLJmKR0lm8VP+N8ILxnc9ohhca/HdcLR+9fCIm&#10;Mv+Z0/5P7Dse7AOvMQ8seB3OhwUFi+v58zg/P38HBwdLS8vNm/U1NTVlZWX5+PjAS4+3hMFxgetT&#10;VlaG3cHU1PTCBTtv77vPnkXAgn39uqC2th780pi5QGBhEu9EI1LxE1bf//qiQwI8AoGYCCABHoFA&#10;IBAIBAKBmOQgAX5iggR4BOI3AQnwkwDiKPwfBuKPGRBMrCMStlEsuTHpEedYLfPe3r6Ojs7Gxuaq&#10;quqiopLs7NzU1PSEhMSoqOgnT8ICAgLv3r3n4uJqb3/FxuaslRUm4Rvq6m5Yvnw5+HxZWTkREREs&#10;BP/nFGta2hksLCw8PDxz5ojMnTtXSUlZTU1txQrt9et1DQwMdu/ec/iw5enTuIhzaAYWf//06bP4&#10;+MSMjMzCwuKamjp4Cens7IIuQF+G8Kvj5zLogyV7enpbWtqqq2uLiooyMnCp8sEOwcEh/v73b9/2&#10;cnR0On/+wtGjx/bvNzU03K6js15LS0tFRUVKSlpAQICNjY0s0ZpYvaanp+fg4BAUFJSUlFRUVFiy&#10;RG3lypUbNmwAU+/du8/S0srGxubKFQc3N3cfH9+goODo6Njk5Fd5ea8rK6taW9uxPPmkJ2AY8/j8&#10;+Qvcp62to7a2rqioOCsrJzk5JSbmeWjo04cPAzDZ/sIFO3z392/dum3t2nXq6urz58+HCcDJyUlW&#10;bnwqKmoYdF5eXnFxcXzFBFy6BfwXG7sOHTp09uy5a9ecwOABAQHPnkUmJSXn5eXD/Gxv7xgcfP9P&#10;yiNgAffYW8qYMiES6RETE+LNYkRNB+JJC3N79AKBn8DSbmxsKigogkUdHh5+756vvb3DoUOH9fX1&#10;wd+KiooxMNCPt1opKam4uLikpefCetfT23jgwIELF2zh3QM8Q1paBnjggYH3P1x3WJYLwqb2Pxc9&#10;jwR4BAIxEUACPAKBQCAQCAQCMclBAvzEBAnwCMRvAhLgEd/hP6X97wXiE8QPsjT7b39Fmf8lpfT3&#10;D/b29nV19cBrQHt7R2tre2Njc2lpWXZ2NmwKz55FBgY+8va+e+PGzYsXL1lbnzI3tzA2Ntm8WV9b&#10;e9XChQtlZeUkJCSEhIR4eGazsc1iYGAYL3/yd45p06bR0NDMnDmTnp6ehYWFg4NTUFAQtsIFC1SX&#10;LVuuq7th+/Yd+/ebHj167Ny589euOXp4eN6/fz80NCwuLgH2yqys7NevcdHntbW4EHwsDzNZRd+/&#10;fMG9ycBV3d29WM78kpKyjIwsfJ78MF9ff1dXd3t7+1OnTkP3jYx26eltXL58uaqqKtZ9QUEhbm5u&#10;aPlPxNzD+bS0NGA3fAUBHjExcQUFRU1NTR2d9YaG27EA9IsXL4L97971CQoKjomJxWcdyIEul5SU&#10;V1XVNDQ0tbW1D8fck5d4AM6HOQCvf1jH29o6oO9gyczMrLi4+JCQkLt378Gjz5+3PXLk6J49e/X1&#10;9VesWKGkpCQlJS0sLMzDw8PCwjpjxgwS0+PDxIDpQUdHz87OLioqqqSkDHfbtGnz7t274f4XLtjC&#10;s3x8fJ88CU1MxBVHgD4WFBQBFRVV+NQC7W/fdmOCGYkSPrFaj0D8rzAi0T0hp/2Y0x6mN6x98ADt&#10;7W9qaupSUtIePw6+efMmuI4dO3YuXbp07ty5fHx8jIyM461TKioqZmZmERERdXV1AwODI0eOODo6&#10;BwQEJCUlwRoEJwMepq+v//Pnsd0L+M9fbjFSQAI8AoGYCCABHoFAIBAIBAKBmOQgAX5iggR4BOI3&#10;AQnwiH+LMaPwx0ub/+HDn4SYYCzYGou3/ich15jGCTfv7u5tbW2vqakrLi7NyclLSUmNi0sID494&#10;/DjI19fP3f3WtWuOFy9eOnHipJmZuYnJ7i1bDNauXaupqaWisgB2vTlz5syaxU6ijjvmQU1NPRyF&#10;P2fevHlwWw0NzdWr12zcuGnHDpx+f/iwJZZA3tn5hqen14MHD8PCwmJj41JT0/LyXldUVDU3t0Iv&#10;sHckcrvf2dnd2NhUVlYOfccHnceGhDzx8/P38Ljt5ORsa4sFnZtu22a4fv16La1lCxZAr+cKCQlx&#10;cLDPnDmT3E8WMDGbhoaGjY2Nj49fQkJCQUERi7nfuHEj1t8jR46ePXsOyzpw587dwEBc1oGEhBeZ&#10;mVnFxSX19Y2dnW+h5T899B8/furt7QOjlZdX5ubmJyWlREXFBAUF42sE4NItnDljY2FxaNcuk02b&#10;NkPDFi1aLCsrKywsjFW1J6uztLS0s2bNAnNhn2UsX758w4YNO3bsNDU9cPz4iQsXbMHI+DENwPcx&#10;MTMzu6SkFPr49m03THtyBxSrAjCiQgTxUkLR9oj/MsR+njh6foiEvClfv34Fz1ZVVZORkRUZGQ1+&#10;ydn5OrhiIyMjWJjy8vLgNr9TuISOjg6WnrKyMrjTXbuMYcU5OjqBV4dbZWVl19XV9/cP/nA1DQ3X&#10;1CAO+v8vrxokwCMQiIkAEuARCAQCgUAgEIhJDhLgJyZIgEcgfhOQAI+Y+JAg7f+VYP9PmLlDn75T&#10;23jMA06Gq969ew/vHm/fdre3v2loaK6oqCwuLsnPL0hLy3j+/PmTJ6F+fvfd3W85OFw9d+48IXm+&#10;jo6OltYyFRUVaWlpISEhXl5eDg4OZmbmmTNnUlFRkStmY0o2AwPDrFmzeHh4BAUFxcXFZWVlFyxY&#10;sGzZ8vXrdQ0Nt8Nz4elnz56DlkB7fH39goOfxMTEwk5dVFRaW1vf3NwK71E9PX8MDr4nMfj+8+cv&#10;cDJcgu97U1VVdWFhcXLyq4iIqIcPA+Ap9vZXsJh7Y+NdmzZt0tbWhg1aRkZGSEh49uzZ7OzsTExM&#10;M2bMnD59OlmdpaamxneWHewmLDxHUlJq/nwFDQ2NdevWbdu2bf/+/UePHsMkbS8v74CAR9Cely+T&#10;cnPzy8srampq6+sbm5tb3rzp7O3tg9GHl0ASRxyGu79/oLOzq6mppaamrqSkFAY6PT0jJuZ5UFCw&#10;t/ddZ+fr589fADvjQ+23aGuvVFFZICIigu8py4wZM0jPLgDTAPoIF/Lx8cId4LVKVXXhypUr9fX1&#10;4eZHjhyztbW7edPFx8c3JCQsPj4xOzunvBwXZA9ta2/v6OrqgWmJDSUpHygQ4uxhgRCL9GPWm/jl&#10;SxsxuRmt08Ofx4yexz4egtkO076iogrWIyzGu3d9Ll68dOCA2YYNG5SVlQUEBFhYWGBBjbnQKCkp&#10;WVlZ4Rw5OblVq1abmJjY2NiA7woNDcvMzKqurm1paQP3DktpvOh5aBhBlSdeKf8flkECPAKBmAgg&#10;AR6BQCAQCAQCgZjkIAF+YoIEeATiNwEJ8IhJBlmB+IQ6x4QQ/H8Yfw+37ezsamhoKi+vyM3FBd/H&#10;xsaFhoY9ePDQ09P7xo0bly5dPn36jJWV1f79ptu379i4cdPq1Ws0NDRUVFTmzZOZM2cODw8PMzPL&#10;z1V/x46pU6cQasBLS89VUlLW0NBcu3aNvr7+rl3GZmbmJ09aX7x42cXF1dv7DjQMmhcbG5ucnJKd&#10;nVtcXFpbW9fW1tHb2weWIVHxHRx8397+prq69vXrQnhhiIl5Hhwc4uPj5+Z268qVqzY2Z62sjuzd&#10;u2/r1m3r169ftmzZggWq0FlhYWFOTk4GBgZyU+UPd3MqXMvNzS0qKionJ7d48RJ8zP0mI6NdZmZm&#10;J06ctLO7eP36DfBpfn7+QUHBUVHRSUnJWVk5paWldXUN8KoJzf7yhYzx/vz5S09PX1NTS2lpWWbm&#10;X0UB/Pzuu7m5Yx8oWFgcMjY2hjasXLlqyZIl8vLzxcTEYECZmJjI+jSBAvd1AgUMIlwrLi6uqKi0&#10;dOlSHR1dmDAHD5rB8MEscnV1u3fPJzDwUXg4Ls4+LS0DjF9ZWTOcO2GIxE4RIuyxIHtCnP0I3RRF&#10;2yP+LcZU5YfwH0593+HACR0dbwoLi+PjEwMCAm/cuGltfcrEZLeOjo6qqqqIiAgstPG+eYIfMzMz&#10;SUhIqKur6+tvOXTo8OXL9nfu3H3yJOzlyyS4J6zrwcEP462RT5/+ykJB2FZGR8+TtRCQAI9AICYC&#10;SIBHIBAIBAKBQCAmOUiAn5ggAR6B+E1AAjzid+b7aj2mO5IFpiT9MA8z4fiK+7fHTwMDuIrv7e1v&#10;GhtxAdnl5RWFhSW5ufnp6ZlJSSlxcQlPn4Y/ePAQlqejo9OFC7awvZqaHtixY+eGDRuWL1+xcOFC&#10;vJ49h5OTg4GBYebMmdTU1D+hamPx94yMjPhwbT4REVFpaWkFBQXYi/ECsM7Wrdv27NlraWl55oyN&#10;vb2Dq6s7Pm77SWxsfFpaRnFxaUNDU09PL7Zxf0dLw7JADw6+x976GhubKyuri4pKcnJyk5NTwsOf&#10;3b//wN391uXL9idOWJuamsJzV69eu2TJEjk5uTlzRDg5Oenp6aGplJSUZOUYwDrIxMQEd+Dn5xcT&#10;E5eRkVVWVlFTU1+5ctXmzfrGxrsPHToMvXNwcIAG+PvfDw0Ni49PwKfKL21ra+/vH4RRHsL7zB8e&#10;YIS+vgHoIP6DjMrXrwthQF+8SHr69BnY7fr1G+fPX8Dq2cOjtbVXwjhKS+MqZDMzM8+YMYOKior0&#10;OghgChg46JegoJCUlBSM2qJFi2Fu6OltNDY2PnTI0sbmnKOjo5eXd2Dg4+joGHy+hGJoGEw8GAWs&#10;X9jHKCRmj8CH2uM00SHcm9ufxAr9aJH+l690xASH4IG/43uxN5PRH81gv7A0N7dWVFTm5OS9fJkU&#10;FBRy44bLyZPW4CSXLVsOfoyFZdyvmsAtwNoBhyAjI6OmprZx42YLCwtwPnfv+kRHx8KyBc8MCxka&#10;8B23Bm2ALoxIOPGdyY8EeAQCMRFAAjwCgUAgEAgEAjHJQQL8xAQJ8AjEbwIS4BGIfxcSQ/Dfv/+A&#10;KTRY/P3nz2QH32MljQnVwbFH9PUNtLV1YMHo+OT58WFhTx88eOjh4enk5Hzhgt2JEyfMzMyMjHZt&#10;2rR5zZq1WlpasNXOn68gJSUlLCzMw8PDwoJLsU669Dv6oKamZmVl5eXlk5CQUFRUVFdXX7NmzZYt&#10;BviM60fPnTuPpZQPDHwUGRkN2z20My/vdVlZeV1dQ2tre2fn297evsHB90ND31Pxob8dHZ1VVTV5&#10;efkvXyYRZHt7ewdr61Pm5uZGRkZ6ehtXrlwFDVBWVob3mTlzhLm5uZmZmX8uwQAlJSU7O/ucOXOG&#10;A+5Xbd682djYxMLC4vTpM/b2V1xd3fz8/MHgsbHPk5Nf5eTklpSU1tTUQae6u3HfJZA4xHAajGND&#10;Q9NwIYDIBw8Cbt267eBw9fTp02ZmFuCudXWxby8WycvLiYmJ8fLOZmFhpaGhIatHU6ZMgU7BiAsK&#10;CsnIyECnYKS2bt22f7/piRMnL1267OYGPXrw9Gk49CgpKTkzM7ugoLCioqqxsQmMD42EiUf6RB2x&#10;QEYvjRGh9iOETKTlI4hnDnHt+fHKT8DcwyYe+BOYtBkZWTCZPTxugxfat2+/js76xYsXg+vj4uKm&#10;ph537UybNo2Dg1NWVg6WvImJCSx28DNPnoQmJLzIzs6trKxub38D/nzMBhBKzo8I+h/68+PJk5fZ&#10;2ed5ewf88UcfEuARCMQvAQnwCAQCgUAgEAjEJAcJ8BMTJMAjEL8JSIBHIH4hY6r1o7Plj5kAfMw0&#10;4AQ5n8Q45m+4gugfsUDtpqaW6uqa4uKS3Ny81NT0hIQXUVExoaFhAQGBPj6+rq7uV6442Nics7I6&#10;sm/fPkNDw/XrdZctW66qulBGBpc8n4uLi57+J/PJY8f06dMZGBg4ODgEBAQlJCTnz5+/eDEujHvd&#10;Op0tWwyMjU3MzS1OnLC2s7vo5HTdy+sONOzZs4iXL5Ozs3PLyiqam1t7e/s+fRqj7D1YA0w3XOS+&#10;saKiqrCwODs7JyUlNT4+AW4SGPjIw8Pz6tVrZ86cHc4kvxEeraKyQEpKio+PDxpGR0c/c+ZMchVu&#10;WlpaVlaW2bN5RUVFwVBwQ03NpWvWrNXX1zcxMTl0yPLs2XPXrl1zd/fw97//5EnY8+dxaWnp0Lz6&#10;+saurp6hHyncWPFs6FpbW0dtbR1cmJGRCWOH79RjT08vB4erp06dNjM7aGi4fe1aXCIBaIagoBAb&#10;G9t45bS/050ZM2aws88SEBCQlpYerm4AfdliYrL78GFLG5uzYEMPj9sPHjwMD4948SIpJyevoqKy&#10;tbV9YODdz5V4IITaYwnACd+vIJEegTHCeY7wloQpMWaK+48fP3V2dlVV1YAPef48Pjg4xNPTG7zc&#10;3r37wO0oKSnx8vJSUlJ+x2Wxs7ODswJPBf5w9+7dsNZu3nSBtRwb+zw/vwBWJczbUVMa145z55w5&#10;OOR8fYPfvXvf0fG2o6MT3NeI7BG/3LYIBGJygwR4BAKBQCAQCARikoME+IkJEuARiN8EJMAjEJOP&#10;H+r6BJmKIE2RJY7CybA1Y4WQ+/sHe3v7urp64OWtra2jpaWttra+oKAIH38fFxoa5u9//9Ytj2vX&#10;HM+ePXfkyNH9+/dj4r2W1rIFCxbIyspJSuKC72fPnj1r1iwGBgYaGhqyEssPa8MU06dTzpgxA+7A&#10;wsKCrw0vJi8/X11dfe3addu2GZqamuILw19ycXH18fF78gSXWz4rK6esrKKurqGpqQVaDu3v6Hj7&#10;9m1Xd3dvb+8ffX0DAwPvCJUFsNzXYCvocnNza0lJGfQxNjb20aMgT09v6OCZMzYWFod27Ni5bp3O&#10;kiVqcnLyEhISQkJC0Bho0syZM8n6OmHq1KnU1NR0dHRsbGyCgoKysrKLFy/GUuVjajfY09n5+p07&#10;d4ODQ+Li4qEv0KTq6trm5hYsmhafT37cQYXhhhMGB99Dx4uLS1NT0yIiIv39H7i4uNna2llZHdm1&#10;y3jDBj0YJiUlXP4AERERXl5eaAw0ifSOTJ06BXpBT0/PygqDwiMuLqGsrLJs2fJNmzZDL+ApFy7Y&#10;Xr9+4949n5CQ0Pj4xMzM7Pz8gtLS8pqaWhiUN29wquS7d3+OF+I83uT85WsQMdEgdol/R6KPEz0P&#10;CwdOg99GwRvgF0gJeDMfH197e3tzcws9vU0LFy6UkJDk4eH5zkc5sExg5sPyl5eXX7Nmzd69+86f&#10;v+Dp6RUZGZWXl79v31E2Nkl393t//NEHq3X0J1PYCv3ldkMgEJMYJMAjEAgEAoFAIBCTHCTAT0yQ&#10;AI9A/CYgAR6B+J0hluq/H4U/Ipx0ONT+K1bt/icimwkH3K23t6+9/U1dXUNZWXleXn5qaho+MD0y&#10;KCjYz8/f09Prxo2b9vZXTp+2sbS03Lt3n6Hhdl1d3RUrVixatFhODpeDffbs2SwszFRUP5Nbnkgt&#10;Y+Dk5BIWFp43DxeqvnSpFhZ8v3v3bgsLi7Nnz12/fsPT0/vhw4ehoU9jY+NSUl7hk+dXNDY2dXZ2&#10;vXv3/usoQ8BPwHRdXd1NTc0VFZVwPvQuLi7+6dNnAQGB3t534J52dhdPnDhx4MDBHTt2QL+0tJbj&#10;I++l+fkFWFlZKSnJjVOnoKWlZWObxcfHJykppaSkhI9TX4fvyJ7Dhy3PnLG5cgVX5N7X1y84OCQm&#10;JiYpKQXMXlFR0dTUAq/T2Mv5iAMGur9/EIapurq2sLAoLS09Li4hLCz84cMALy9vZ+fr589fsLKy&#10;gkfgS9prq6qqzp0LXeBnYmIiNy8CnA9XwZiKi4srKCiqqf1VxYDQfnt7Bzc3dx8fX2h/dHRsSkpq&#10;fn5BZWV1a2t7X98A6Wo9foCwIHvcTIZZTSjogH1fMmbyCRRtP2kYndMeGHZxP/gsCU5ra+soLi59&#10;+TL5yZNQ8AwODlcPHbLcsmXLihXacnLy3Nzc34menzJlyrRplHx8/OrqGnp6G/ft23/u3Hl4BwsJ&#10;eZKc/Kq0tBxcync+oCGuP0Ic94+fnyh6HoFAkAQS4BEIBAKBQCAQiEkOEuAnJkiARyB+E5AAj0Ag&#10;/j8YU9cfXfAbH1z+8eNHnJZPuooPZ8JVg4Pv4XWxq6u7vf1NU1NLXV1DZWV1aWlZQUFRVlZOQkLi&#10;06fhDx8Genp6OTk529rawWvJgQMHwdfp6emtWKEN7xgyMjIiIiJ8fHxcXFxsbGwMDAy0tDQ/oRbT&#10;0NDAtXAHbm5ufn5+uKesrOySJUvWrl1naGhoanrg+PETFy9eunnTxcfH98mT0Li4hIyMrNLS8ubm&#10;VuhCX99AT88f3d29b992wzswdKetraO1tb25uaWpqbmhoam+vqGurr6ioio/vyApKfnZs4gHDx7i&#10;C95fOXnS2tT04LZt29asWbto0RIsYT47OzsjIyM1Nc3UqVNJ7AVWD56Ojo6VlRWswc8vICoqBr1Q&#10;U1ODO2/dug1MZ219Cp7o4XH74cOAyMjo1NS0wsLixsbm3t4+GIv+/kHoCPwZOgKDAh3p6OjEkiLA&#10;6EAvsNQIL18mh4WF+/r6Xb9+8/z5C4cPH4YR0dFZr66ujuXG5+TkYmZmnjFj5vTp00lsPJyJtRzs&#10;LyQkJCkpqaCgoKm5dP163Z07d5qbW5w+febq1WuwwQUEPIKWp6SkFheX1NTUQqugeW/evIE2w0C8&#10;e/d+CL8h/nD6YWo9zO3vK/S/fBki/i1GR8/D/44pkH/+/AWWQ1dXDywNWLN5eflRUTF3796zs7sE&#10;i2jDBj0VlQUwS2fOpKOgGHt5gkthZGTi5eWF5ayhobltm+HRo8fBicHsTUpKgXvCnd+86YQZC20Y&#10;7Ta/4ivfY1+QjE7Fj0AgEASQAI9AIBAIBAKBQExykAA/MUECPALxm4AEeAQC8cv5vlRPrNZ/+IA7&#10;DR+p/AULvie92v14B9ywu7u3ubm1srKqoKAwNTU9Li4xPPxZYGDgnTt3XVxcr1y5euaMzblzF2xt&#10;bS0trfbtMzUy2rVp0+Y1a9YuXaq1YMECGRlZUVFcFD4rKystLe1PpNCfPn06ExMzLy8vPuZbAYv5&#10;xmqrHzpkefr0GXt7excXt3v3fB8+DAgNDYuJiYU3pfT0zPz812Vl5bW1Da2t7dALsBVYBgyFfZ3Q&#10;2tpWUVGVk5OflJQcEREVGPgIi7m/cMH26NFj+/ebbt+OyyWwfPnyBQtU582TmTNHmIuLi4GBgdyv&#10;EOCgoqKeNWuWoKAgWGPRosWrVq2C9u/Zs8fK6sj58+cdHZ08Pb3v338YEhIaFRWDNf7164Ly8sqG&#10;hqY3bzr7+gY+fvyE1y+/Dg19fPu2u64OJ9inpKTC+YGBj728vJ2cnM+dOw833L17z5YtBqtWrVmy&#10;RE1efr6oqCgXFzc9PT3pHxxgByUlJQwZtBn6vmjRInyb9eHmVlZW8CBn5+uenl7+/vdDQp6AwZOS&#10;UrKzc0tLy+vrG+BXlYGB998JUCYcMD+x8Hp4ryaELA8RVS4nTjKBQu3/tyAeRGwcsV9bxqw3P+I4&#10;YnWOhUXs2LFz9+8/sLd3gPUIi11Xd8PixYslJCRYWdm+40ZmzJgBS1VVdSGcb2p6AJYzvLw9fhwU&#10;H5+Yl/e6vr4RVtOYDcBmIzYPsXn1/j2m0/9HjhM03xCI3wQkwCMQCAQCgUAgEJMcJMBPTJAAj0D8&#10;JiABHoFA/A9BYmA9WcBVmKgPbz5kpdP//PkLXNvb29fZiSsUXVfXUFFRVVxckpeXn56emZycEheX&#10;EBERGRCAk71v3Lh56dJla+tTFhYWxsbGmzfrr169Rk1NXVFRUUxMgpsbpx9TU1P/hPJNSUkJ17Kx&#10;zZo9e7aw8BxpaWm4p5qamra2Njxlz569R44cPXfu/LVrTp6eXg8fBj57FvnyZXJOTl5hYXFpaVll&#10;ZTW0vLGxuba2vrKyqqSktKCgEP42IyMrJSUV3seioqKDgoJ9fPzc3T2uXXM8f/4CvODt27ffwGDr&#10;6tWrFy1aPG+eDB8fHwsLK9YFsr4/oKGhYWZm5uLiwkeuS82fr7BkyZKVK1cZGGzZt2/f0aPH7Owu&#10;3rzpcu/eX5kDsFL30E5oc3Nza0tLK5b5AH6Ib3ZuenpGcvKruLj40NCw+/cf3Lp1G2vz4cOWRka7&#10;dHV1NTQ05OTkBAUFZ82axcjISEtLS6JsP3XqtJkz6djZ2QUEBCQkJOfPn79w4UIdnfXGxiZWVlbw&#10;CEdHJy8v70ePHmNB9gUFRWDSt2+74Jea/v7BwcH32N5KeoZ84lB74jTjxCI9Cm6eUIzIaT+mRxoc&#10;/PBx6NMp6yvs7LJ+fiHgRuCH4HwwlwL+pLm5pby8AqY6rL7g4BAXF9dTp07v2mUM60JWVo6DgwNW&#10;zZiTFpYerEFYjDIyMuBbNm3aBN7m0iX7u3d9oqNj8vNft7V19PUNwOOGhj6P5+igDcSpHZAqj0BM&#10;YpAAj0AgEAgEAoFATHKQAD8xQQI8AvGbgAR4BAKBGCItCp84WBlznp8+fcYC8ck9sFBUwhsO9qye&#10;nj8aG5vLyyvxCY1ZeAAAIABJREFUMespUVExeOXb183N7cqVqzY256ysjuzdu9fAwGDt2rVaWssW&#10;L16sqKggLS09Z84cHh5c/D0dHd1PSPgUw7HgQkJC8+bNW7hwobb2yk2bNhkbmxw6dNja+vTFixed&#10;na/DBuHv74+FsMfHJyQnp6SlZWRn57x+XVhaWlZWVv76dQH8L7w0wltcbOzzZ88i4OQHDwI8PG47&#10;OFw9ffqMmZn59u079PT04P6LFy+ZP3++uLgEHx8fPJqGhuYnmk1LS8vJySkqKqqoqLh0qZau7gYj&#10;o13QZqzOvaur2717PmDDyMjohIREMGl6emZubn5hYXF5eUVFRVVRUXFOTl5qajo0OCYmNjw8IjDw&#10;EbQWn9v/lKnpgW3bDNevX6+lpaWiogJ2FhAQYGNjI7ep1NTUHBwcYmLiSkpKcCvo/q5duEaePXsO&#10;0+yhhRERUdBCaAk0r7S0vKamrrW1raurZ3DwAylx9l+/4mYUcXj9iMk84gsVLOKZWMtH0fb/TWBM&#10;8QK8jLd3wB9/9LW1dbS3v+nt7RvCf58xvjT+dQhf8R3Oz8t7jc9s73P5sr25ucXmzZs1NTVlZWX5&#10;+flnzpw53lScMmUKTOB582S0tbWNjIxPnTrt5uYOizQx8SUshKqq6o6ON9gvYqMnGPxiODRWKn5C&#10;9Dz6FgSB+J8DCfAIBAKBQCAQCMQkBwnwExMkwCMQvwlIgEcgEIif4Iex+KNTi/8wwTgWhf/5M6lR&#10;+F++fH33Difbt7e/qa9vrKioKiwsysrKwULAnz2LDA4OuX//gaenl7PzdTs7uxMnrM3MLHbt2oWP&#10;v1+tpqamoKAoLi7By8vLzMxCSUlqzfURoh41NTUzMzM3N7eIiIiMjMyCBapaWst0dNZt2WJgYrLb&#10;wuLQmTM29vYObm7uPj5+jx+HhISEhoaGhYdHRERERkXFxMQ8f/48LiEh8cWLJHzAfUxo6FMsW/6N&#10;GzcvXrxkbX3K3Nx8OG0ANFt9/nwFMTFxHh4eOjq66dOnk5nzfwotLS0bGysfH7+kpJSSkpKm5tK1&#10;a9cZGGzdu3efpaUVPmG+MxgtMPBxGDQz/FlkZFR0NLQyLj4+MTHxxcuXyWBh+DP8Ffwc7Pz4cdDd&#10;u3evX79hZ3fx+PETpqYHDA234wvba8jLywsKCjExMZOeHp+GhoaNjY2fH5onqaiopPF/7J0HPFff&#10;/8d/ZNOyZRNF9oxskb23tGiQppaWor333mkpUmnvPVRSoRBZSfYsK//353Py+X++RlGS8n4/nt/P&#10;97qfc899n3PP1T1e9/0+xibW1jbU3Ph+QUEzQkND4UTQOcePnzh//gJ48vz5i5SUdzAGYLDByGl7&#10;CofmCiuJtifLh+Py9r8PmgC/Z8+xsrLyjx8/ffpUUFZW0UTepr33Q9//5BdFi0u/w/QZfg/ExcXD&#10;EI2OPrNv34Hly1dMmTLF3d0D7hq4ZXr37t3aqOvRowcvLx/8NoDJFwxdP7+xCxYs3Lx5S0TEqTt3&#10;7sLvFqj8+0OLmrChafQ8qvII0pVBAR5BEARBEARB/nFQgO+aoACPIN0EFOARBEG6FG2MxYed1Y2a&#10;fbtC8OvrKZH3UENFRSU8bxcWFn/6VJCbm5eTk5uZmU1dM/7ZrVu3Y2IuUFXwvRs2bAwLWzJnTnBg&#10;4KRRo0a5uLgOG2ZB1owfMGCApKRkv379eHh4e/bsyczM3B4hnGJMTEwcHBx9+/YVEBAUExODCqlh&#10;4mZOTk7e3sN9fcfCSeF5cuHCkOXLV4AnO3bsOnjw0IkTJ2NizhNF/MKFS5GRUUeOHNu378CWLVvX&#10;rFm7ZMnS+fMXzJgxMzAw0NfXz8truLOzs6WltZGRkbb2YHBbRkZGRISSMICdnb2N4j0UY2Vl7dWr&#10;Fx8fn6ioqLS0tIqKiqGhkZeXN4llX7Fi1aZNm/fs2QueREefuXLlGjw8P3z46NGjJ7GxT589i4uL&#10;i3/48DFJ6X/qVCR5MQJatGzZiuDguePHT3BxcTE1NdXW1lZQUJKSkhYSEuzduzf0T1vcY2TsAW0B&#10;9wQFBQcOHKirq2thYeHu7jFu3Lc0/uDbgQMHT5+OvnHjFll9ICnpbVpaenb2B7j6xcWlMB7q6to6&#10;jEhu/D9+p/y9tCbAt+u3BP0vB+ry8zB3ayF6HvbA/V5eXgl3Otzmqalp9+7dj4g4CWNv1qzZPj4j&#10;TExMBw1SgFEN462110Tg1obRBTe7vr4+jKvp04PgRjt69Pjt23dfvnwNdULNZWWVrWVrgP1/vM8R&#10;BGkOCvAIgiAIgiAI8o+DAnzXBAV4BOkmoACPIAjy99LGKHz68NlqSub8emqoPSV5fruWvW+mqzVA&#10;5QUFRVlZOSkpqfHxrx8/jr11687Fi5ejoqKPHj2+d+/+LVu2UldhD4XHwsDAwFGjRru6ullZUeRw&#10;TU1NOTl5cXFxXl5ednb2tkn2TY2FhaVv377CwiIyMrIqKsq6upT4ezs7O09PSvz9pEmTZs+eExoa&#10;tnLlqhUrVhKWL19BWLZsOWHpUsIyICxsybx586dMmQqHu7t7WFvbGBgYqqmpycrK9usn1LNnz3YF&#10;3DMwMHJycvLzC5D0/jo6umZmZo6OTj4+PhMm+M+YMZMsHr99+87w8CNRUadPnz5z+nQ0AB3YuHGa&#10;cOJExJ49396HmDVrFhzu7e1ta2tnZGSsrq4OzRcSEuLg4Gy7e2xsrHx8fJKSkgoKStBvxLERI0YE&#10;BEycNWt2WNhSONeePXuOHTtx7lzMzZu3Hj9+mpCQlJGRBVeczODabiRJPgw5svICCbUna9u3trz9&#10;Pxxt/+sCfGu/CposP0+6kdzs37nNSfR8amrakyexFy9eCg8/unHjJrgL/Pz8bG1ttbS0JSQkvrPy&#10;AgcHBxSA2xnua3iYhDsdhvSBAwfPn78AFaalvS8vr/r+wCD57WkvEzRZfv6PXy8E+VdBAR5BEARB&#10;EARB/nFQgO+aoACPIN0EFOARBEEQetqQXf8z0fXJvyDtDcGH8lBbeXllUVExPPPn5OS+f5+Zmvou&#10;KenNq1cJz5+/uHv33sWLl0+ePHXgwMEtW7auWLFywYKF06ZNHzt2nKenl62tnYmJiba2NhHv+/Xr&#10;x8vL26tXL3Z29h49erRdGofCXFxcvLx8IiIi/fvLKCgoaGpq6unp6evrGxkZW1hY2NnZu7q6ent7&#10;jxkzZsIE/8mTp8CT7bx580NDQ1euXLVq1Wr4DAlZNH36dH//APg31M3NHXwzNR2qqztEVVVt4MCB&#10;MjIy0tLSkpKSoqJi/foJ8/DwcHJytsVJBgYGDg4OKC8iIiojI6usrKytPdjY2MTFxcXX1y8wMHDa&#10;tKC5c+cRTzZs2AT/du/ff/Do0eNRUdExMRfOnYs5fvzE3r37Nm3aQu29kKCgGf7+/iNGjHR2drG0&#10;tIQHbFVVVXl5OfBNUFCoT5++bGxsP1TuGRl7cHBwcnPzQJ9LSkrB4To6g6E2d3cPuDQzZswIDQ1b&#10;v37jvn37T52KvHLl6qNHT5KS3r57l56RkQVXGa51YWFxWVkFDKEWk6g3l2aJWk90+iarOfzVS9f/&#10;DgH+O7dzk1UwKispnVlRUQWUlwOVsAHFoLebXALqGzZfCgoK4Qq+eZMM9+aVK9cOHjxEzWw/1c3N&#10;TV9PX0pKCgZqa/I8jHYYXTCMYUZpYWEJo3f+/AXbtu2Ijj775MnTtLT32dkfCgqKwAH4tdB8DIAD&#10;1HQd1U2agHRVqv/4zfXD8f/X8Vt/uaEAjyAIgiAIgiD/OCjAd01QgEeQbgIK8AiCIMhP80O1nraa&#10;OP0K1kSz/5Xg+0Z97mt5edXHj5/S0zMSEhKfPIm9ffvOhQuXTp2KPHTo8M6dO9euXbdkybK5c+dN&#10;nTpt7Nhx3t7eTk5Ow4YNMzDQ19DQkJOTl5AQFxDg5+Liapd4TzNmZmYSfy8rK6uioqqrO8TMzMze&#10;3sHLy3vs2LH+/gETJ04MCJjo7+8/btw4P7+xY8b4jho12sdnBBTw8PBwcXF1dHRyoBocZWtrZ2Vl&#10;ZWZmbmBgqK6uPmDAgH79hHv37tPGRPSNMjljr169hISE+vfvr6ysTGLuHRwcvb2Hjx8/PigoaOHC&#10;kNWr12zdunXz5i0bNmyELlq1avWKFSuXLFm6eHEofDtv3vw5c4KDgmZMmTI1MHASuO3m5g6O6evr&#10;q6ioSEv35+cXoGYsaGuoPSsrGzXUnpIDALrIwsLC1dXN19cPLgpxZvv2nYcOhUdGRsK1u3377tOn&#10;lFB7uKYwJSwvr2wuDLdotCB7kuCBxNlX04WG00YjXYz1nwm47zQB/suX2traul+6x9pgcI7c3Nz4&#10;ly+vXbt29OjRDRs3zAme4+fnC4Nad4iu7ACZvn37tPh6ByMDAw8Pt/wgOWNjQ3d3t8mTJy1ZsmTn&#10;zh0nT0Zcv349Li4uMzOzsrLyd/uP1lH29WuXW2vge5kf/hKDW/j3KdQowCMIgiAIgiDIPw4K8F0T&#10;FOARpJuAAjyCIAjSObSo1tOH+tH00bYDNVRTo/C/n2SbZvX1X6uqqktLy/PzC3NyctPTM96+TaFG&#10;3sc9evTkzp17165dP3/+4okTEXv37t+4cfOyZcvnzp03efIUakZ6d2trG0NDIw0NjYED5YSFhaWk&#10;pMXExLi4uJiYmFpbP7tFY2Fh6dOnj5CQkLS09KBBg5SUlFRUVNXU1NTV1eEDNgYPHmxgYGhmZm5l&#10;ZWVnZ+/s7Ozu7jF8+PARI0bCv9cjRoyCbQ8PD9gPLhkZgUua8vLyEhISfHx8nJycHBwc7OzsbGxs&#10;zMzMPXowfT+6HTyH8tzcPCIiIjIyMsrKSnB2ExNTKytrqNzR0RFO5OMzAnqAZAIICpoRHBy8cGFI&#10;WNgSajL/5cuWLVu4cNH06UHjx0/w9va2t3cwNR0KlSgqKoqLi/Pz8/Py8nFzc0OTubh6Qtu/4w98&#10;BW6Tzunfvz/UoKWlZWRkbGNj6+093N8/YPbs2UuXLtu8ecuBAwcjI0/D9Xr8ODYx8Q1czaKiEphC&#10;lpdXVlV9JnOZtqtv9InQ6UX6qt+QFb9zBHjwE5qflZUbsnDNjGmhwbOWBc9a2i7mzFw6e+aS2TPC&#10;Zs0ImxkUNnN6aItAsXnBK0Lmrw4NWb80bNPK5dtWrdgesmBN0NRF43yDvNzH2Vp5GunbaKmbqKsY&#10;KCsOUZTXkR+gOUBaTVJcSaTfQCH+/nw8ktx9xHpz9eNk4+/bS0RcVF5BbrCOttmwoU4ujqNGj5g0&#10;zne6//iZgQHBUyfND5oSMisotL1tQX4306eErF61ra6u/o//Q0M//u/fiwXHZs9Y8sf7p73Mnb0M&#10;br2Z08NSkt+3S+NuFyjAIwiCIAiCIMg/DgrwXRMU4BGkm4ACPIIgCPJX064o/GpqCD5MGdobf0+i&#10;q+kzopeXV5KaYQNmLtnZH96+TaGm0L9/8eKlyMjIgwcPbd26bfXq1SEhi4KCZowbN97T08vGxsbE&#10;xFRXV1dNTU1OTl5SUlJISIibm5uLi4uZua2R7oyMjD169GCmGhsbGw8Pt5iY2MCBclAnPDybmZlZ&#10;W9vY29s7OTk5OlKws7O3srIaOnSovr7B4MGD1dXVFRUVZWRk+vfvL0MxWfhPSkpaQkJCRERUQECg&#10;b1+e72cFYGBggFOzs7NDsZ49e/bq1Yubm0dcXFxeXl5dXcPAwNDS0tLZ2WXEiBH+/gHTpk2H5gcF&#10;BU2dOn3SpEnjxo0bNWq0l5e3i4uLnZ2dhYWFkZERuA1At2hrg3saSkpK4JugoBBU3sY3G6AY+CMo&#10;KAhtUVdXMzY2gVb7+PgEBEycMyd42bLlcC0OHz4SHX328uWrt2/fefw4Nj7+FVyyzMysjx/zS0vL&#10;YWy0S6pvcew1H3X0Ej5R8evq6jtBgCdTqoRXyUoKpvx8SpycMmxsUr8FVklWVkkWFgkWZnFmZnEm&#10;+GQSgz0cHP17csn27i3Hza3Ax6csKKAqAPCr8AN8ynyN8POpwE74SlBATVBQTYBflZdHqW+fQb16&#10;DuTilGFnkyLVUupnkWBloZwLzvi72oK0H7giPXvKwhgzNnSFu6OL/DWGjP8DByLAMT4+xT/eSz+B&#10;kKCKsLD6/fvPqFOz35LeHwV4BEEQBEEQBPnHQQG+a4ICPIJ0E1CARxAEQboPP1revmmW8tZioMm/&#10;nvTzDpqu30aD8mVlFfn5hVlZOamp716/Tnz69Nn9+w+uX79x/vyFyMio8PAje/fu27hx09Kly2hR&#10;+B4entSV5k0HDx6soKAoJSUlICDAycn5wxXcmxgrKys3N3e/fv3ExSWkpfsPGDBg4EA5OTl5gLp6&#10;vaykpCR81b9/f1lZWfhCWVlZQ0NDW1tbR0dn8GAdLS1t+BF2wlHUheQFe/Xq1fY0/tQY975wdji1&#10;goICVGtgYGhkZGRsbAIfhoaGenr6BgYG0Exzc3MLC0sbG1vq+wTObm5u7u4e7u7uLi4u9vYO8BUc&#10;qKamCn4KCAhycHAwMvZoY1cwMjJCv/Hy8omLi0OT1dTU9PT0hg0b5uTkNGLEyIkTKbI99PymTSTU&#10;PurKlasPHz5+/TohIyOzqKik9qeSWxPxHj6pArzSrl1HiotLcnI+5ubmweS3Y0PtyZTqTdI7LQ0r&#10;bW2bw4cjIyPPR0ScO3kypnOAcwEnTpw9fuLM8eNnjh2Phs8fc+LsCSo0V0+dOk/PSaCzmoD8ELhM&#10;Z85c3rx5n7Cwhr3N6K4mwB89ekZUVHP48EmRkRf+eF+1q1ejoi4aG7tKSek+eRKPAjyCIAiCIAiC&#10;ID8JCvBdExTgEaSbgAI8giAIgnQIbY/FJ//4tj1zPjEoCYfAsVBJWVlFcXFpQUHRp08Fubl52dkf&#10;0tLev3z5+uHDR1euXIuKOn3o0OGtW7evWrV6wYKF06ZN9/Mb6+HhaW1tY2BgoKKiIisrKy4uISQk&#10;xMPD06tXLzY29rbL5zQBmwTig8EGMzNL3759RURE+vfvP2iQApxCQ0NDU1MLoEr1KnJy8lJSUoKC&#10;gtTXBf4HBzExMZEgfvg/E8UoNTWRz6FmFhYWDg4OcLLvN+Mm/+vTp0/v3r3BfwkJiUGDBsFZDAwM&#10;hw0bZmtr6+Dg6OTkDJ92dvYWFhbGxsaDB2vDpEZGRlaQakJUgw1+fgFeXp7evftwcXHBib7fZPAN&#10;yoD/cGo+Pj4JCUk1NTUjIyN7e/sRI0YEBgbOmzd/5cpVJ09GXr9+Mzb26cuXr5KS3qalpcPV+fSJ&#10;Mr2FS19XR3lHY/GiDUJCGqdOXaKq8vUtvrcBO39lEkQT4JUVh5qYuH3+/IU6hP76JbHRupSRsZuQ&#10;kMzDq2BrNQrGVzX1baQ/Pn+nCfB8fEqLQtY2/FWDn/yWcHT0FRZWj4192UDVuH9Hl6IAjyAIgiAI&#10;giD/OCjAd01QgEeQbgIK8AiCIAjS+bQo1beSOf8LLR6aKFsw5fmJLPpNrLa2rqSEkv88PT0jMfHN&#10;s2dx9+7dv3r12tmzMSdOROzff2Dbth1r1qwNDQ2bPXtOYOAkX19fDw9Pe3u7oUPNdHWHqKqqDBgw&#10;UFRUjI+Pl4uLq42J4mnGxMQER/Hw8AgICAgLi0A9xERERISEhKDOXr16MTMzQ0n4hJJ9+vTh5eUV&#10;EOAnCjocBT/CTk5OLqjqh6djYGDg4OCgquYScnJyMMFRU1NTV9cAYENJSXnQoEH9+/cXFRUVoZio&#10;pKTkgAEDYKci1RQUFOAoaWlKATgvGxt7G5vJysoGbSQLBKirq+vrG1haWrm5uSspqbOz81pbO4SE&#10;hCxbtnzTps2HDoWfOxdz8+bt2NhnSUlvs7JySkpKYTrWrmsKQ4IE2ZMXNWBPUmKqipKZoaFzUWFx&#10;Q8PXWrjqaGgdZzU1lGH26lUSL6+iteUI+JUFv1VKS8vLyir+7J9lGgX4aH5+peA5yxsoqvZfY3Cf&#10;gsM2NiNFRDTv3YuFPcXFpdCrHT5BQwEeQRAEQRAEQf5xUIDvmqAAjyDdBBTgEQRBEOSfocUo/OY5&#10;9kkUPtHy2xWCD4dUVHyGmVp+flFubl5mZnZa2vvk5NSEhKT4+FdPnsRev37jzJlzR44c27lz97p1&#10;60NDw2BGEBAwccSIkY6OTubm5jo6ugoKCuLi4oKCgo0iOicbGxsTE1Mbs8dDsR6NRhP+yU4ODg5u&#10;bm4BAUERERGi6IuKigoJCfHy8nFy/vgtAVqMOwm45+Hh4Ws02IY9PXv2hFMwMzODw1RlXVxWVnbQ&#10;oEFKSkoqKirwOWiQAh8fPxcXJzMzNKcdLyXAqaFaaqx/b+iWfv36SUiIy8jIKCgo6unpWVvbeHl5&#10;T5jgP3v2nKVLl23ZsvXw4fCzZ8/dunU7Li4+JeVdenpGdvaHjx8/FRQUlZaWwyUmU6q01AxVZXND&#10;Q+fSkrKGvyoIGO2vMFoEPEWAt/ApLCwif8zJzy/sIgI8H7/SvOAVf7qf2mfkPrW1HSUionnjxv3y&#10;8gr4ZQu9WlFR1bF/GEEBHkEQBEEQBEH+cVCA75qgAI8g3QQU4BEEQRCke9J2tR72k0NI2vx2yfat&#10;GZy0sLA4KyvnzZvk589f3Lt3//LlK1FR0YcPH9m5c+e6devDwpYEBwdPmjR5zBhfT08vR0dHCwsL&#10;IyNjbe3BysrKAwYMJCp+37592djY26V2E2NkZGRlZe3Zs2fv3n1IWvvevXtzcnK2GFJPkuGzsbFx&#10;cHBwUo2dnZ2ZmZnxv9b8HQLYAxVycnIRRZ+Xlxc+2VgpDpN3COgPob1b0N6MAuAYPz+/tLS0ioqq&#10;vr6+lRUlzn78+PHjxgYMkNEzNnYtKS5tQAEeraOtiQBfVFT86VMBUFBQhAL8Txu9AH/z5oOKisqP&#10;Hz9Br6IAjyAIgiAIgiBI+0ABvmuCAjyCdBNQgEcQBEEQ5Pv8cHn7qqrPRK1vO/RR+G1Mp19TU1te&#10;XllYWJybm5eRkZWSkvr6deLz5y8ePnx85869a9eunz9/MTLy9MGDh7Zu3bZq1eqQkEVBQTMmTPAf&#10;PtzH0dHRzMxcV1dXSUlJWrq/gIBAz5492djYWFhYevTo0T7pvnVjYGCAOjk5ubi4esInGxv79yP7&#10;4SuaeA9u0Gv88MnKysrMzMzUaFCAbLCzs4PzvXr1gk8oCWVaOgVlDyszh7CQiqmpe3FRSQMK8Ggd&#10;bSjA/w5DAR5BEARBEARBkI4BBfiuCQrwCNJNQAEeQRAEQZA/Ar2u//0ofNhJ1HoSgv/1a5sE+0Y1&#10;qwEOgQPhcKgE6qyoqCovrywtLc/NzUtJeRcXF3/v3gNq/H3UoUOHt23bvnr1mpCQxTNmzPT39/fx&#10;8XFycho2zMLQ0EhHR1dNTV1BQUFGRkZcXFxISIiHh5uLi4ssV/8Taj0cyEI1EgpPjPoNA9HmaaI7&#10;KQmfJESeJsmTcPmWDMr06NOLW1xE3cQEBXi032IowP8OQwEeQRAEQRAEQZCOAQX4rgkK8AjSTUAB&#10;HkEQBEGQrs8Po/BpgfUkZz6BNjeECQXR72lZ9NsYdk9vcEhl5ZfCwuKcnNzU1LRXrxKePn0GE6Wr&#10;V6+fOxdz8uTJQ4fC165dt2jR4lmz5gQGBo4ePdrNzc3GxpaaOV9LQUFBUlKSn5+fmYXlJwT7tij6&#10;jIyMRK2nRN4zMnCy9xRDAR7ttxkK8L/DUIBHEARBEARBEKRjQAG+a4ICPIJ0E1CARxAEQRCkO/Oj&#10;7PrfpH3yyETLmd8Wg2I1NfVwIBxeVlZRXFxaUFBUWFg0bepCPr5Ba9Zse/487sqVq9HRZyIiTh0+&#10;HA6PYatXr1m0aHFQ0Izx4ycMHz7c3t5h6NCh2traMCkbOHCgtLQ0NfK+Hy8vb58+faj551m+k+Ke&#10;lZldWFDZ1NQDBXi032EowP8OQwEeQRAEQRAEQZCOAQX4rgkK8AjSTUABHkEQBEEQpC20EoX/H6me&#10;xN+TMtVUwZ6E3cOzFgFswfzVAgIqBw+eqqmpLSkpLy+vhAI/lOXq679WVFR9+lSYmZn19m1yXFz8&#10;w4ePrl+/ef78hYiIyEOHDu/cuWv9+o3Ll69YsGBhUNDMSZMmeXmO6C+lY2zsVlJc2oACPFpH258S&#10;4OG2os9v0RwU4NsCCvAIgiAIgiAI8o+DAnzXBAV4BOkmoACPIAiCIAjSadTXf50bvIKfX3nPnmNl&#10;ZeUfP36CyW9paXnrIfifG0Pwq+FwouX/0Eihd6nvVZXNDQ2dS0vKGlCAR+to+1MCPFReV1f/HfUW&#10;Bfi2gAI8giAIgiAIgvzjoADfNUEBHkG6CSjAIwiCIAiCdBrNBfhPnwrKyiracmwrIfgtJMyvqKiC&#10;J7o3iakqSmYowKP9JqMX4G0sR5SXVxQWFufnF8InGaX0I5OMVVpyiJ8D6oEzRkVFb9y4CTZqaih/&#10;PWheDAX4toACPIIgCIIgCIL846AA3zVBAR5BugkowCMIgiAIgnQavyLAtx0ypUpCAR7tdxpNgOfj&#10;UzI39UhLe//hw0cY0sXFpa0NNvIXG/KaCL0q38aBTd4s2b17F0xbQkIWV1dXw3maz1xQgG/bbwkU&#10;4BEEQRAEQRDknwYF+K4JCvAI0k1AAR5BEARBEKTT6EwB/k3SOxTg0X6fEQH+9es3wsIa/SU0e/To&#10;wQ8jW1nF3HyYr6/fggULt23bfvr06Zs3bz19+jw5OfXjx7yqqs8tVlVX97W6MccDLa8DTaenl+qh&#10;5MiRI/9HNTMzc6i2gTp5of9DEArwbfstgQI8giAIgiAIgvzToADfNUEBHkG6CSjAIwiCIAiCdBp/&#10;hQAPJeub2Z/V71t0oLmff9FLBjTn/yKfmxi9AC/bfzATE9P/WjFGRgZubu4BAwbo6ek7ODiOHTtu&#10;3rwFmzdvPXHi5K1bd5KS3hYVlXz/XNBJtbV1sJGensHMzAx19ujRAz5FRUUvXLjc8N909L8owDe/&#10;KORitbeenzMU4BEEQRAEQRAE6RhQgO+aoACPIN0EFOARBEEQBEE6jb9CgEdDa4vRrwFvazWysrIq&#10;MzP74cPKXUqqAAAgAElEQVTHUVHRu3fvCQlZNGaMn7m5ubKysri4RK9evVqT55mYmOBbUVFRLS1t&#10;BwfHgICAJUuW7t9/4PLlK8+fv3jzJjkrK6eoqIT87ejDhw+MjIyNuj5lg5mZOTQ0jKSjJ3ouRsC3&#10;7bcECvAIgiAIgiAI8k+DAnzXBAV4BOkmoACPIAiCIAjSafwVAnx6Wsajh08fPXz+6OEz4PGj5/fu&#10;Pk5+++77lfy+EGGoOTY2Pv9Twf87QP3Iyc59+OApuEf8BAryi6hlfpMj7bMWw6a/Ug02UlLSYs5d&#10;i4q88Pz5q5qamj/h4K9aowD/VkBAZbCW1ZIlS9et27B3776TJ6Nu374bFxefkvIuLy8/P78wMzM7&#10;OTn1+fMXV65cPXr02KZNm+fPn+/nN9bW1k5LS0tcXJyNja01eZ6FhaVfv37KysqmpkOHDx8+Zowv&#10;/bcMDAxEhre0tEpNTWtoDIVv+FkBvra29vmzl+BzA93F+pRXEP8ioXMuEwrwCIIgCIIgCIJ0DCjA&#10;d01QgEeQbgIK8AiCIAiCIJ1GVxbgaQXmzFomJ6NvbOBsMMQRMDZwUVUyWzh/dQNFnqyjF5Xr6ihZ&#10;wau/1CwJXR8b+4JWCS0nPF3lDdTE3l9Jfm+atNmYhv0/btBnlYc9X75UG+o7nom+RD1jfUOj9Lt5&#10;4z4p8cHgHjhpqOekp2Ovo2Vz6eLNhm9ZxBua1NPQLLs4/ETzqokzNDfou6h5rvtmx35rV2pK+oJ5&#10;K4uLS+g7lmwUFhb7jp4Orlqaezk7jgXPTY3d4uJe09pF3wO0Ct++eTd3zvKy0vKGb8JwQ3NPmnvV&#10;pNVNam5ekvRJG99goE9BLyWuQa+LMzMzc3Jy9u3bl5+fX0xMbODAgaqqqnp6+tbWNj4+PlOmTJ07&#10;d97ixaHLli1ftWr1unUbtmzZumXLtrVr1wcHB48ePcbKylpTU0tCQoKHhwcqgapI2vnWjIGBAT7h&#10;RFFRpysrP1dUVEErwsOj+NsjwJNmFxeXDta0iTwVA9t1tXVkhB8/dsbE0DUvL7/h25hpYckDur6l&#10;H2D1LQ6kH7qBAjyCIAiCIAiCIL8KCvBdExTgEaSbgAI8giAIgiBIp/FXCPAT/ed6uQdkZ39IT8+k&#10;8D7z3bv3n6gB6LSSNPkcPrOzPmhrWD15EtfQTOGGzTbKuTQ9uPnOL1++6GrbRkVebPivAL9yxRZ9&#10;XYfMzJyMjGzwMyvrg493oJG+c2FhcUOziPwW3WjNtx8W/k67iGR76mSMsaHLly/VTZpWXV3j6e5v&#10;rO8c++QF8TDvY/6oEVP1dOyIWt9cqSVrn589c1lbwxoOb7FMWzq5eZm27PmO0Qvw0hKa3xHIf2g9&#10;evRgoRobG1ufPn2EhYUHDBigqalpbGxsZjbM1NR0yJAhKioqEhISXFxcrdXwP+qS8AkJCcS9qKhL&#10;7YqAJ20vKipRVhx64viZBmrPk6sZfjgSRiDcrQ2tjKsWxu3PpmFAAR5BEARBEARBkI4BBfiuCQrw&#10;CNJNQAEeQRAEQRCk0/grBPhJE+f5j5/dYoHTURdjY+PJj5WVVUfCI7Ozcw8fPKWpbrlg3sqkxGTK&#10;/oqqY0eiQxet3bplf2FBESmclpZ59+6Tu3cer1i25U1S6ou414kJyclv361ZvX3d2l052bkNjdLm&#10;k8dxq1duW7J4/a4d4e/fZ1E1vi8GQxyiTzeNgF+9cquFmRepn+xJSkqVlhgc+4QSi19YWHzwQMSS&#10;0A0rlm2+cvk2FKioqIo5dy07+wOt/P37lAz2xUUlt24+yP9UuH/f8fXrdqe+e0+dkN5bErr+fMy1&#10;WqoEC1ZbUxsddTF00br163dlUx0GgyaAw7kfPm7fdmDpkk3xLxIbqCJu0LTF+roOu3Ychsob6ALN&#10;wQEZKd231Hz+dXWUeS5s5H7Is7Ue+fzpK1Lny/ikdWt2hi1eDx349k0q7Mn/VDB75hItdUvocJJm&#10;H3pm/dqdoSHrzpy+TERicPjp02+XJj0t8+L5G5WVnxuoOdWvX7ubnp5J9TZt04Y9UPPG9XviXyRQ&#10;S2ZdvHC9quoz7RKfib5Muv2HA6ZJCvpZs2b7+weMGjXKzc3d3t5+6FAzHR2dQYMUxMUl+Pj4evbs&#10;ycHBwc7OzsLCwszMTFvHvQONiYlJQEBg8GAdCwtLd3c3Gxv3fv3U5wYv/34r6Ic3uXYaqsNORpxr&#10;oBPgjx45baDnQAR4GN4RJ87CMNiyad97aq9+64fXb2HcQt9evXKHdsXv3nmUmJiyfevBI+FR1dS/&#10;ff3wDQcU4BEEQRAEQRAE6RhQgO+aoACPIN0EFOARBEEQBEE6jb9CgJ8YMHe838yGxkh3YkRl3LH9&#10;sPxAIyLQTp200NLcu7ysYuXyrcqKQ31HTX/86DnsHzl8sp6uw5zZy5wcfS3NvUjhkyfOKcobmxi6&#10;DBvqGXPuaujidUYGziOGT54bvNzeZpShnlNeHiXC/kh4lJyswUifyTOmh+oPcTAf6gHO19bWDhls&#10;dzqqaQT8qhVNBfjr1+/1l9RJTEypqamxtvSBGoKmLRozajrs3Lf3OBRwcx4HbpOmVVZ9HmbmCWd8&#10;/eqNprqFs4Of//g5zg6+mmqUlwlG+kyZGRSmKG+yaeNecorpU0K01K1mzVji5RFgqOeYkPAWdh7Y&#10;f0JX29bHexI4PHrkVEU545fxScXFpcO9ArU1rObPXZn3MZ/Wk7Ax1nfG6JHT6JPw04w04dLFm9DD&#10;nu7+cHYzU3cdLZsPOR9zsnPHjJqmojh0xfLN+fmFb9+kwkmhLcGzl4FLC+atggNDFq4Bx4hgvHzZ&#10;ZiF+5fv3YmE77vlrDVWLnJxc2FAaZOrk4As121iNUFYwffuWskY7+Hz2zBXiw9On8dqaVuRFih9m&#10;TW8U4JN5eRVtrUZWV9fASC4pKYPPurqvtbX1ZChWVFSVl1eS0Z6amvbixcsHDx5evXrt9Okz4eFH&#10;YPaxdu26kJCQadOm+fmN9fT0cnR0sra2NjU11dfX19bWVlFRlZeXl5aWFhER4eHh4efnb6K7MzAw&#10;MDExkSz09MbC0ktEVHPunHYL8Goq5hEnzjbQC/Dhp/V07D9Rh+g435kOdmPmBa+0thiuKGfyIo7y&#10;HsPtWw/VlMxGjZg6Y/piddVhWzbva6CsRl/j4TZBT9cehrrfmKCKisqGNt+GKMAjCIIgCIIgCPKr&#10;oADfNUEBHkG6CSjAIwiCIAiCdBp/hQAfNG2xkrzJcM9ATzd/gofrhPt3nzRQNVcvj4BxfjOjIi/K&#10;SOm+eEFZuTw764ORvtOzpy8p+tqeY6ZGrqXUpcrBJoybNXvWUtiIirzA3Vvu2tU7ZP/8eSsHyujn&#10;UkOKM95na6gMOxN9Gbb9x88+uD+ClElNea+lbnXv7mPY1tW2aS7Ar1m9XVPdMubctXNnr8K3G9bt&#10;Vh5kMnFCMHx1/16sq9PYyoqqb6cLXglNgI19e47p69iXllI65PKlW0qDTKura168SBjQX2/n9sOw&#10;My8vX1fb1tnRtzHL/TeN/+yZKzratjk5H0mFC+atHDeW8o7C8WNn+HkUY2MpMfc1NbUWZp5LwzbC&#10;9umoC1YWw2FPw3+zlBsZOC8OWdvQmKk+9klczNmrFy/cgJ5JTqaExc+ds3zdmh3kLJ/yCgyGOEYc&#10;p4jB52OuGeo7kxT0Lo5+C+avImVgCIHDD+7HpqVlqCqZvXuXATtHj5wq1k9jB7VF0GQzUw/YgGpp&#10;+dgrK6sszb23bz0I256uE6ZNCSH7ZwaFjhg+mdbP3zd6Ad7KwqegoIj8MQc2YBDCLB6ora2vq/sK&#10;QNn2pLdvoPYYJflBUVHJhw+5aWnvX79OTEhI9PYe/r/GRd/BGKlGfrS2tomMjLpz5+7ly1djYs7P&#10;nBkiKKg6t/0p6FsQ4I+cHqJjV1JSlp2dKyyg+uplEjlk4fxV9+5Qxqe+rv2uHYfJzlevkmDcvn1D&#10;uZrWlj6Ww7xhGECHt7H5KMAjCIIgCIIgCNIxoADfNUEBHkG6CSjAIwiCIAiCdBp/hQA/ZdICW+uR&#10;ly/dOh9zjQZNe87N/TTUxE1CVIso4mAZGdl6OvZ3bj+CbS+PAHubUadOntu+9cCxI6fH+c3S0rCC&#10;/dGnLw2U1a9rTOc+Z/ay4V6BlJPWfy0tLbe3HX344KkGqixdXFwS/yJxy6b9o0ZMVVYwvX3rIezX&#10;aUmAX79ul4SYlrOjn4PdaCd7XzeXcVs27/vy5Qs5xZcv1VlZH86fuz53znL9IQ5QWwNVeNZSt4w4&#10;QUkwPtF/LgAbDx48NdRzIsnewVydx61ZvZ1sb9tywEjfCTamTlloZOB8ktKug0cOR5Lg+OLi0hPH&#10;z+rp2n/+/O2kUOEc6gsHJ0+cMzNxJ0o/vQBvYuQSsnANrSGzZoTpaNmYGrnKSuuFLlpHmgZHJSQk&#10;79oRPs5vptIgkxNUAT7ixNkhOva1tXXZWbnaGtZwlqNHosCZyJMxA6T1Fi2g1AlNu37tHrTaxtIn&#10;ZP6qsb4zYOeI4ZM3bdhLai4vr3j79t3B/RHgJ/QtEeBv3rivKG+cl5dfVfXZ2MD51MmYhjaEvzf8&#10;V4C3tvApKiqGwQwUFBR9588yVNWVUA0DlQCzj0Y+V1ZSIDXU1tbTlHsyeNTU1IjuTgt/h08lJaXz&#10;5y/QBjBxLDr6Cn/714AvbkmAPxIeBSO8IL+opqYWWqqlYQ2DKubc1UpqUPvbN+8kxbTXrt5x6MDJ&#10;3TvD9+89LiOlu2vnEfgK7qOVy7eQqlCARwEeQRAEQRAEQToVFOC7JijAI0g3AQV4BEEQBEGQTuOv&#10;EOAn+s9tbQ14UsbFaay4iObL+ESyPyvrA0WAv0MR4N2cxxsbOAdNW+Q/fk7AhGDYWLOaEs99Ouqi&#10;uqpFXV09qWHOrKXjqFnuwcrLKuysRx46eLKBmtHdxNBlqLFboP/ctat3aKhZ3LxJkflaFODpU9DT&#10;jHz1Iefj6BFTDYY4OtqNWb1yu4/3JG/PiaRA4MR5UyYtKC+vUB5keuc2Rd2/d/eJkYFzMnVddnDO&#10;2dFv4/o9pPDWzfuJAA99oq1hNWP6YtKu6VNDVizbXFFRdexo9LChntXV1aQ8fDtn1jLYOHUypkUB&#10;fqJ/MHhSV1cHP1LfNij9lFdQkF/k5REweyZl4hx9+iIcaGrkOs53Briho2Vz9MhpUuGQwXZwVGJi&#10;sq62LVQSGDAPaoOOCpq2+Cw1f8D8uSsWzF917syVsb4zXr9KMtBzfPUySV/XIfYJJUD/+rW7luZe&#10;xgYuI4dP3rRxr6Ge05ZNlEzpxcUl+kMcz8dcu3b1jqaqxZcv1d8fJ026ur0CfNuhk+prYHpSXk5R&#10;u/X19YgAT6R3cXHJ/fsPkv6nJfUnjkVExPDxtUOAJ1ZTU6uqZEZeB6mmGOUPVlu37IcRDjcsbH/M&#10;zVu0cI276wSFgcYwUFNT0+FGkJM18B09PTBgbsCEOZMC5gbPXnbzBmXcOtiNJp1Me/Xkh4YCPIIg&#10;CIIgCIIgHQMK8F0TFOARpJuAAjyCIAiCIEin8bcI8AHURO5NjOiay5ZssrMZuXjROhNDlzKqwJyZ&#10;maM/xOHJkzjYHuc3c0rg/AZqyC98JrxOvnL5dgNVP9ZQtaDFVc+ZtZTEZ4OVl1fYWI2IOHE2Ly9f&#10;WXHorh2Ha2oofyXIyfk4WNP65g3KVLRlAX7lVnNqcvXmrQhZsNrYwDk76wOpaumSTa7O40iBJ4/j&#10;9HXtV6/a7mQ/prysAvY8uB9LEeCT00gBqgC/m2xTI+CdYWPB/FVe7gENjUrqu3cZFy/cgI3Dh06Z&#10;D/UgZ2n4rwBvYe71pVEYpvl86+aDfgIqJFsA7CFfQZ2e7v6zZy6prKzS1bZdvnRTNVUFLysth04O&#10;PxwJ2ycjYgz1naH5pSXlBnqOpyMv0JyJOXeNvAwBLlmae48fO2vP7qPwo9Uwb7iUw70Ca2thSHwZ&#10;ZuYZNG1xVdVnOG9dbZ29zaiNG769Z7ByxVYPtwnTpi4iK6b/cKjQj4cOF+CJ4k6NjKfExFdWfoZP&#10;ks0eThcYOIlegO/du/fo0WOuXr2WkZGZnp6RkJB0+fLVQ4cOr1u3zt19tJCQWttT0NMarqdjH7Z4&#10;A+le0sZA/2DyqkdWZs6Vy7eo4exf4bY1M3GfNHFe/qeCgTJ6cc9fkxrA7TPRlzMzshuoAvxmFOAJ&#10;KMAjCIIgCIIgSCeDAnzXBAV4BOkmoACPIAiCIAjSafy6AE8mR99/WvtFAT4wYJ6dzaj7d5/cvvkA&#10;uHPr4c3r9548eg5fPX70fKCM3t07j+u/1psYusyeSUm3npPzUU/HfvOmffX19Y8fPx8oq39gf0Rl&#10;ZdX799mDNa1nTF8MZU4cP6OiOJQmwM+ascR39HSyXV5WYTnM+8Txs1CPqrJZ5MnzDdSluKGMuIjG&#10;LWoKem0Ny6hvkvP/C/Arlm82NXJrsRVzg5fbWo8EH2pr6+7de0JZ0p6a8R6ssqLKw3WCnIwBCU1u&#10;oKagNxjiQCLgGyii6Zj1a3eSbShjqEeJgE9KSlGUN96wfjdctby8gmFmXqNHTmughOxHDDV2pQnw&#10;48fOIoHs585e1dawun3rIU15pcXBL5y/WkXR9NjR6OTktFcvky5fuhUYMFdMRPNIeFRxcYmuti1Z&#10;jR5GxfKlm0UE1Y4fO9NAXYR+oIz+s6fxDZQl7VfoaNnGv0isrq45c/qShKgWecsh72O+mYm7orzJ&#10;/fuxDdS3HDjYpNatobSluLh0WOP69JVVn7dvOwQ1wyfxLe75a211K3D4yeO4hrYtAN/QTgGeJquT&#10;VPNEVocfSUmir39nnXgomZWVnZb2Xk9Pnz4FPc04Obk4OTnp97Cy9hER1SSvFLTR4PaEz+3bDvaX&#10;1Nm968iLuITXr99s2bJfUkz78CFKTPy71Pey0kPIFYELBGOMRNj7jQmysvBOSUmvqamFywflkxJT&#10;YL+N1YhN1LccUIBHAR5BEARBEARBOhsU4LsmKMAjSDcBBXgEQRAEQZBO49cFeHh4I/podesy/C8K&#10;8MGzl/WX1NVUs1BTNgc0VC3kBxh6uE7Izf1kZzNy/tyVpNjDB08V5Y1JhPqihWuEBdW2bdnfQAn+&#10;Pj9sqIeD3WgTQ5eZQaGFBUWwM/LUeV1tO5oAP3/eSlqQfXl5hbOj39HwKNgOW7xeVcnM1WmcnfXI&#10;jet3mxq5EuHTUM/x7JnLDf8V4Neu2WFj6dOkFeSrN0mpBkMczE09HWxHT/SfGzJ/tZmpe03Nt67b&#10;tSNcQlTrTeOi748fPTcf6pGakk5+9HTzp2nzO7cftjT3JttXr9yxtfIBx4aauI0fOzP3Qx7sDD8c&#10;aWs1oqamlpSZHDh/4YLVsJGbm+doP0ZO1uBp7AuaV9Qe/vrlS/XJiLPDzL0M9Zz0dOwlxbStLYZf&#10;uniTVLJtywFlBVMXx7E2liPWrNpubzNq5QrKIuLpaZnQqzpaNiSfPCXE39DFxWksfB47Ft1ASTlA&#10;ORwaO9TYrSC/ELaPHjkNF+4x9c0JsONHo6FmJ3tf6LRlSzZ5ewTMmhkG+0nOeVfnsXBxyfavRMDn&#10;5eXn5xfSr+xeWfmZTOpbqxX219bWQ5mKiqrc3I9xcfEXL17ev//AihUrp0yZ6urqamRkpKamLisr&#10;KyIiwsTERK+yMzAwMFENNhgZGXv06NGrVy83N/dly5b6+wdRI+DbIcCThkMnbFi3G8ahtobVYC0b&#10;2NhCfbmEfLt7Z7i6ijl0F3TjeL9ZH6jD4NOnwimTFsLAgJEM/Q9DpYEquru5jNu+9WBDm99paEAB&#10;HkEQBEEQBEGQjgIF+K4JCvAI0k1AAR5BEARBEKTT+BUBHp7Q4Dnt4sVLNjY2T58+I6tTk+WxYdJE&#10;X/LnBHia1dRQMpb/FzhBTV1dHfj8tdGoD43wzRdy1Pv32dAWWg2JCclZWR8a6BKw0xZKb6CqxbSo&#10;cfieVE6KwYH37z15/z6rgfKSQU1jM6ubS5i1tXXk2yZGzlhQUPTwwdNnT19WVlYRV2E/Ual3bD/s&#10;YDuKzjfKnxFo/UNzpoGqoZJT0Frx9k1qenombQ+tAK3hNDEe9qemppOz0/n2/1VB/4B7pKX09vZt&#10;2v27T8gLAVAbbVF26MCUlDRah5eWlr2ISygvr2igu7jgD61jG7421Py3f9LeZUDfJiWmkBXoSVVE&#10;R/dwm0Di/snaAW2xJgJ8YWExCX+H8dx8sEG1RUUlGRlZr14l3L//8OLFy4cPH165ctXUqdM8PDyN&#10;jIzl5OR69er1v5aMgYGBlZWVhYWFqrL3aLEMtRQlKb2WllZKCuXVisjIC3z87V4DnmbQP3D5UpLT&#10;axsvaENjP6elQTfGfsjJa/i28Py3xkLzX8Yn0i5Qw3/HUhsNBXgEQRAEQRAEQToGFOC7JijAI0g3&#10;AQV4BEEQBEGQTuNXBPjKys/wnHb27Dl4ZuPg4HBxcbl27SbR7Orr6+mf335RgP+hQEhqooWz09dM&#10;r0c2//GHNTc70U/63NwHsif5bdqB/RGqSmZkBXdaE36uzjYWbv5V8/PSAqzbcpYm+2nHfue83+nb&#10;J4/iQhas1tW2Je9PtL3P6QV4G6uRMOpgJGdn57x4EX///oPo6DO7du0OC1sSEBDg7OxsYGAoLy/P&#10;x8fXPHs8MdjPx8evqKioq6urp6evpaUlKzugb9++PDy8QkJCvLy8bGxsrUjv3+R3+JSSkn716hXV&#10;t6/h4af5f0qAp16glrurteHd7Ir8/N2GAjyCIAiCIAiCIB0DCvBdExTgEaSbgAI8giAIgiBIp/Hr&#10;EfAwNWNhYSGKIyMjo5mZ+eXLV4k2DzM4UvK3CvBttF/Rzn9BeW+1HhKIfOzIaQ2VYZs27v0VJzuw&#10;J7+jr7d4kuY6entPR18z2Zo2JcRgiMON6/fbWyER4F+/fiskpKaiYKyhoSEgKMjGxka08CbWo0cP&#10;Xl6+gQPldXV1jY2N7ezsvb2Hjx07bvLkqZMmTfHzG+vg4KCqqsrPz9+rVy92do4mOj0XF1f//v2N&#10;jIxMTExa0+/hEw5/9uxbyv2jR6N/JQKevota7MY2Fv65M6IAjyAIgiAIgiDIr4ICfNcEBXgE6Sag&#10;AI8gCIIgCNJp/LoAHxcXz8vLC49t9Ithm5iYHjlyjMykYFJMSv5ZAb5rWl1dfVUV5WUF7A2aVVfX&#10;tGvpd5o1CvBvhIU1pMU1YByysrKIiIioq6vb2tr6+Y2dN2/+pk2bjxw5eujQ4V27dsP2qlWrw8KW&#10;zpgx09XVTUtLi59foEUpvV+/frq6Qzw9vYKD58L0JCLi5MGDh7Zs2bphw8bx4yd8R32/evUauETe&#10;R+kQAb7zDQV4BEEQBEEQBEE6BhTguyYowCNINwEFeARBEARBkE6j7QI8PKTBVAiAB7PKys8AmSgV&#10;FBSqqqqSkOImMqS8/KCdO3dBAbKMNwrwaL/VaCno+fiUhhq7PXjw6M7d+3fv3r9z5+6FCxf37t23&#10;fPnygICAYcOGKSsrCwkJ0b8yQoydnV1QUFBVVc3Lyzs0NOzUqahnz+ISE9+8fp348mXC5ctXtm3b&#10;HhAwcfBgHQEBQZrWzszM3CS2Hj4lJaWePHnaQFWEyZ2CAvz3QQEeQRAEQRAEQf5xUIDvmqAAjyDd&#10;BBTgEQRBEARBOgd47qqrrQ+es5yfX2nXriPFxSU5Obm5uXkw+YWvYNYDwCwMHsxa1Mrr6uqgcHFx&#10;qbOzS5MIeEZGRgaqwbaIiOiJEyehfMLrZBTgmxv2Q3P7uT5pFODfCgqqamtY+vj4wPy9Xz+hFlPQ&#10;c3JyDhgwwMjIePhwn3nz5u/evefatRvp6Rnk1OXllQkJSZcuXd68eYuf31hVVTVWVtb/Na7sDsNb&#10;VFR06FAzf/8AGNtTp06jjX+ivquoqCQmJjY0zmJQgG8LKMAjCIIgCIIgyD8OCvBdExTgEaSbgAI8&#10;giAIgiDI74CqLtWQEHYSxU5mOvPnr+YXUAkPPw3bRHSvr6fIXfBZXV0HJWEunJqadv/+g1OnorZu&#10;3bZgQcjYseMcHBwNDAwUFRWFhUWaRAA3iQxWUlK6f/8hVJiYkIICPNrvM/oU9FJi6mQcMjAwcHBw&#10;DBgwwNLSyt8/YOXKVSdORNy5cy85ObW8vIL+8PT0jFOnIoOD51pbW8vKyrKxsdGPZwEBAQsLyzlz&#10;go8dO/7w4aP09Ezq3yhq4cA9e/ZAARjtRIPX1NRMT38Po7uioorceijAtwUU4BEEQRAEQRDkHwcF&#10;+K4JCvAI0k1AAR5BEARBEKTt0GeGr6qiZIaHT9gmO4noXl1NmUw109UonzBjDQpazMMjFxq6+saN&#10;G8eORWzbtgNmTJMmTXZ1ddPT05OWlubk5GJgYGwusdOydpPg4CZZuEkE/IQJ/uXllfV1lLNjCnq0&#10;32r0EfBa6sPCwpYeOHDw5s3baWnv4b4gr5VQjbJRUlIWH/8yMjIqOHiupaWlkJAQ/QBmYmLq37+/&#10;hYXFrFmzDx8+8vp1YkVFVZObqKamrrS0HDZgwgKHEMHe3Nw8Ly+v4b/zFxTg2wIK8AiCIAiCIAjy&#10;j4MCfNcEBXgE6SagAI8gCIIgCNIiVHmoukkIO+yvrf2Blg1PVsXFpW/eJN+9ey8yMmr79h2hoWET&#10;Jwa6u3sMHWomKCjcowczCwtLaxI7UdmlpKR0dXUdHJwmTPBftGgxVHL8eERMzPmUlLThw33+R7cG&#10;PCMjRa3v3bv37t174ey1tXWVFZ8bUIBH+81GBPjEhGQeHgU769HUPRSZnMzoy8oqHjx4uGvX7smT&#10;p5ibm0tKSjZJTS8tLe3k5Lx48eKIiJOPHz/59KmAfoTW1X2FquAepL7j8oX2dgvs//jxE/kzhYuL&#10;S2lpWX391yaTFxTg2wIK8AiCIAiCIAjyj4MCfNcEBXgE6SagAI8gCIIgCNIcmFq2ppDBk1J+fuH7&#10;95mJiW9iY5+dPXsOnqAWLFg4bdp0Nzc3HR0dCQmJPn36fFdiZ+Dk7CkmJq6goGhkZOTlNXzWrDkb&#10;Nv7ZcZEAACAASURBVGw8fjzi9u27aWnvc3PzioqKmwcBkxTcoaGhNAGeiJrKysrgCXxFy3vfgAI8&#10;2m+2xgj4ZF5eRUtz76TENzdu3Nq6dduECf66urq9e/emH/GsrKxSUlK2trYLF4ZER5999y6tpKS0&#10;rq6errav5GUXorW3dmPCTQGFhw4damtrV1tbR45qUgYF+LaAAjyCIAiCIAiC/OOgAN81QQEeQboJ&#10;KMAjCIIgCPKv0nwVdvgkDz8wc6xvmiT+PwZlsrM/xMe/golJRMTJ7dt3hIVREsV7eHgYG5soKCjy&#10;8/PTYtBbNE5OTmlp6cGDB9vZ2fn6+gUHz127dn14+BEP9zHc3LKrVm3++DGvrKyimvIk1oI0/vXr&#10;tyBgakOqwXkAysNXmzZtpgrwTCT23dt7eEFBIVUL+6ZcogCP1gnWuAb823791BXlDeGOaKK4w23i&#10;6ekZGhoWEXEKbqWqqs/0h8N4hOFNyy3RXEdvETK2o6PPlpSUwvlbPAoF+Lb1JArwCIIgCIIgCPJP&#10;gwJ81wQFeATpJqAAjyAIgiDIP0BzrZ1kq25N4oKSMOX89KkgKyvn2bO4mJjzu3fvCQsL8/cPcHBw&#10;1NDQkJGRFRAQIOtMt2iMjIxcXFxQRllZxdLS0tfXd/78BWvXrjt27Pjt23fj41+lpLz78OFjaWk5&#10;LYqdyFqhizcKCKgdPBj5+fMXcAAgMnxbgKZBDTExF0h4PTiwdeu2+vp6qJl+IowCPFonWKMA/0ZY&#10;RENKXAPuCAkJCXt7+0WLFl+8ePnt2+SCgqImWeU76n6HIV9XV9/atyjAtwUU4BEEQRAEQRDkHwcF&#10;+K4JCvAI0k1AAR5BEARBkC5LiyHstDhvmCaQQPYWlWXYWVpa/v595osXL2/duhMdfWb//oMrV66e&#10;Pj3Iy8vb1NR00CAFXl7eJutS0xsLC2u/fv0UFBSMjIycnJzGjRs/b968DRs2Hj167Nq16/Hxr3Jz&#10;P4IPcKLvSNv19d+Wsib+19TUBs9Zxs+vtHv30dLSso8f89slwFc3zqD5+Pj69+//6NHjBkra+aYp&#10;u1GAR+sEo6Wg5+dXNjZwfhn/qrCwuKSkrKKiiow1+B5GIy3zRAf+reb7VaEA3xZQgEcQBEEQBEGQ&#10;fxwU4LsmKMAjSDcBBXgEQRAEQboCzbV22IYpSWuJ4qn5q+uhZFlZRWZm9uPHsWfPxuzevWfJkiWT&#10;Jk1ycXE1MjJSVlYRFRXl4uJqTWJnYGDg4OCUkpLS0dF1cnIOCJgIk5c9e/acOxdz+/ad58/jUlLe&#10;5eV9InHnza2+/ivNeZJDm+Z847sC314XoKmPcMjc4BX8/Mp79hwrKysn0lq7BHgi50+bNj0jIxN8&#10;ILH+TcqgAI/WCUa/BryN1cjy8goYzGRIN3lXppNBAb5tvYQCPIIgCIIgCIL806AA3zVBAR5Bugko&#10;wCMIgiAI8vugyepEnKYp0zRxjjyKwNSjRXW4trauqKgkIyPz1avXDx48unTpSnh4+OrVa6ZPn+7p&#10;6WVsbCwnJ9e7d+/vRLGzs7MLCwsrKCjo6+s7ODiMHz9h4cKQbdu2R0ZG3bt3PzX1HUw8waXqVhZi&#10;b2hcix38pPf8p5XFXxfgG+sBr+pbWza7iQBfXFTSQEkAXlePhtZxBvdtAzUFPS+vorWFT2FhMVlS&#10;oaCg6M/+WYYmwPPzK80NXt5AfVfgbzG4T6kC/EgU4BEEQRAEQRAE+SVQgO+aoACPIN0EFOARBEEQ&#10;BOkQmmvtJO80PMy3FsVO5G34tqysIiXl3YMHD6Ojz+zatWfJkqWTJ0/x9PQyMzNXV1eXkJDg5Gw1&#10;ih2Mm5tbTk7O2NjYw8NjypSpy5ev2Lt3X1TU6evXbz5/HpeWll5UBFPFlp2gKtmULPEkspz43yFa&#10;e4t0lABfTZ03fecrmgBvZOQC9TdgBDxaR1s9XQS8tYVPUVGXE+D5+JTmz1v5p/upfUbeBLKzGy0i&#10;ooECPIIgCIIgCIIgPw8K8F0TFOARpJuAAjyCIAiCIL8OzB1a05Pgq9LSitzcvHfv0l6/Trh79+7x&#10;4yfWr98wa9ZsHx+foUPN5OTk+fkFODm5WgtkZ2Fh4ePjk5KSUlNTt7Gx8fX1mz9/wZYtW0+dinrw&#10;4GFycmpmZjaZQsLcoUWVua6uvkkIO1k3vfPVnw4U4L/D/wvwymYGBk4fP3z68uVLZUVlVWUVgnQU&#10;FeWUFzueP3vFy9dFBXi40WbPWlL9pfqP91Xbgfu0pqbW2noERsAjCIIgCIIgCPJLoADfNUEBHkG6&#10;CSjAIwiCIAhCaDFdPAmzhqkBTLW+E0FdX/8VpmPJySkPHjw8ezZm//4Dq1athukAPGBYWlqpq2uI&#10;iYmxsrK0FsLOxNRDQEAAph6mpqYeHp6TJ09ZsmQpPJacPHnqxo1bL1++ysnJra6uafX0dIHs0ARa&#10;/D19ovsuMk/sTAE+MSFFXXUYTJatrUbY2Y60tfk1rEfaWI+wsRphbeVjZTmcYG3pAzvhWzvbUfZ2&#10;o+3tRzva+7aAAwUnRz/A2Wks4OI8joLTONjj6ODnYD+Gcrjd6F918heAhkDTaK371i67UeBb8+bQ&#10;2gKtcKa0YizsdLAbY2/725tgbe0D3U7pfCsf+BE6jd434hjpXuISXJrf5wyc3dzMU1hYzdzUq6io&#10;pEsJ8IcPRwkLq2toWP7WHvhNvTpokLGE5ODr1++hAI8gCIIgCIIgyE+CAnzXBAV4BOkmoACPIAiC&#10;IN2QFtPFw1N3axI7fFVeXllQUJSb+/Ht25SbN28fPXps7dp1M2bM9Pb2NjIykpOT69dPmJOTs7Uo&#10;dkZGRi4uLhEREW3twQ4OjgEBE5csWbp3776LFy89ffr8zZu3GRlZUD+ZC7Sm8f/xfvt1OlOAT0pM&#10;1R/iMHCggbT0EElJHUnJwW1EApDQFgfEtcTEtETFNGFDSkpXVlZfTt5YUdFMRdVCU9NGS8tWTc1S&#10;SclcXt4YvoICUFJYWA0QEVEHREU1REU1xcQo9OunJiCgxMMj36fPAC4uaTY2cWZmETZ2Ca6e0n37&#10;DuTlUxAUVBEVUZdos5O/joTEYHFx0kZNaGx/GT1oiLKyuYaGDbQONuDH/v2HiFEbRW3Rt+bABrSF&#10;m1u+Z8/+rGziLCxi0CJubjkBQWXogd/jKvipDaeGjQEDDJSVh2lq2qqqWgwcaAQ9RtyD3oYCgoLK&#10;0J/s7BKsrGK9e8uCn9DA39qH0EUDBujbWo3sahHwx46doYxYOUPq4G/H+P/jSEnpDBpkPGiQ6Y0b&#10;91GARxAEQRAEQRDkJ0EBvmuCAjyCdBNQgEcQBEGQf4YmsnpV1bcQdhLFDg/V3w9kh2Nzcz8lJb19&#10;+PDxhQuXjh07vmnTlnnz5vv6+tnY2GpqaoqJibGwtBrFzs7OLioqqqKiYmo61NXVLSBg4uLFodu3&#10;7zh1KurOnXtQLXUh9u+H0VPy1VdTZwRdNoT9F+kcAb6akrSgrqys8uXLpOfPX8bHJz5//urBg9i7&#10;dx/fvfvozp2HwO3bD6gbj+7de3z//hP49uHDpw8fPnv8+HlsbPyzZ6/i4hLg8Nev3iYmprx8+QYO&#10;jIm5dORIxLZtu5cvXz1nznx//8leXqNsbBwMDExUVDQkJWW4uflZWTmZmNgYGWGcMP3vf4y04cHG&#10;xiUoKDJwwCBt7SHDhlm7uXmPHRsQFDR70aKla9du2r17//HjURcuXAWXwJkOAdoFkPaSxsI2raVP&#10;nsQ9e/YyLu41tDExMRX65/LlG+HhJ9av3zJ37sKxYyc4OLjq6RkNHKjAy8vPzMzOyMhKbRHl/ZIe&#10;PVj4+YUVFVVNTIZ5ePgEBk5fuDBs06btcPilS9d/0W1yjW7ffki64sGDp3BFnj6Nf/EiAS5EbOyL&#10;yMiz4OT06bNcXT0HD9YTFhYH9xgYmKndzNC3L5+ampajo+vkydNXrFh7+PDx69fvQJM7qldbBEbR&#10;k0dx+fmFXUSAp47/+ry8fBj8cImh66ADf2sPdDgwdO/cefz+fTZ0Zl5eAQrwCIIgCIIgCIK0GxTg&#10;uyYowCNINwEFeARBEAT5G2mmtX8h/3zDhKg1eZu2Dnp+fuHr14nXr984cuTY2rXrZ82a4+PjY2Zm&#10;rqGhKSUl3bdv39ai2MF69uw1cOBAIyNjDw/PadOmrVy56tChwxcuXLp//8HLl6/T0zMKC4trampb&#10;dKC29mtzz0mi+39Sa2+RzhHgSQ/DJzzjwRlhVMDkrqKiCvjypbq29v9THZC8AlVVn8GHoqKSgoLC&#10;9PT3jx/HxsSc37dv/4oVK4OCgmB4WFlZ6erqysvL9evXj52dvbXhASOHg4NDQkJCS0vLxsZmzJgx&#10;c+YEr1+//vDhw2fOnIEhFxv79M2bt9nZOdB2ODVAneuBt1/AN/ChtLSspOTnKS4uLS4uKSoqLiws&#10;gu3y8kroB9pNAeeCwQbFCgqKUlJSr169tnfvvoULQ0aNGm1mNlRJSUlQUICJqUfzRvHx8Wlqajo7&#10;O0+fHrRp06aTJ09BW+LiXmRkZFZUVEJnQpdCx0Ll0ISf8pziNtw74Dn4TO6gr1+/QrdAh+TkfLh1&#10;69bmzVv8/QNMTEykpCR79PiPk+C2mZnZtGnT9+zZc/ny1VevXkHzqX1Lud9LS8t/pUvb3PPf8s93&#10;EQG+mvLLsJ7ul09tJ3RChwP3I61XUYBHEARBEARBEKR9oADfNUEBHkG6CSjAIwiCIEjXobmsTvTp&#10;JsD+L19a0Nrr67+WlpZnZ39ISnr75MlTeKKOijq9bdv2BQsWjhs3ztbWTlNTS0REhIWFpTWJvWfP&#10;nuLi4srKKkZGRi4urpMnT1m6dNnevftiYs7Hxj7NysopL6/8frJ6qhhZ/w+HsP8iPy3At3FskJwH&#10;cAmaXKCvX7/m5xempKS9ePHy3r0Hly5diYyM2rNnL1zfKVOmeHp6mZqaKioq8vMLsLKytjY8YH+v&#10;Xr3ExMRgkqivr29nZ+fr6xccPHfDho1Hjx67cuVafPwrGCS5uXnQqKKiEmhXZSU8VdaRdy/A57Ky&#10;KpjpFxZScpVDMQJ0AoH8KeD75OZ+gkM+fPiYk5PbBPiqoKAYbgHoBLJoQkZGVnz8y5s3b0dHn9m+&#10;fcfs2XM8PDx1dHSEhISYmJiatI6RkYGbm0deXt7Q0NDLyxvatX37zgsXLiUkJMHpwOHi4lIigkL3&#10;UttCeWWB6tL/t+KH/kOZ5v7Dfph6f/5MuVkyM7MeP449dy5m/foN0L3a2trQ5/R+srOzDxgw0NLS&#10;cvr0oH379j99+gwqhC6FVlNvvRroAbjWVJfy2tirHUJXE+Bpdw0Ag6HT+uF3dCkK8AiCIAiCIAiC&#10;tBsU4LsmKMAjSDcBBXgEQRAE+SO0qKeSXPHfz9MOBmVycnLj4l5cvnwlPDx83bp1s2fPhn/KbWxs&#10;dHR0ZGVleXh4msTI0qmMjAICAsrKyubmw0aMGDFjxqw1a9YdPHjo7NmYO3fuvXr1Oisru7y8srVT&#10;19UBJGr5W5h1dwth/0XaIsB/Z2w0V9abvP0AD3VFRSVJSW/hakZGnt6+fWdoaNikSZM9PDxNTU1V&#10;VVXFxcV79uzZ4tggBiNHUFBQSUlp6FAzLy/vKVOmLlu2HB4Rjx07QVIdvH6dmJWVAz6TwHpwFTyk&#10;xq9Xwiwezk6NpC8iCckbVfP/6NOwH75tC0R6pOnWsAE1FxeXwtlJz8B5YbiSIO+0tPe3b98JDz+y&#10;YsXKiRMDHRwctLUHi4u3vG5Cr169YaprY2MbEBDYmMjhYmzss/fvM6FaaFo19Y0BqJw0irSI5glp&#10;C3GvLQ0hB5LLXVJCEfIbO40SMf/6dcLJk6fCwpZ4e3vDLczNzUPvKhMTE9zULi4uISGLoHW3bt1J&#10;T8+orq4jAf3QduIe7RTt6uHfQWFhcVf7DQBd/Qc7pENAAR5BEARBEARBkPaBAnzXBAV4BOkmoACP&#10;IAiCIJ0PPN/W17eso379SvmHOD+/MCMj682b5NjYZ+fOxezcuXvRosXjx0+ws7NXU1MXEurXs2fP&#10;1iR2NjY2fn4BKSlpbW1tJyfniRMDw8KW7N6999y588+exaWlpWdnf4D6y8oqWswVDw7U1Px/CDuJ&#10;ykVZvaNoiwDf2tgAg0tQWFiclZXz9m1KXFz8lStXDx48tGLFqilTprq7exgYGMjIyMLV5+Liai2K&#10;nZGRsXfv3iIiInJyckOGDHFxcQkMJCNkz9mzMbGxT5OTU2HsffyYV1RUQg2q/o8zJGk8UaZLS8vB&#10;cwC2AZLivrW4/J8DeqPJCwfQA58+5aempj1/HgcOb9iwcfLkKba2tnJy8tzc3M3j2pmZmQUFBRUU&#10;FKysrAIDJ61duy4qKhq6Lj09Izc3D5pQW1tHq5wkb6Bmwi8n7eqQRoHPtFZ8/fq1oKAILt+1azfA&#10;GR8fH0VFxSavRHBycsrIyNjY2C5YsDAyMioh4c2HDx/Ly6tIJXAJiJMwfoiHHdvnv04XnEqQ1Tf+&#10;ajr81y8K8AiCIAiCIAjyj4MCfNcEBXgE6SagAI8gCIIgP0drYcqwEx5ffxjFDuWzsnJevHh57dqN&#10;iIiT27ZtX7w4dOLEQFdXV0NDQ3l5eR4entY0VGZmZmFhYRUVFTMzcxKjvGTJ0p07d0dGRt26def1&#10;64Tc3LzWFmJvlFEpWiNpBfGcxK+j1v67xwZ0/vx5qwQElA8cOAnXqLS0vLy8qr6+nv7qQOHMzGwY&#10;G9ev3zh58hQ8ni1btnzq1Gne3sPhiquoqMLVZ2ZuIaqbZj17cklJSWlpadvY2IwaNRrmZStXrtqz&#10;Z9/p02fu3r2XkJAEM2564bnFEUJSHZARQstwQFrx6/1D6xky3WvtfqmsrEpOToVRffTo8dWr10ya&#10;NNnBwUFNTQ3ujuatZmVlhVYbGRn5+PjMnTtv69Zt0dFnYmOffvjwscV3Gqh3wf83kDb4f65FpJLq&#10;6hbWhvjypRr6HJxZtWrN6NFj4Lo0UdzZ2dlVVdXg+sKNDL8N4uNfff78pfkNSzoNb0+kQ0ABHkEQ&#10;BEEQBEH+cVCA75qgAI8g3QQU4BEEQRDkhzTTU7/FI7YWqQz7oVhxcSnMazIyMp88eRodfRb+kV24&#10;cNHYseOsrKyUlJTExMR69+7NyMjYooDao0cPLi4uCQlJAwNDDw/PadOmr169Jjz8yI0bt+LiXiYn&#10;p2Rnf4D64Tm5ZfmUEsv79Y/32z8P7WUFeqEdPuG6fOf1izmzl/HxKWzatOfNmzeXL1/5P/bOA67m&#10;7//j/4pQlFU0kFGRlRJFUqlUSlYoisjeQsteJWUrkoqGooxob9r7tvfSkoaGEeH/7n643+uOvt/v&#10;74tS78/j+Ujd+7nncz7v8z7nno/Xeb/P3buuly5dNjc/vHGjoZqauqTkzAkTJvDy8vbr14+Zvg5u&#10;w8nJycs7YsqUqSoqC9etW2dqanb58pX7972iomIyMjILC4urq2uamlra2z8zq8bvfMiiXotA77RE&#10;1oe6uoaXLytiY+Pu3nU5fvy4vr7+nDlzhISEoCMw1Nr5+QXmzZMzMDA4ffrMvXuecXEJeXkF1dWv&#10;iMfJ33CzlC0YPnz4YbELvPj6dT2JlO7o6LR79255+fmioqLQXjT1Hz9+vK6urpXV+fDwyIKCooaG&#10;JmqfgYbrcvdGejYowCMIgiAIgiBIDwcF+O4JCvAI0ktAAR5BEATptdDI6kSaX+LPNnKWeJgPdx7I&#10;3tzcWlb2Mi2NFB4e4e39yN7e4fTp0zt27Fy+fMXcuXMnTJjAwcHBTEPt37+/oOAocfEZSkrKq1ev&#10;3rNnr6WllaOjk6+vX2JiMhTLUEekkS2Jnaqp0sVjCPtPcwx6WZ0S/E1EbH9mKm13yL21tXV5eQXx&#10;8YkBAUEeHp62tnZHjx7bsmXrkiVLBQTGsLL26zyEnY2NjYeHZ9KkSbKy85YsWWJouMnU1OzSpcvu&#10;7veCg0NJpIyamlrwz3/oIQyTHPxci1H3IyJKm5mVPn78VFFRlZyc6ufnDw5/7NjxtWv14Db5+Pjo&#10;Uz7AK2AHCQkJTU3N7dt3WFmdB2PGxMRVVdUw65mfP3+75Z8bsk8pEP4Ey1NfHP4sKSmHQeDWLYe9&#10;e/cpKCgMGTKEqDzlRri5B0tLS69fb3D+vLWfX0BFRSV9YxHVpgxBCPJLQQEeQRAEQRAEQXo4KMB3&#10;T1CAR5BeAgrwCIIgSG+AXmsnf9kx3Yj9KzkCldg2+PXr+szM7NDQMHf3excvXjI2Nlm7Vk9NTW3u&#10;3DmioqK8vLx9+/ZlJqMOHToUptPkGOX18MGLFy97eHgGB4fExSVkZ+e+fFnZ1NTCsA7kjdjbGSrB&#10;v1RJ7W0wtPCHD200Cit908CZ0HZlZeXQlE+e+Njb3zp58pSJiYm+/rqFCxdKS0uLiIjw8PB04hss&#10;LCycnJxCQkKzZ89eunTZjh0dG7E7ONz28XkWEfE8JSW1oKCwpqb27dsPDKsBkzfiKYk+1z2N9vwr&#10;PISmNzHMxADP5nBCY2NTenommOjy5Sv79u3X0tKSkpo1atQodnYG6w+gv0hJSa1atQosaW/v4O8f&#10;mJCQVFRUDI+lNM1ByNX0nfpnKe5tVHny4Sd1JyUuDcNCZOSLK1eubdq0ef78+fz8/DSrB0aO5FNT&#10;Uzc1Nbt3zyM8PCInJ6+lpZX88S9fv68SIGpLs7wDQX4PKMAjCIIgCIIgSA8HBfjuCQrwCNJLQAEe&#10;QRAE+XNhGMJODxFOSq9zk6e7TeXlFVlZOXFxCSEhYV5e3teuXT98+Iih4SZNTc2ZM6X4+fn79OnD&#10;TEAdPHiwkNDYGTMkFBUX6OjoHjhw0NraxsXFLSgoJD09Ex5qWlvfwdU7iVSGWsFc9/37Xxug3Ntg&#10;tnCBHuKph15rh49A8xUWFqelkV68iPLz87971+XcOat9+/br6uoqKiqKiU0eOnQoOzs7fdA2cbCy&#10;snJzcwsJCc2YMUNBQXH58hXbt+84ceLkrVsOK1asGzJE2Nr6+qtXtZWV1bW1dXA5hu5BhLATC0F+&#10;g6xOY0Nm1qPPsQ9/1tTUZmfnRkfHPnny9PLlK3v37tPS0oJnyYEDB9GbCCwjKjpRTm6+ru5a6G4O&#10;DreDg8OKikpaWt6Sd3ag7yYdmjeVUP2TA8QpyeSpoV5V0NDwBkaJkJBQW9sbmzdvmT2bwSbukyaJ&#10;aWhoGBubuLm5w8nQ92k6PrEzBW7ijnQTUIBHEARBEARBkB4OCvDdExTgEaSXgAI8giAI8kfAMISd&#10;SHPdSSbw7+pgR8rrlJS0wMAgFxc3G5uLhw4Zr19vsGiRhrS0tLCw8ODBg1lYGO/F3r9/f3KMsvSS&#10;JUs2b95y9OjR69dt793zDAoKjomJy8rKqaqqJmQFZuopTKqpI5UxhP1XOAaNWkzJE965b0ADwVNn&#10;fn5BVFTMo0ePb9ywP3369O7du3V0dFVUFkpISI4ZI0SzdTfNwc7OPnr0aCkpKQ0NzY0bN5qamp07&#10;17GPgLf3I3icSU1NKy4uhUtQtGril6NHbUaMEHd2fgBVra2tr6traG5ubSM/B/22EHaGlqSOpIc/&#10;me0fD/5cWloeGfnC1dXtzJmz0C/U1ReJi4sPGzaM3kT9+vUTERFZuHDhli1bLS3PwUeCg0NIpAx4&#10;5KdZE0PuL1+J/kKkfKcODf/pRiDKJK7SRp4M01SmvLzC19fPysp6w4aNsrLzeHiG09za2LFjly5d&#10;euzY8Xv3PGJj4169qqNuaOj7xI1QlgFhT0e6FSjAIwiCIAiCIEgPBwX47gkK8AjSS0ABHkEQBOn+&#10;dBJBDvP/5ua3NTW1xcWlWVnZ0dGxXl7eV69eMzMzMzAwUFVVnTJlCg8PLwcHJ8NIZVZWFi6uQQIC&#10;AmJiYgsWLNDXX2dsbHLpUkei+MjIFzk5eWVlL6Hwxsam9+8/MMxJToSw/+o9thFmdLKJADRBfX3j&#10;y5eV+fmFqamkoKBgZ+e7lpaWu3fv0dZeOW/evAkTJvDw8HBwcDCLYu/bl33YsGFCQkLTpk1VUlJa&#10;u1YfHnCsrW3c3O6FhoaBv5WWlldV1TQ0vIHWB1ekrwP4DHgvRYUFD/n0qd3UxIKXd7qDw73m5hbw&#10;rtraOkKA70KYpQGorn4F1ouLS3B39zh16hT0KVnZeYKCggMGDKCxFRsb27Bhw0VERJWUlLdu3WZl&#10;df7BA6/k5FQwETzdt7S8o2kp+JMS2d8lXYa6veDeoY8XFhaHhobb2NisWbN28uQpXFxc1DcIfgIO&#10;o6amZmZmfv/+g+zs3FevamFYoL4jysoJ7P5I9wcFeARBEARBEATp4aAA3z1BAR5BegkowCMIgiC/&#10;B2Yh7G3/IFL58+cvDQ1vCgqK4uISfH39XVxcL1y4aGpqtnGjoaamlrS0zPjx4wcOHPR/TI6BAweO&#10;Gzd+9uzZmpqaGzZsMDY2sbG5cPeui6+vX3x8YmFhcVNTSydXpw5mpWzYjFr7z/UN+l3MifQGYPnO&#10;faOt7WNlZXV6egAAgP9/ZkREpLf3Q3v7WxYWlvv27V+zZq2Kioq4+AwBAYFONmJnZWUdNmzYpEmT&#10;5s2TW758+ZYtW48cOXrp0uW7d139/ALAPYqKiqlD2DtxjzbmIezUNwvObGZq+XsEeEpigL/NGAG1&#10;gmfw5OTUZ898wYaHDx/R01snLy8/duw4euuxsbEJCo6aM2fOypWr4Inv8uWrXl4PY2Liy8srPn78&#10;xKjwjlUI0FI0Qe2/2q8oO6wT20DQ3Pi7d+/S0zPAZ8Bh9PXXSUrO5ODg+D/y1hLEbfbv33/atGk6&#10;OjonTpy8d88TjNPS8vbr903cifuiLL4hrtXlXQlB/jkowCMIgiAIgiBIDwcF+O4JCvAI0ktAAR5B&#10;EAT56VBp7X+lBGcYYkvol/CR5ubW16/rq6pqcnLyQkPD3dzcra1tjIwO6OrqysnJiYqK8vPzE/IY&#10;k0jlvoMHD540aZKyssq6detMTc2uXLnm5eUdHR2bmZlVVFRSU1Pb0vKWWbQ0IaR1ud16A/Rae1vb&#10;R+bP6ssoAAAgAElEQVTt0hFS3NjYBI+HZWUvExOTfXye3rxpf+LEiS1btmppaUlJSU2YMIGXl7df&#10;v37MfIONrc+gQYMEBUfNmjVr8eLFW7ZsI2/EfuvZM9+EhKTs7NzS0vLa2jqoCTOVnUhy8LMs8OsE&#10;eOpU/ESnozfsp0/tTU0tYM/c3DxfX7+rV6/t3btv0SINMTExHh4eVlbajRjY2NiGDx8uLS29Zs3a&#10;Y8eO3b3rAn0KOmllZVVr6zt6ixHh/l3uYITGT109uHEixv3hw0eHDx+BWxYREaEZUtjZ+02YIKyt&#10;rW1hYRkUFJKXV9DQ8Ia6kPb2L114awjyc0EBHkEQBEEQBEF6OCjAd09QgEeQXgIK8AiCIMg/hH6n&#10;beqNjYlgZYCZivnhQ1t19avs7Nzo6FhfX39XV7eLFy8ZG5usW7du4ULV6dPFR4wYwWwj9v/ryP/M&#10;KSQkNHPmTFVV1bVr9Q4cOGhjc8HFxTUoKCgtjVRVVcMw9PZHGfWbOvjuHdQcQ9h/sm9QyervKQHB&#10;RMg1mP3TJ6aB7OAx8OhXUlKWmkqCR4CHDx85ONw+c+bszp27tLW1582bJywsPGgQ0/QG/0feZVxA&#10;gH/atOmKigtWrly5Y8fOkydP3bhxw9v7ETzF5OUVwENN577x9dsijB9yxTOMX//v/EcBnlpip97t&#10;nmHXa2pqyc/Pf/486v59rwsXLu3atVtDQ3Py5CkDBvSnNyM3N/eUKVNUVBZu3Gh4+vRZ6FzwwbKy&#10;l8yWR8DlaDZf+M39iHo4YhjcX1tbHxeX4OFx/9ix40uWLIEBhOaWwa9mzZqlp6dvYWH59Omz0tJy&#10;eiNCsZT8AThQID0JFOARBEEQBEEQpIeDAnz3BAV4BOkloACPIAiC0EOvtRM6H8Ndrgnxsq3jf9c/&#10;tLS8raysTk5O9fMLcHJytrQ8t2/f/lWrVisqKkpISIwdO3bw4MH/93+M99tmZWXl4eERFxdXU1Mz&#10;MNhgamp+5crVBw+8QkPDExKScnPzoGQon8lG7N9C2BkmM0et/ef6Bo3WTjw4MEtvAG8RacDfvGkq&#10;KCiExwovL+/r122PHDm6efMWTc3FsrKykydPERAQ4OCg3Vac2jeGDh0Kpy1YoLRmzVojowPW1jau&#10;rm4BAUExMXHp6ZmlpeX19Y0MF2EQKeLpK/9daP+FWjtD/q0AT0kmwSyTBGUz9YqKqufPo+7edYXn&#10;r/Xr1ysoKIiJiYHd6O05cCDn9OnTly5dtn+/0bVrtk+f+sbFJeTnF9bVNba3f6axHmXzBZoE+13V&#10;myi9G36nqSeYMS0t3dn5DniImpr6xIkT+/f/YanBgAEDYCDauNHw2rXrISGh2dm5TU3N1IUQBqdf&#10;YIQgPQ8U4BEEQRAEQRCkh4MCfPcEBXgE6SWgAI8gCNJ7YBjCTg/D/ZK/kjfbrqurLykpS0/PjI6O&#10;DQwMcne/Z2NzEaZ8+vr6KioLp02bPnz4cDY2NiYaKtuQIUPGjRsvKTlzwQIlXd01Bw4cOn/exsXF&#10;LTg4JD09g0gDTlyd4f/5f/2m9LcT0i/K6j/XN2iUaYa0MVqE8eXL15aWt1VVNXl5BUlJKRERkT4+&#10;T2/dcjh16vT27TtWrFgBU/oJE8YPHDiQWYaDPn36DBs2bPz4CTNnSikpKYNvGBkdsLKycna+6+8f&#10;mJKSBoW3tLx7964z3yDEfkKKpqy66Ia+QS/AEw+/DC1Pn0a+paW1tLQcbBIaGubq6nbixMn16w3k&#10;5eUFBAToE8hzcHBAj5ORkdHWXmFsbGJnd9PfPyAvL7+5uZVhgnqyAt3+SxMA/CvoHRLqQ1l/8Pbt&#10;h8LC4qioaLADDCbKyiojR46kNgILC4uAgOC8eXIbNmy4dOlyWFgEmBqKpV7BAEag7BPf5b6BIL8T&#10;FOARBEEQBEEQpIeDAnz3BAV4BOkloACPIAjSI2EWws5QWac5WlvfFRWVxMUl+Pg8u33b0cLi3N69&#10;+9asWauqqiYlJTV27NhO8oGzsLCMGDFi+vTpKioL9fT0YTZoY3Phzp27UBTMJzMzsysqqqE+zARU&#10;mMxDDYm5H6H/YQj7r/ANGq2dmG+3t39ltn0ARaqsra3LysoOD4/09Lx/9er1I0eObd68Zdmy5fLy&#10;8pMnT+XjG8nO3peZb8BbgoKCkpIz1dUXbdiw0cTE9OLFSy4urk+f+kZFxZB9o6pz3wCo8xwQ8ffd&#10;WWtnSHv7Z1MTC17eafb2bo2Nb6qqXtXVNbx/z/jG4aGYRMoAE9na2h06dGj16tWysrJjx45jZ2en&#10;MS8bWx8hobEKCooGBgYnTpx0crrj7x+QkpJWWVlDv2oBmpLoaIQlqRX3LrcPpUrwk361R0PDm+fP&#10;o+zsbuzevQdGJBiOWFl/WPHDxcUtKztv+/YdtrY3AgKC8vIKPnxoo7pxyj4UHyhx/F1+ywjSJaAA&#10;jyAIgiAIgiA9HBTguycowCNILwEFeARBkD8deq0d/mSWKx5Oq69vrKioLCgoJJEywsMj3N09bGwu&#10;wLRNT09fWVl58mQxPj4+Li4uhoHsLCwsAwcOhBOEhYVlZGRWrNDetWv3mTNnb9928vMLSE0lFReX&#10;VlZW19U1tLS8ZRis/PnzF5p9o/8g6fSPgz5zeFtbO0OVHRwGmgyewkpKynNy8hITk58983Nw6Ihi&#10;37Fj57Jly2Vk5ggJCQ0bNowmpzfl6NOnz5AhQ0aNGj158hQlJaW1a/UOHDhobX3B1dUtNDQsKyu7&#10;tLS8qqoG3A9qwtA/ifQGNHpwD/AN6h4KtwZd4PDh8yNGzLh3z4eYdL1+XQ+WAftkZmYHBgbb2d04&#10;dOjQ8uUrpk2bNmzY8L59+9L0QW5u7rFjx8rJzd+4cePp02egC8fGxpeUlNXU1DY3t9LYFqxK0Zu7&#10;rT2JWtFH/INPglni4xNv33bcuXOXrOw8fn5+wiBgB8LrYDiaNWu2oeGmq1evR0fHlpdXvHnTRCnk&#10;C1njo2zi3uV3iiDdBxTgEQRBEARBEKSHgwJ89wQFeATpJaAAjyAI0j2hl9UpAhLMeDuPYv/0qb2m&#10;pjY7OwemcI8fP3F0dLKyOn/w4MF169apqalLSs4cPXo0MxkVjr59+woICIiLiysrq+jqrtm7d++Z&#10;M2dv3rzl7f0wMvJ5ZmYWFM5ws22K4kUEshN38X2n7Z6jp3Y59CHshEnJUexfOo9ib219V1ZWnpyc&#10;Ghwc6uHhee2a7fHjJ7Zt266trT1/vryYmNiwYcPoM5lTpN+hQ4eKiorKysLD19LNmzebmx8motj9&#10;/Pzj4xMLC4vgIa6TClD7BiG09xjf+PDhrxYh4sjp24L4u63t486dpoMHT9i6da+lpeWmTVvU1RdB&#10;dxsyZAi9zUeM4J05U2rp0mV79uy1traBJoNOXVRUAoUwNO932/61wKW7WZV6WGtra6cZytrbPxcX&#10;l/r7B1y9em3nzl0KCoo8PDw0NhEQ4FdRUQGD2NragRu/fFlJYwfi/wQoaw66/JYRpHuCAjyCIAiC&#10;IAiC9HBQgO+eoACPIL0EFOARBEG6HIYh7DATYyhkwutwQmNjE0yYX76sTE0l+fkF3L7tePr02Z07&#10;dy5fvkJaWkZERISfn5+Dg6MTiZ2Li2vMGKG5c+euWKG9e/ceS8tzd+64hISEpaam5eUVVFRUNTS8&#10;gboxk1EJnQ/5PY7xYwj7J/qtu4kD3mppeVtf31hd/aqoqCQ6OsbLy/vKlWtmZuYGBhsWLlw4derU&#10;0aPHDBkyhI2tDxOJnZWDg5OPj09ScubixVpbtmw9fvzEzZu3nj59lpCQmJ2dW1JSVltbBzVhpvMT&#10;GQ663HS/oWmo24XcKLQacGvru7q6Buik8fGJrq5uJ0+egrkWdM/Ro0f369ePfnEDNze3uLj4ypWr&#10;TExMHRxuh4dHZmXlwMebm1vpjd3e/od1QIq5qBNjgJWamlpgtIFHP2trG13dNWCBYcOGUVuGlZWV&#10;h4dn3rx5+/btAzOmpKTB+dRZ5eHoDS6HID8dFOARBEEQBEEQpIeDAnz3BAV4BOkloACPIAjyi6CW&#10;6KgzrsPrMLcBOt+OvaXlbVnZy/T0jIiI548f+zg53bG0tNq3b7+Ojo6CguKkSWIM42WpJHZ2Pj7+&#10;adOmKSoqrly5cufOXadOnba3v/XokU9MTFxRUXFr6zum1yYfRLAy1LPnpQTvcsdguAs78TrhGJ0k&#10;OYB36+oaCgoKExOTgoKCPTzuX7tme+TIsU2bNmtqLp41a9bo0aNpkpbTrL0YOXLk5MlT5OXlly9f&#10;sW3b9hMnTt64ccPb+9GLF1G5uflv3rR07hhfyVnNqR2jR/oGTd54IpCaWbdtb/9cU1OblpYeGhru&#10;6Oh09OgxPT09WVlZPj4++ibg4OAYMmQYO/uguXPnm5qaQfM9efI0OzuXYVA70RM/fvxMGUkIO3e5&#10;fTrhe1XfE89xNCnxYWTLyMj08XlqY3MBJp/i4uL0OfYnTJigoaFx4MABJyfnxMTkd+9oB6vPn78Q&#10;V+n+1kCQbgsK8AiCIAiCIAjSw0EBvnuCAjyC9BJQgEcQBPnv0GvtZCWVsb5OCNtEbvamppaSktLY&#10;2LhHjx7fvGl/4sTJ7du3L1u2fP78+dOnTx89egwX1yBmSioLC8ugQYNERETg5FWrVu/du8/S0uru&#10;3bv+/gHR0THp6ZklJWX19Y0wj2JYB0qKeJrge3qtHWfX/8UxvvvGB+oQdmaJ4r8L2x9aW9+9fl2f&#10;mZkdGhrm7n7vwoVLxsYmenrrVFRUpKRmCQsLDx/O06cPGzPfGDx4sJjYZAUFRV3dNfv3H7CyOu/i&#10;4hoQEBgdHZuRkdWJY3z9SusYNCtIeqTWTmmsv800AMaBc6DbZmfn+vkF2NrawfPOsmXLZs2aLSQk&#10;NGDAAJqGYGdnFxWduGiRxq5duy5cuOjt/SgqKrqgoGD/vmO8I8Q9PZ+RJ11t0NzEwxeN6k+9aqfL&#10;7fO31qMMfdS+TWTsKCoqefjw8fHjJ7W1tSUlJYcOHUptJVZW1lGjRmlqLj5y5JiXl1dCQmJFRVV7&#10;+2fqQmgWQ2BieQT576AAjyAIgiAIgiA9HBTguycowCNILwEFeARBEIbQKNMUPYweOI3RZs8dYynM&#10;aYuKStLS0qOjYwMCAl1cXK2srPfvN1qzZu2CBUpTpkweNmx4//79WVhYGMqoHBycAgKCU6ZMgRkR&#10;OR/4liNHjtna2nl7P4yKiiksLG5oeNPS8hYqSS1W0VSDiJ39ruR9QFn9p/gGjTLNEIZbXJNV9o60&#10;25WV1Xl5+UlJKeQMB0/s7G4eP35i69ZtS5culZHpyFI+YMAAhnuxg7dwcXGNHj1m2rTpcnLziR0E&#10;zp496+Bwm0gUX15eAU9SLS0dmi6zMHpiBQZNboMeKaszazj6xoInDhrl+PXr+vz8wvj4RH//gBs3&#10;bhgbm2hrr5w5cyYXFze0A3WjsLGx8fLywnMT9OsdO3ZdvHj54cNHqakkKKG19V0b3VYORw6f5+Wd&#10;bm/v1tj4pqqqBgYKcIkut88/NyONAeFPymIFsFtV1auUlLRnz3wtLS11dHQmTpzEwcFBPcpxcnJO&#10;nTpFQ0Pj0CFjNzf3jIys5uZWmhUh8CclM0SX3zKC9EhQgEcQBEEQBEGQHg4K8N0TFOARpJeAAjyC&#10;IAjDMGUiGThN8mSGQmZ9fWNOTt7z5y+8vLxtbW+cPHly585dq1atVlJSnjFjxujRozvZix0OLi4u&#10;EREROTk5bW1t+ODp02fs7R0ePPAOCQlLTk4tLi5tbGxituc3jN5Elvi2v+J331NHKqPW/t99g0Zr&#10;J0JviTzkTLZB/0tBrKioTk1NCwwMdnFxu3Dh4qFDxuvXr1+0SFNGRkZYWGTIkKHM1l707duXn59f&#10;QkJCTU0NPmJsbAIfd3FxffbMNyoqJjMzu7KyCtqamU+CV0ANKbHs1IHd1Fp7l5v3tzXf3+Ye+PSp&#10;vazsJfRiNzf3s2ctNm3arK6uLi4+nWY/cuKAF2fNmq2tvfLQIRNbW7tHj57ExsYXF5fQtwilh1KJ&#10;1h1Kv6mJBS/vdAeHe83NLTU1tbW1dc3NrV1urr+1JGFG8CsaG3740JaaSnJ1dTMzM1+xQnvatOk0&#10;gx4rKys4PFjs1KnT9+8/iI9PrKtrIPvqt4Lod7voDf6JIF0LCvAIgiAIgiAI0sNBAb57ggI8gvQS&#10;UIBHEKRXQb/9Nn3kK7Um19TUUl39qrS0vKCgIDk5NSAg0MnJ6exZi92796xcuXLevHnCwiIjR47k&#10;4uJiY2OcD7x///68vLzjxo2bMUNCTU19w4aN5ubmV69e8/Lyjo6Oyc8vLC+vIKa+xKyYXkwl0i+j&#10;rP6bHQNoa/vIcOkDNAq8C01WU1NbVFSclZUTExPr7f3w+nXbI0eOGhpu0tDQmD59+siRfMwcg5WV&#10;Fd4SEBCYNGmigoLC2rV6RkYHrK1tXF3dQkJCMzOzweWqqmoaGhpbW98xTG9AJKvvnbJ65+1I1bXb&#10;aJoPGq6l5S0590BBbGz8vXsep0+f3bjRcP58+VGjRnFyDqRppn79+vPx8UFTamtrm5iY3LxpD60D&#10;n62oqG5oeNP2Y1w7OdtEO7V+zKwtoFZmppbdX4AnboEwJrUTwovgnBkZmV5eDw8fPqKuvmj8+PGc&#10;nJzUpuPm5hYVnaipufjo0WOPHj0Bo8EoRz3EQYHUK1oQBPn9oACPIAiCIAiCID0cFOC7JyjAI0gv&#10;AQV4BEF6BvTqKaHrEFHsnUcqNze3FheXJiUlBwYGubm5X7167dix41u3blu2bMW8efNERUV5eXn6&#10;9+/PUF8nxNShQ4dNnDhJTk5u+fIVW7ZsMzc/fPnyFVdXt4CAwMTEpJKSspaWt51UgD5MFrX2n+UV&#10;zELY/4ljwJmVlVXp6Znh4ZHe3o/s7W+dO2e1f7+Rnp6+isrCOXPmiIiIdJLeYPDgwcLCwnCalpbW&#10;xo2GpqZmNjYX79518fPzj4tLKCgoamxs6uTqUDdwDCKKnRIZTOMYXW7hLmlT6tUzHz58y0bAqFt9&#10;qaqqSUpKefLkqZ3dDTMz8zVr1srJzRcSEqJfFdG//wAREVElJWUDgw3Q/R0cbvv7B0LTNzQ0Mmwa&#10;6ohtSs6Mf9gi3VCAp7YqeU8NWoPW1r6Oiop2dHQGN9bSWjJ+/ASa5A0DBgyQlJSErnH69Jn79x+Q&#10;SBnEMx31KEcsGcEAdwTpJqAAjyAIgiAIgiA9HBTguycowCNILwEFeARB/jjoQ9jbyJmlGepk8FZL&#10;y9u6uobq6ldFRSVRUTEPHnhfuXLV1NRs/fr1KioLxcXFx44dO2zYMHZ2dmZKKrw1aNAgPj4+OFlN&#10;Td3Q0PDIkaN2djeePPGJj0/IysopKSmrra2DyjATdD9//tLlduvZMMxt0EYWOxm2yMePHY7R0PAG&#10;HAOaLz4+8dGjjo3Yjx49vnnzFk3NxVJSs4SFRaDRO5HYwTF4eXklJCTg/C1bth47dvzGDXsfn2dQ&#10;GuEV8FDT2vqOuVd8xVnuP2lZam2YRmsH28K7RDtmZGRBI164cHHnzp0LF6qKiooOHz6clZWVvtVG&#10;jRq1YIESNJmVlfXDh4+Tk1MKC4uhC7fRbdb+K9qo+wjwlP4Cv1N7KZgaqpSamnbr1u0dO3bKysqC&#10;xWhWLXByck6aJKaru8bG5gI8uOXnF9IsKGlv/9zlzoMgSCegAI8gCIIgCIIgPRwU4LsnKMAjSC8B&#10;BXgEQboJ9CHslFhJ6nBJhlHL7e2f6+oaCgqKkpNTQ0PDvL0fOTg4nj59dteu3StXrpSTmy8qKsrN&#10;zc1MRiXHv/YXFBScPn26oqKitrb21q3bjh07dv267YMH3s+fP8/Nza+trYMJCWMdlUoLpE8Xj7Ge&#10;P8Urvoewv2eYcZ0czs6gReD12tp6cIykpOSQkFCyY9w+c+bs7t17Vq1araCgKCY2eciQIcw2YoeD&#10;jY1t+PBhIiKi0tIyGhoaenr6+/cbnTtn5eTk7OPzrKzsZecu8fXrtyh2wiuoK99rQ9jpm5jhLvWE&#10;cWj6++fPn1+/rs/Kyo6IiLx//8GFC5d27969eLEmPLDQJ5CHVuXl5Z0xY8aiRYu2bt1uZXXe0/N+&#10;bGx8TU0tw4h58kjyhdJ/f13n7RIBnnp0pdwXxbbwe3FxSXh4JDj2gQMHVFRUwHQ09hw+nEdWdh5M&#10;F8H/nz3zA+enH4rbOiS2b0Nfl7sWgiCdgwI8giAIgiAIgvRwUIDvnqAAjyC9BBTgEQT5/dBr7fDK&#10;x4+M80h//fqXftnY2JSXVxAZ+eL+/QdXrlwzNz9saGiooaE5Z85cMbHJfHx8nSeKHzJkyKRJYoqK&#10;irq6a/bvNzp/3prIEh8dHZOenllSUlZf38hQZScr61+YVR619p/rFf8kt8FXqozWra3vamvr0tOz&#10;QkJC3dzcL1y4aGJiAl9q6uqL5syZIyYmxsfH34ljsLCwcHBwCAkJycjILFmydNu2bcePn7x50/7x&#10;Y5+IiMikpGRwuaqqmpaWd4zq8KWNSaJ7Gq9Ax6BuaIriTmRup89S0N7+GU5oaXlbUFAUFBRy65YD&#10;dPbVq3VkZecJC4sMGjSIvh2HDh0ya9ZsOMfMzNzBwTEwMDg5OaWkpLS5uYWu8C/U/kazMOI3WOC3&#10;CfDUdqbuR1ABeAsuGh4eeenSlY0bN8rJyQkKCtLEuHNzc8+bN2/nzl23bztGRj6HjvD27TtiPKQU&#10;QrEhJpZHkD8OFOARBEEQBEEQpIeDAnz3BAV4BOkloACPIMjPgl6DZAh5g2HaKHb48+3bdzU1tYWF&#10;xamppKioaD+/AEdHZwsLSyJYWU5uvoiIyODBg/v2Zf+//2MQr8zCwsLNzT1mjJC4uLi8vPyKFSt2&#10;7Nh58uQpe/tbT574xMYmlJaWNTY2tbS8ZSj4Uarx8eNn6v22cRf2/+gS9JnhGULM9+gDauHFxsY3&#10;5eUV2dm5CQmJ4eERDx8+un7d9ujRo1u2bNHSWiItLS0kJMTFxdW3b19mEjsnJ6eg4KgpU6bKyspq&#10;ai7euNHQ3Pzw5ctXPT3vh4dH5uTkvX5d39zcCtWD2S9Dx/j6LTaaiO79teHRPYDOW7ztx2znMBY0&#10;NLwpKipOSkoJDg65fdvx8OEja9asnTNn7ogRI+g3ax84cOD48RNkZGRWrVplamp+86Z9YGBwQUFR&#10;U1MLWWambUFCJ6bpzl1rn18hwFNnEaBAWU4EBoeH65ycXHB4sNi2bdtlZOYMHjyEOj9/nz59xo0b&#10;p6CguGXLNuhiMAhDraBY6saCXoCbuCNIjwEFeARBEARBEATp4aAA3z1BAR5BegkowCMI8j9AE8NK&#10;CKjw+qdPDPLD0yjc9fWNOTm5kZHPHzzwun7d7vjxE9u2bdPW1lZQUJw2bRo/v0Ane7GzsLDw8vJO&#10;mzZVSUl57dq1RkYHzp+3dnJyfvz4SUTEcxIpo6zsZUvLW2aXhokiQMwriPpTBb+i1v4TXOJ/84qv&#10;5D2ni4tL4+MTnj3zdXR0PnfO6sCBg/DFpKGhKSMzR0REZNiwofSbef8YAD1UTExMXl5h9erVu3fv&#10;OXvW4tYthwcPvENDw5KSUoqKShoa3jBbeAFfgoRjEL5BHYKPUez/sPWpFXfiOYKZqauqamJj4zw9&#10;H1hbW+/cuUtLa4mU1Cw+Pj5WVlqtHYYCYWFhZWWVzZs3W1hYuri4BgeHQjd/9aqOvimJVP80zdc9&#10;G+4nCvDE2gL6ZQ3EAePhs2d+VlbnN2zYICs7b/jw4TQW5ufnV1VVMzY2cXa+A0MoOav8D4Hy0CMo&#10;l0DRHUF6GCjAIwiCIAiCIEgPBwX47gkK8AjSS0ABHkGQzqFXVYkQdvr/jyVHsX+oq6svL6/IzS1I&#10;TSUFBgY5O9+xsLDcs2fPypWr5OTkJkwQ5uXl5eTkZLjrNgsL66BBg/j5+UVERObMmbN8+YqdO3ed&#10;Pn3GwcHR19cvJSWtuLiksrIKLtHS8pZZrnjqEHZq6RSniD/XJei8gnGu+C9fvrx/D17R+PJlZX5+&#10;IYmUDnM8IlE8TBT19PSVlVWmTJkiKCg4ZMhQZmsvWFlZubi4+PkFREVFvyeK304kin/y5GlCQmJh&#10;YTGUX1tb19TU0sZIiSQ2EXj//iPK6j/LB6jTXdA3Pdi5uvpVQUFRUlKyl9dDK6vzW7duW7hw4YQJ&#10;EwYPHkwT187KyjZ06FB4S0FBYdOmDq3d0/M+fLC0tByeClta3tHI7XA5mj7e5Qb5V/xHAZ6yeKit&#10;7SO1h9fXN4LBw8IibGwurl2rN326OFiVeqQdMGDA2LFjFRUX7Nu3/+5dl7S09OrqmtbWv1YswWyQ&#10;KBm1dgTpDaAAjyAIgiAIgiA9HBTguycowCNILwEFeATpndALqMRmzG3kLbeZ7cVOHJ8+faqufpWV&#10;lfPiRdTjx08cHZ2trM4fOHBQX3/dwoULJSRmCAgIdJIPvF+/foKCo8TFxZWVlXV0dHft2n3q1Gk7&#10;u5sPHniFh0dmZGRC4R8/fuqkAlBDItSVEpqJWvtPdAmaEHZiTvi3XtHW9rGqqiYzM/v5c8IrnM6f&#10;tzYxMTEwMFBX15CSkhozZsyAAQOYeQWhDo4ePVpCQkJFRUVXd83u3XvAMWxt7e7ffwDTQhIpo7Ky&#10;mlpxpD+IGGjqmF2KY6DW/r85AyWlOeEGDH3gy5cvr1/XQwMFBAQ5OTlDqxkablJWVhEVndi/P22L&#10;s7Cw8PDwzpw5U0trCfR9Kytrd3cP8Jni4lKGjUu0KXUQdg/Qhv+5AE/R2uEn2IFmZcn79x8yMrIe&#10;PXoCZjQw2CAlNWvAAA7CyIS1+/TpM3HixKVLl5mamkHTREfHNja+IZrse9t1mJfS5f90wyII8q9A&#10;AR5BEARBEARBejgowHdPUIBHkF4CCvAI0uNhGMJOr+UQB0yl4ITGxiaYjL18WZmaSvLz83dwuH36&#10;9Jnt23csXbp09uzZEyZMGDFiRP/+/Zkpqezs7IMHDxYWFp4/X15HR2f/fiNraxs3t3vh4ZEkUn4A&#10;IO0AACAASURBVHp+fmFlZTXMMT5+ZKzoEppQl9utB0O/Lzsx7DMMYf9K3oi9tfVtfX1jTU1taWl5&#10;fHzi48c+dnY3jx07sWXLVk3NxbNmzRIREeHj4+Pk5GTmFSwsLBwcHDw8PJMmTVJUXLBmzZoDBw7a&#10;2Fy4d88jMrJj+wBwjKqqGvA9hrkNiAMd45d6BWWUgF9onOFLh1DyiTwy1Obl5fv6+l+9en3fvv2L&#10;Fy+eMmXqyJEj6bMXsLGxDR48RFx8hra2tomJ6a1bt8PCIrOycl6+rGhubqXflqD3NG7nAjylIeAn&#10;dej/x4+fGhreFBYWP3r0+OjRoxoamiIiojQ9rl+/fmPHjoWB+uTJU35+fjk5ua9f11Ovm4ACu/z2&#10;EQTpJqAAjyAIgiAIgiA9HBTguycowCNILwEFeAT5Q6GX1alza1OCfZkJ7S0tb8vLKzIysuAr/ulT&#10;P1dXtwsXLh46ZAxDwcKFquLi4iNHjuxky21OzoFjxoyRkJBQVlZZvVpn9+49Z86cvXXLwcfnaVxc&#10;QnFxaWvru7/dDB6mbW0d/x/LIIS9y837J0Ivq9O7BCXJAX2LgK+8fl1fUFCUnJwSGhr28OGj27ed&#10;LCws9uzZq6Ojo6CgKCY2ediwYcxcgiyxsw4dOkxERERaWmbRokX6+uv27z9gaXnOycnZ19c3ISGp&#10;tLQcKvO3+8EzdIweEPfc5Xz4QOsbFKvSDxQNDU05OfkvXkQ9fPj46tVrRkYHli1bLikpOWTIEPqm&#10;HzBgAHnBzXxdXV0zM7ObN+39/QOzs3PhKsy6P1yxm+/U/uugCPC3brm/edNUVVVTXV0DD79kO3yi&#10;Ft1ra+vi4xO9vLzPnDmzatUqUVFRSvZ+Isx94MCB0CirV68+fvwEnJabm9/eTruw6ePHz9TjQJff&#10;PoIg3QQU4BEEQRAEQRCkh4MCfPcEBXgE6SX8RAEeuiqC/Dq6vLN0bT/9Lqz+lRi8jXm8MrW2XV39&#10;KiUlzd8/0Nn5jqXluf37969atXrBggUSEpJCQkLc3Nyd6KlDhw6dMmWKkpKSnp4efKfb2Fxwc7sX&#10;EBAYExOXmZldXv4S5gk0ezNTKvCRnAacPqU5au0/1yWodxDoxCW+dqja3xqlsbEpNzc/MvL5/fsP&#10;rly5Zm5+xNBws5aW1rx5clOnThUUFOTg4OjEK9jZ2QUEBGfOlNLQ0DQ0NDx8+Oi1a7ZeXt7BwaHx&#10;8YnZ2bkVFVXNzW/p45u/ktOJUxyDPgQftfZf5yTEoEHvHuSu2pGBvKqqBmb7rq5up0+f2bBho7Ky&#10;MjwC8PDwUO8gThxsbGxjxggtWKC0adPms2ctPTzuR0REpqdnQgk0O0fQjAMMhf9eCPkhq93U5Cwv&#10;77Tbt+99+NDW2vqOeN6BBgLjwOjq5uZuYmKiqbl48uTJNP0ROuC0adNgznbx4iV//wCwfEPDG2qb&#10;t5EfpqiTGfRaUyMI0jkowCMIgiAIgiBIDwcF+O4JCvAI0kv4GQI8MVy8yc3Ny8vLR5CfTk5Obnn5&#10;yy7vLL+i932gi1emh/gepFczyemIG8vKXmZmZsfHJ4aEhHl63r98+YqJien69Qaqqmri4uK8vLzs&#10;7Oz0Ehqhog0ZMmTcuHESEhIKCopEovhz5845O9/x9w9MTU2rqqppamp++/YdMUQwPD5//gJ1wxD2&#10;n+4S1OsVmLkEfaPAiw0Nb8rLK7KzcxMTk8LDIx4+fGxnd+PYseNbtmxdsmSpjIyMkJAQF9cg+mzh&#10;lIOTk1NAQHDy5Clz587V0NDcuNHQzMwc/MrDwzM8PBJKfv26vrm5FarHLLnCV6oQdgroGL/aYej9&#10;5MOHT9QNBL31zZuWkpKylJQ0mGa7uLieOHHSwMBAXl5+1KhR9C7Rp08fPj6+6dPFVVVVwX8sLa1g&#10;hElISKypqW1peQtXp299ym7iuIqCAk3rEFo72OrYsQsjR0reuuWen18QHBzq5HTH2NhEQ0MD2qJP&#10;n77UDcHPzz9nzlyYpFlbX4AzKyuroUDqlU8wFFD2iUebIwjyz0EBHkEQBEEQBEF6OB9QgO+WfEAB&#10;HkF6Bx/+swAPJcDYC+N2XFxcAh54/OwjMTExNjY2Ozvnj/5+p9fa4Se8wlBGpTngI2VlL5OSkv38&#10;Au7ccbG2tjl48OD69evU1RfNnj17/PjxgwZxMRNT+/bty88vMGOGhJqa6rp16w4dOgQfd3a+4+Pz&#10;9MWLqMzM7Kqq6vfvPzC8LhFGD5MB4luYqDyGsP9El6DJDUAMvJ2o2pQDTi4tLSe7hP/duy42NhdM&#10;TEwNDTctWbJUVlZ20qRJPDw8lDzV9AcLC8uQIUMmTpwoJyenra29Y8fOEydO2tnd8PDwDAwMSkhI&#10;Kigoqqtr+MzENeFlwjEojv1jCDtq7b/JbQjBtROHef26Ljk59fHjJ1evXoO+v3q1zrx588aOHctw&#10;+cWwYcNmzpy5fPmK/fuNrly5+uCBF0z+CwoKW1re0o8MxLBAVIZmQOhyE3UHiE5BmOXTJ9rmaWpq&#10;iY2NW6y5koODZ9o0iQkTJtBs9jF48BDom9u377h+3dbfPyAvL7+t7SN1ByR6H7XojpZHEOR/AAV4&#10;BEEQBEEQBOnhoADfPUEBHkF6CT9LgK+tfZ2QkJCEBx4/+0hOTo6Pj8/Nzf1Tvt/ptfb37z98+sQg&#10;hP0rOYodvmqrqmoKC4szM7OjomLIWcGvmpqaGxgYqKqqTp48ZeTIkYMGcTHUU1lZWbm4uAUEBCdO&#10;nCQvL6+ru8bIyOj8eWsXF7eQkFAosLS0rLq6uqGhEarBMDk59P22tnayVoSy+i90CRqtnRg26ZsD&#10;nOTdu7b6+saKiqr8/EISKSM8PMLN7Z6NzcVDh4z19PRVVFRgYiYoOGro0KH9+jGOYgevGDRoED8/&#10;v6ioqLS0zJIlS7Zu3XrixEkY3h8/9omPTywoKH75srK2tq6pqQWqx/C/1mESCJUkr7f4gPJqN3Ee&#10;aA5oF5qWgregKYuKilNT054+fXrx4qXdu3draGiKiYnx8PD07duXxj04OTkEBQVnzJixfPkKmKjb&#10;2t4IDAzOzc2vrKyCgYLGH4gc8jA4UNYMoQ/8bWPRDLZv374jr6BKcXK6s2fPXjm5+dA3qWPc4Xc+&#10;Pr7Zs2dv3rzl5k37uLgE6J7QNynqF5FVntIEXX6bCIL0GFCARxAEQRAEQZAeDgrw3RMU4BGkl/BH&#10;C/DJdEci+fjN1WB4QC0SEhjUhL7O5JO7ss5w9e68eKKbCPAM08UTG7HD1yV0gU6iluEtmNUUFZVA&#10;OwcEBLm737t8+crhw0c2b+7YeFtGRmb8+PGcnJzM4pXhrbFjx0pJSampqevr6+/fb2Rpee72bccn&#10;T3yio2Nyc/Nh/sNwI3bK1SnxypRwVdTaf64/UMKR4S2YtHz61Jk/wAGnVVe/ysrKhvnV48c+Tk7O&#10;NjYXjI1NDAw2aGhoSEnNGjtWaMCA/sxcAo7+/fuNGjVqxgwJZWUVHR3d3bv3nDx5ytbWztPzQWho&#10;GImUUVlZTcyxmXkFOZD9Wxwz/S7s6BW/05co6SUoiTEYrs+AA2bmmZnZISGhd++6wjiwY8fORYsW&#10;wVydi4tBGowBAwYIC4soKCjq668zNz8M3+9Pn/qmpqbV1TUw9E+4KFya7NKUbdrRExhDaTKGSQjK&#10;yyugjW7etN+3b7+Kigov74j/I2eeINoFfoEOPm6cCAcH7/r1m/39A3Jy8ltb30F/pG4L6jD6Lr9f&#10;BEF6JCjAIwiCIAiCIEgPBwX47gkK8AjSS/ijBXh6uT0zMyMlJeU3V4P+gFqlpqZkZKQzfAsOivoO&#10;tSWRSOnppC6U4KEOGRkZXXb5vzt+vwDPMF18W1s7Q5H7C/k/D5uaWurqGqqrX+XnF0RGPvfw8Lx0&#10;6bKJiYm+/jpFRaUpU6aMGjWKm5ubJs8w5WBnZx86dKiYmJiysgp8xNjYBD7u6Xn/+fMXaWnp+fmF&#10;VVXVcAlqeYamDvhF+Uv9gXAGaq0dXmcmkUJbtLa+a2h4U1NTW1paDt396dNn9va3Tp48tX37jmXL&#10;ls2ZM0dMbLKgoOCgQYOYuQQLCwsHB8fw4cNFRScqKCjo6Oju27ffyorIbRCWnJyak5NXXl5BDllm&#10;rLITecK73HoIPdS7tsNP+qD2T5/aob8Tce0hIaH29rdMTExXrlw9a9ZsIaGxDBfrDBgwYMyYMeAq&#10;hoabzp61uH/fKy4uIS8vHwYlYl5N4xtdboQ/EUrDwU/qJTbwen19Q25u3v37D8zMzBYtWjRixEiK&#10;3A4HGxsbPz+/iorKoUMm8O2QkpL2quaVmYkFH99MT09fKAGeYV+/rm9ubu3ye0QQpFeBAjyCIAiC&#10;IAiC9HBQgO+eoACPIL2EP1SAT0xMSk1NOXrEcqmWwZLF65Zoklm8/vjRczExsURYORwJCYnftxFP&#10;/P7BxB/L+fYW8ZN8/l9nEp+kOZ8okKYE8vHX6cnJKeHhkc5ObvHx8ZQz4e3MzIyTJ6y1NNdpqutp&#10;qq8FtJdv2rr5oIuLR1pa6l+VTGBwaaIE6tom0S1BoP4T/mVYDs0tgK0iIp47O7vHxsYSZvt+AoMK&#10;dMnxswR4iqxO0VC/b138w5bV8N0H3YE+PBTeevWqLj+/ENw8KCjk/n0vO7ubx46d2Lp129KlS2Vk&#10;5owbN65/f8YhyywsLNzc3OPHj5eSklJVVVuzZq2R0YHz523u3HEJCAhMSUmrqKhiJqNSDvK+v1/a&#10;Ov738gPuwv7foZHVaeK/KSHgMANhGCsMflJXV19YWJyUlBIaGv7w4WNHRydLy3N79+7T0dFVVFww&#10;efKU4cOHM9PX/4+cKH7o0GHCwiLS0tLq6ov09L7lNoBynj71i49PLC0th/p07hVfyZGy1F7xPXAZ&#10;vaLrvevHceZbo9B7VFNTS0FBEXxzPXnic/OmvampKbiQtLTMyJEjGbrNiBEjJSUlNTU1t23bDg5z&#10;754HfLa6uoZZGgzi4Yh60Ohy+3R/KNHnlE3W4UVKw8GXREVFdXR0rLv7vSNHji5ZsnTs2LE/rqnq&#10;N3nyZC2tJaamZi4urmlpJPplEObm53h4ptnbu71501RTU1tbW4cCPIIgvxkU4BEEQRAEQRCkh4MC&#10;fPcEBXgE6SX8sQJ8Yno6aamWgcwsDZNDpw7sP2Z88OSObSYThGR2bjfJysokKkMipWVkpMOZKSnJ&#10;hJyclpZKkefhhZSUlNTUVHgXfsAJpI4jLelbCHsqfBZOoFa709I6CkzrOOfbix2fTukoEK4CwC/x&#10;8fF5ebkWFpcU5i+H0igR+fB6fn7uyuWbZkmq37K/e/GC3eVLN0+esJ4rrTl1kkJgYAhckVDQoZLE&#10;VWiE9nR4jURKIi8+IO4CfgEoZoEPUicA6Lj9zPRUKmk/IeFbaD6po6rJ8fEJubnZ5yyvKC9YmdJR&#10;ZDLYjTgB7oVI6f9rGvBfHP+DAE+vtROaE7OQZSJJextZxayqqiGRMmJi4jw9O/ZiNzMzh66xcKHq&#10;7NnSwsLCw4cP79OnDzM9dcSIERISEmpq6hs2bDQ3N7969dqDB14hIaHgjLm5+VBya+s7hhWADkh8&#10;09FnNcd08f8R6nwGFE20c3/4+l3Vhg/W1NSmppL8/QPd3T1geAR/MDTcpKW1VE5OburUqYKCozg5&#10;OZhJ7JTIVwkJSXX1RRs3GsLHr1696uX1MDg4NC4uITs7t6Kiqrm5laHGT+0VDNeOoNbefaBW3Bnm&#10;JCcSEsBp8IwTH5/o4XH/3Dmrbdu2gWOAewgICDAcWLi5uWfMkCBv1m5sZ3fT19cf3KawsAjm5zTl&#10;f/78hboaVMt0cOP2fwHFep8+tVObF9qupeVtSkqak5Pz/v1G0GrCwiLs7OzUjTVo0CB4bNmxY+et&#10;Ww6JicnQ0NSbuBN7PRDp/aFpPn1sNzWx4OWd7uBwr7m5BQV4BEG6BBTgEQRBEARBEKSHgwJ89wQF&#10;eATpJfy5AnxGRvpSrQ0G6/bk5eV0KMqktMKifKN9R2dMUw4Pj+iQopNTAgNDHj16+uyZf1RUDJwA&#10;NQwODCGHeicnJnYouy+eR4WHR8bExMBH0tPT/f2DAvyD4fWsrMwXL6IeP34WHR1D0cWhhNCQsIfe&#10;PkFBIUTAOjl8PDIqKhre8n0W8PSpP1kq7xDC9+05Iie7JCwsgmKWDgG+IG+V9ualiw2qqsqzsjKy&#10;s7Og8v5+gVISqkePWMKf8fEJ8NmQkLBH5KuQSCRKynr4vaN6AUFwLbgoVCwlJQV+iYx8/m1JQXJS&#10;aEh4dFQMRZuH8x899IFz0tNJREQ7FALnP3r41M83AM4nLz5I2bfnsJKidkBAcEJ8AhT+PPIFnODr&#10;GwCfoI7L76qDIsDTpwFnCPH9Ra9ovn//8fXr+pKSsoyMrNjYuODgEA8Pj4sXLxkbm4Dzq6qqzpgx&#10;Y+RIPg4ODjY2NnolrE+fPsOHD58wYYKk5ExlZWV9/XWmpqbw8Xv3POALKzs7h5BPoGLMYqa/0gUr&#10;o6z+XwYu+sUKDCGroQx2ZIfXX79uAH/IzAR/iAd/uHfP8+LFyyYmpgYGBmpq6jNmSPDx8XFycrKx&#10;MV5yAQd4i6Cg4OTJk+fOnauhobFhw0ZTU7NLly6jV/QwqNdAMBxzPv+YRb6l5W1Z2UsSKR3GW0/P&#10;+xYWFps3b1FWVhk/fjx4FHVycuLg4uISERGRlZVdtWoVjEjwRRwQEJiXV9DY2ATl0+89Qex8QRNb&#10;3+VW+oNg2JptVDHura3vCgqK4HvWxcXVyMhowQKlESNGUie0gG+EsWPHKioqbt++A9oLxpD6+kbi&#10;qZamjSgB9NR8/vzFzNQSBXgEQboWFOARBEEQBEEQpIeDAnz3BAV4BOkl/OECvIH+2p1E3Dm8UlhU&#10;cOnSDQlxlWfP/EmktF07TGfNVJ83V0tiuoqW5npf34Dk5OQVywwtLS6R91xPTEpO2mS43+LMRSdH&#10;N51VW3ZsO6Qwf8Xsmeomh05dv+awWEN/zmwNdVXdx4+fpZHSAKtzV6RnLpo3RwvOOWx+tiNSPDOD&#10;HHlvvH/vEYX5yyVnLNy+1Riu4nLXQ0526TQxRcMN+4KCvoW2UwR4LY11pWXFqWmpaWmp2dlZ4eGR&#10;UhJq5qZn4PeUlJTTp2xmS6nLzV0iLbXozCmbtNTU5JTk2Ji4PbvNZWUWy8stP2h0fKPB3mtXbhUU&#10;5u3ZZQ4QEf9Qmpbmugs2tnl5ObGxcbt3ms6SVJObs2Te3CW37O+AQYDLl29CPefLLp05Q3WN7jao&#10;kqeH9xxpTUlxFe1lhtHR0fY3nRXklsvJLpkpoaa3ZkdYWASRG+C3tSz9QY7L7xDg29o6PI2Zikk5&#10;mpqa8/MLY2JifXx8HBxuW1hY7tmzV19/nbr6otmzZ48fP56Li6vTkOU+vLy8s2dLb968xczM/PLl&#10;K66u7v7+AbGx8Xl5+bW1dTSRkZQDOhFUj7LrNn0CatTJ/ucxil5rp4Swd+IPxHvNza2EPzx58vT2&#10;bUfwByMjo3Xr1i1aBP4gDf7AzT2YXhCl8ge2ESNGTJs2TVl54cqVq7Zt237ixAlbWzsPD8/AwKD4&#10;+EQo/PXr+s69AqYxxEyGxitQPe220Hgds2U9xNHY2EQiZTx75mdndwMGDRhtFBUVRUVFOTgYZEdg&#10;Z2cfN278ggVKGzZsPHXqtJOTMwwvKSlp1dWv2tt/8CIiMwclCwL1Eg30mf/SpsQM5zPtqoavr1/X&#10;hYdHXL9uu2vXLiUl5VGjRtGMDCNHjlRRUTEyOuDg4AjPKWVlL6nXRhApKyi56ztvIBTgEQTpDqAA&#10;jyAIgiAIgiA9HBTguycowCNIL+FPF+DX6m6HP2NjY6OjooOCQlQWrFqgqJ2VnXnxgu3UyQq212+H&#10;h0c+feo3VUzBaN/RlxWle3aZzZHWTE5Oho/7+QYIj5vz+NGzG3ZOI4ZP22RoFBoWfs7yssBICfWF&#10;ul4PHkOBsyTVdu80LSouuGV/Bwq5eMEuOjrGydFVcsbCSxdvFBbmb99qPF5I5uTx85ERzx1vuwqP&#10;m3v1in1+fu6+vUfmyy6FoeyHCPj8XN1VWxcoaD97FuBxz8vL6/HlSzcWyGtDlQL8g7KzM2/ecJoq&#10;Jn/1yi24ClxRfKqSna0jXGXfniOTJ8739PAODg7daLBPkE8SbrC4uEBn1ZZV2ltycrLhKiRSGpx/&#10;9IhlWXmJqfGpmTMWetzzjoqOPnnCesZ0ZSg/JDgMbgc+CJVxdnKHky/Y2GbnZO3fe2SB/IqQkDA4&#10;YfrUBRdtOk5wdfGcPFHB2upaTk7W72xZ+oOIgC8oKPzy5evbt+/r6upfvqzIzy9ITU0LCgq+e9fl&#10;3Dmrffv26ejoKCgoTpo0iZ+fn4uLm2EUOxG2OGTIkNGjx0yePHn+fPnVq1fv3bvP0vLcnTsugYHB&#10;JFJGaWl5VVVNc3MrE023Q2IhJBwaGYwQWXsqv204otHayTrWJ4abW3/58oXsDw3l5RW5ufmpqSTo&#10;sNCOZH/Yr6OjKy+vMGmSGNkfuJj5A7zOzc09atQo8Ac5OblVq1bv2bPHwsLSyemOv39gWhqpuLgU&#10;/KGh4Q05EJnpHttQeXpNndjwG/kToW9raM3Xr+uLikpglAgMDLp589ahQ8bgZpKSkiNGjBgwYACN&#10;a7Gysg4bNkxEREReXn7Dho1nzpx1d/dISEgsK3tZW1sHfkKfo76NnAiBEjDd5UboYVC3KQwp9fWN&#10;BQVFkZHPL1++sn69gbi4OAwF1Io7Ozv7mDFCioqKMJ7cvetKIqXX1Lyi3sqdvsn+OSjAIwjSHUAB&#10;HkEQBEEQBEF6OCjAd09QgEeQXsKfK8CTSGm6q7dNFVNYqLRKWXGlkoL2jOnK6gvXPH78LCMj3evB&#10;44feT0pLi6BWDx/6yM1dsm3LoeLiQk9Pb/GpC+7d8yooyDM3O6u8YFV2dtaVy/aiE2Tj4uLz8nIi&#10;I59Liquct7qal5+TlZ1puHG/3pqdOTlZero7tDTWwYXDQsNJaWlbNh1QlF8B5W82PLBIbW1KSkp6&#10;Oik7O3P2TPUj5hY1NZXwE05Iz0inbDnfkUc9L2e9/m7h8XOVFFcqzl8uPG7OuNGzD+w/FhISlpqa&#10;mp6eDkUZrNsNdxceFgk1h99Xrtj04kWUzGyN48escnNzoLbBQaFSEqoXbK7D7UDd1uruIDRyMMgs&#10;SbWzZy7C7c+YrnLimBWUExnxHD6+UGn1QaPj4WERcGv79h72eeILNxv5/EVIcGh+fu7xo1YLlVdn&#10;ZKYHB4eBcSgnhEdEhoVFUOrfVQeROd/Hx2f9+o5E8ZKSkoKCo2g236U5Bg7kHDt27KxZs9TV1fX1&#10;1xkZHTh16sz163aeng9CoflIGZWV1eC6FBEF/J+AEsIOXz0tLW+bm1thNtLU1ALA7wC8CLS2vutV&#10;EMmZ/8sgwzCEnZhp/G1WAzizoqIqIyMzIiLy4cNHDg63z52zOnDgILQs+IOEhOSoUYJ/5w8DwR+k&#10;pGapqX3zh7NnLeztbz18+Pj58xfkRPGvmYWwf/0eiAxV/fh9F2eGWjvDe4czu7z5kP8BeBLJysqJ&#10;iop+8sTHycnZwsJy+/YdmpqLZ8yQGD6chyYwmpWVdcSIETNnSi1ZsnTnzl3gn66u7hERzwsLi6n1&#10;WmotH5ynpeUdDCzECEOMLV1+1z0YYvEWDP4BAYGOjk5mZubLli2bNGkiJyfHgAEDOMkHPz+/tLT0&#10;ihXaMETcvHkzPDyypqaW8h3x6dO3rSKI7wXiGwFK/t8ePFGARxCkO4ACPIIgCIIgCIL0cFCA756g&#10;AI8gvYQ/V4BPTyetWGa4WEPf3e3+HWd3N9f7jx76QB0yMtLh3bS0VKtzV7SXb1JesFJZUVt0/Nyd&#10;203grYz09MUa6zYa7C0qypeWWmRufraq+qX1+WsS05QTEjqE3rCwiNkz1W7ecM7MzEhLSzM02Ke/&#10;dmd8fIKW5jqJ6coLlVYrKa5UUVotM1tDVVkHCty0cf9q7S1wcocEnk6aK7PY3KyjTDPTM4rzV6Sk&#10;pFAL8PkFuatXblmkugaqFx0dA3WeJam+beuh1NSUpI5d21PnzdGaKaGqqqK7QEG74yqzNFYu3/TU&#10;x2+amOKdO+4ZmRkdqezj4jXV9SwtLpeUFOmt2bFWdztFgJeSULU4ewluRGS87HzZpVAClAN1niWp&#10;tmmjEZx25fLNaZMXSIirzJ65yNT4NNxXTk72EXOLhcqroXpw+3a2jtOmKEpMV+lIxW98Cl6E+ndt&#10;Cnpy5oB8CwsLQugifnJycvLy8k6ePFlJSUlPTx++bi5cuOju7hkREZmampaXV1BZWQ0TCYqq+u7d&#10;u5cvK8rLy4uKiqG07OxsEik9jdhaAOkUsGdOTs4/nFwxC2FnGDtOjh9tb219V1/fWFPzqqSkDBzy&#10;8eMnMAodP35i69atS5YskZaWIWc1EBg4cCAzff1Hf1DW09Mj+8Ole/c8yP5AyssrrKysevOmCSY2&#10;zCT2nz7TIAbGgoKi5OQUdLY/DhhRw8LCfH2feXp6Ojo63r5929XVxcPDw9vbOzAw0MbGRlVV1cjo&#10;wNWr14jMGeC9jY1N9Kka2ts/0zgG9IiMjEzoVl1+j70K6IPwbRISEgIt6OTk6OTkBK356NEjX19f&#10;v+9HaGgonFNYWPjq1avKysqioqKsrKzOi4V2hHb/H0YPFOARBOkOoACPIAiCIAiCID0cFOC7JyjA&#10;I0gv4c8V4DMy0pcsXr9hfYeUnpOTBWRlZaampsTHx8Mve3aZS0xXOXTgxE07p9TUVDhzy6YDGRkZ&#10;WVkZFmcuLlTWsbN1mjNb88njp8XFBRdsbCWmK8MH09NJoaHhsyTVbtg5EQL8RrIADyUsW7LBQH+P&#10;r6+/p4f3Q+8n99y9PO55wTkdAvzK7wI8iTRXRvOw+dmqqpfmpmcU5VdQh49T9oBfrKFfVFwAr+Tl&#10;5zo7uY8YPv2w2Vny5VLl5i7Zsd0kMDAYCvd+8Biu8vChT0hI2GypRbbXHdLT0xMTk168shtqFQAA&#10;IABJREFUiFJesNLq3JWSko4IeL01O7Kzs+Li4kmkNLiLs2cvpqSkTBKWO2d55dmzjtp6ez1xd3vw&#10;5PGz+PiE58+jAAeHuyaHTomJzt+29VBhUf6RwxaqKquh/vFx8VFR0RHhkY63XaD+k0TkdmwzgVp1&#10;rQBPRMD7+vqSE8Xf8fPzT0pKLiurIP7TsJPjy5e/YhZzcrKjo6PjwEzfjwQ8/tlBrMwgNHWGW5hT&#10;osDhy5phrnh4vba2vrCwCBouNDTs4cNHt287nj1rsXv33tWrdeTlFcTExIYOHdpJCPv3bN6iMjJz&#10;NDQ0yFHsB62srJ2d75L9IeXlywqoQOeR9NT+QNlLm1z5f50++p8PjDk5ubGxseDDXd2MePy7A0Ye&#10;GEjB8zMzM3O+H9kw1MJXSEZGaWkZ2aO+0DnY5/fvf9ipnd4x4N3k5BQcgn7/Ad0Qvsqh+aAdKa2Z&#10;SXXANyw0OpwZSz7+SRvBOQ0NjUTelH8FCvAIgnQHUIBHEARBEARBkB4OCvDdExTgEaSX8EcL8MuX&#10;blyntzMlJYWsq377H3b4mZubIz1LY8c24zdNdUWF+bGxcVMmKezeaZqdnQmfDQuLUFJYOV926Rqd&#10;bWlpadk5WZcu3pg5QxVKIKWTwkLDpWctunnjmwC/qSMF/Y78grxDB09ISajCFQoL8wsK8uD1jQZ7&#10;S0qLNm3cp7t6K1QmgSzAz5urdeSwRTU5Al5ebhkUkpqaQgjYxB7wOqu2ammuy83NJovBCVlZmdu3&#10;HpogJPP0qR8UC78ryq9ISk4qKi6Ac9bobN+/70hGZvoq7c1LtQyysjKgJk6ObuOFpC9fulFUVGC4&#10;Yd9iDX1Sehrc8oMHj0QnyFqcvQRX0VBfu1Z3e15+TklJIdy+qoru1Sv2Pj6+CnLLAgKCSkuLXr2q&#10;3Lr5oKzM4uLigiPmFipKqzKzMvx8A+dKaz575l/+srSqqnz7NmPlBSuh8snJyYRtf1v7Uh9wdbBV&#10;cXEJteIFHkt8NVBCrim5zX/UVonc4B8LCgrhDpKSUgjnId9LMh1JVL8kMTrh3/HtOj+hEOqDvm5w&#10;S0lU7357kcltJlGKYFQuwwokZWRkgLWZCdtEW4CdGxub8vLyIyOfP3jgdfXqtcOHD2/atFlLa4mc&#10;3PypU6eOGjWKg4N2n2zqg529Lz+/gKTkzEWLNAwNNx0+fOT69eteXt4hIaHx8Yk5ObmVldUtLW8Z&#10;quyUOlDi7ylrBegXCvy2oRUGRjAIdPOOhTgM2ugnO1inLfvTLvq9gzDsQf+ihL/zz59Y2//5Hr9V&#10;kkZzheEIvBH8jXrMoTjY3zoGnJyamgal0nXt/2hShrfA0Gc6GUz+XWk0JRPn/DMnT6K63x+cttMK&#10;/5M6J/14Km2b/hOd/p+bBc5taHiDAjyCIH8oKMAjCIIgCIIgSA8HBfjuCQrwCNJL+HMF+MzMjIXK&#10;OtrLDUmkNGqZKSEhMTMrY/++o9OnKB08cNz40MlVKzZPFVNYpb2ZHNzWkZ1+zy5zPl7xW/Z34Pfc&#10;3Gyrc1dFxs8lIuBDQsLEROdfu+oA5UPJa3W2L1+6MSMjPTLi+RLN9fPmaEGBujrbZkxXdnZyKyzM&#10;X6OzXUtjPREBDx8Xn6p06MCJquqXV67YjxaYuVZ3u79fUFpaRw2hfDh/sYb+AgXt/II88pKBxNS0&#10;1MjI5zNnLJSXWwa3EBERqaqsIz9vmcmhUytXbJKSUHV18czNy/H2eiInu3TFMsNdO0znyy4RGS97&#10;+dINqLmTo9tEEbnFGuu2bTkE704Unnf0iGVZWbGHh7fMbE1NdT1z0zMqC1YtkF8RFBQCxtHSXC8t&#10;pQHn7NhmLC216OrVW7m5OfY3nScJz1u8SD8wMHi19ubZUupHDlvAhaQk1S5esCsuLoCfM6Ype3s/&#10;JpFIib9dhifL//E5Obnv3v0LlYuGgoICaCAinT4pnZSa+kNYP6Gxff8j6Wd5MrQ7uNx/tBi4aHp6&#10;OjgYQXpH5VPIKhG5suSag6MSwZxwMiEgJScnEdGctFfvUNPTwQ7wFhTVsSnDd+BFcEn6CiR2LHbJ&#10;aGpqqaqqyc8vTElJi4qKfvbM18Hh9qlTp3fs2Ll8+fK5c+eOGzeOi4u7k73Y+/fvz8fHN3HixNmz&#10;Z6uqqpI3DjC2sbng5uYOnS4zM/v16/rm5ta3b993IvbDUNNGljC7Slb/twNjXl5eXFxch9fRtdF/&#10;8YrvvvGDg6VnkGA8gbaFps/47jDQsuDt5Av+pJ6bmJSSmgKd6L+UkZKSDIMJVIzmdXBCeB1u6r8U&#10;/qsPaL68vHyYJP9vXgfeCw1HDsVOp4GyWuunVJJhUXBdSscHU5Nj8RPIi5M6O34YIZkc4OGp5HQp&#10;5JujbdkfSyOqkU58cUPJHSvhsrOyc7KgSsRaOuJM8Ic0Uhq1M8MJxN0xLBk+C66VmZVJzoiTAcPg&#10;vxrMyW6Z9s/PJ99LIgrwCIL8uaAAjyAIgiAIgiA9HBTguycowCNIL+EPFeCTyELCDTsnx9suKSnJ&#10;NG91xEzHxh02t1ivv2vr5gN3nN0fPfK5esU+Pj4+iZz4/do1h+lTFsTExMJn00hpPj5+562uJiYm&#10;pqSkxMTEWFtf9/MNhPLhXWcnt9u3XaFI+BM+fvnije1bjY0PnvDzCyRLoanOzu637O8Sgi58/OIF&#10;uwf3H2VkpEdHx160sd27+3BQYAiRxT2RvG/9Lfs7traOFCU7gbxp/T33B6dPWQcFhWRmZsAHbc5f&#10;g6uYHDoZGBCcmZURH5+QnpEeEhJubnbmoNHxWzfvKMqvsD5/jQivhwI3bzIyPngywD/Q3v6O14PH&#10;aeQNb+H8k8ett24+ePL4+aio6A51JDUlPDzy4IHjBut2w/n33L2gYkQdLl2027HdOCwsIioqBi5h&#10;sG7PAaNj7m4P4CNwa4GBIYs19D08vKH+XSLA/z975wEX1bHv8afxviQv7+a+3JvE5KYYe+wFEem9&#10;9yJFRQFRQXqxIlJEVLALiAUVURBBqdKRDruU7ZVqNzfR5CaaRGPJ+58zslnR3MSSsLL/+Xw/ePbs&#10;nJn/zPxnznF/Z2ag5iUSyYvc34kAD6lBeaBN8/OK5JVLOKZFSrLudIfs+AXNPp5+qqys8rnX8Cce&#10;dfp03sHUo/tT0gjHjmYWF5eBheRlAhYdoGm2btmTsG1vbm4+m8MmRTt86HjJuTLyegqdGlXMlhbG&#10;gdSjDQ2NpSXlB1OPHTyQfiD1GM1RaGXeE6pqG71oc0VFub6+weTJk0eO/GDEiBH/YRb7//7v/44f&#10;P15TU9Pe3sHHx3fjxujk5JTMzKzS0nIGo1Uq7fryyxv37j1dX4dRCEYSmZQFzT24U9hffGiF4kgk&#10;UrqZ2E+20ctyMFr1pD4eOHD0XHFZZUX1wQPHUvcfIQ6Tdvh43tlC0o4vofNS0imrtLQCsibveTxz&#10;ArTT1pyvSzuUAUNlm5z029HBqqo8D+MbOOeTo7rihBcU4MGZoR1OZGQf+qX3UT0xJTkN7jsvZcsP&#10;SICM7QOSgvY6k5MPHf/AASrTjOOn4PZE30fY/yFPkhq1iMOvR4Kv4C5WWHAOxpDT2XlnzxT+WkGI&#10;Qg8R0g5nELVbKBTk5OTHb94VF7vj5InTcBIC9b4Uq6Oxoen4sawD/QMgHGSePF1bW8/5FZkcylJV&#10;dR5u07Ex2/fsTq2rq4cb6O+pT+KWtbV16Ucz4eGh43d7NgrwCIK80qAAjyAIgiAIgiBDHBTgFRMU&#10;4BFESXh1Bfi2tjaxRCQSC9uf9vM6i8USiYR8Pg/iCIUCPp8rkYrhPIPJbGlh2FgtDgqIEAj4Ml28&#10;q0tKp0npWJ2dkkeyZVu7SCSgsqCzg6+kndTWsVKpmEjREIQiarKdTOOEawUCajl6MICYx5bTISib&#10;xUI4Ly8J0FP2Bd3dnfTUWEoGoHMRSsGMfsGbzKCVSEQ9PZ0tDIaBntPO7clk2j21ia2QT9vMhaug&#10;yMQwSA1OknSI9kbNO+SwwSS4EMor7FcmoFwQDRKnXkeACCIqQicVQUBK3djYvNJ3bV1t/aDMTH1Z&#10;AjyDwYBWy80tmDxRx9TYtaGhUfbaRHV17TLvsOzss1DwmvO1Sz2Dz54pIOsWUJXf2jZgOqlsfWOy&#10;YvEAg1up+FD/HPW5VvFxu8BbwH7Km55Ipz8+ncoTvYc0roOd1/QpBpZmC0wMnU2NXAx0naZ+rhfg&#10;t5Z+QYTVUN8IEVRmmuho2ulo2s+cbrxsaWgrk1qMwdJ80UI3X9JkxGDwjT27D8ycalhbW78hYsvo&#10;T9V0tOw01W20NGw05lnPmGa4e1cqvZkCHbt/QWbwq9OnT7/22mswPrz55psjR44cN27cnDkqFhaW&#10;S5d6R0Rs2LePWigenKSzs+vy5StERvrpp3u/orI/msL+tJ0CBn88fLlDKzxHdXV119bWOdo/0UZy&#10;oyWp7DY515BzsKfMPB7gYGRka2xsMtKfn3e2aFPsjonjtMFVCCaGLjOmGNjbeoDDy1466W/ega74&#10;1PPEb4kZ8BX45NYteyAv6FADRFn5JcJ/LQvyylHa4eOfj9dWnW1WUV7Vv4QJ5Z9+K9d+NHJWdFSC&#10;7F2f1tanmdTvnk+uY/HUrtp/+rFESDXKFiwfUN4BkWWJt7+YAE9UBuiAulr2s6Yba2tSHRCAA5WZ&#10;pjCqw/2FwWAOyHqAGfJvLTw+FrW2998sUlKOBAasJ9sfyFbLgCFjgavvxHFaOlr2VL7zbMAt3Rf6&#10;VVWdl38/o1WuBuBfHo+XfizL2ysExjGZMi2LQ+4R8BUMRKtXxVy81OfsuMzLI5ge91oHpEbshHuQ&#10;74pVYSEb4TYEt2Nvz2DNedZODt72tp4aatb2Np7V1TXUIgEcdn5esdocC/jW3MSN9mdXiDBzmlFa&#10;WsaTb4PBiLg6LBq+heF9vqM31LCqilnq/iN8eqr9r3kIfb4dnJkvoIo5e4YJ1Ibs7YH++I/5sLyH&#10;oACPIMgrDQrwCIIgCIIgCDLEQQFeMUEBHkGUhFdXgG+XkxyeDDJZol+AaWMwmEIhf8+uA5Mm6Ojr&#10;OlZXn6en2f3yu7zsWiazdYAUIZ+jTNGRi9A2IMKTx//ZZjhDZ0pMp1fNpfXaAdILk8lksTqqqs6r&#10;qphvid8NxZGpSuRAPsdHRtKpUa8SPF4tA8yQkxPaHxceKC0n72xRYUGJTJD+k8PLEuBbWlokEnFw&#10;4AZdbXs9bYfkJGqXAUgZ/p49UzhnpmleXmFfXzccz5hqeO5cmUgkgBpgs9lisUgiEcFfmUbFoxZC&#10;5gj4POq8RESvZ/CoeuE89Y6FGOILVWebxcXukHZKwPfI+xOASCSERpQ5JyQFVtHnBQOmXULucN5Q&#10;z8lzSdCVKxeh/umVFZqhCOPHaGSezOnslERGxM+abpyVmQPeAi50IiN70kSdoMANfX09u3amjPtM&#10;vay04peXRYQCEyPXxYv8u7qlkIj6XKuqyvNVldUV5VXnq2udnZbNVTEnUtwja6VisBbybWhoyMw8&#10;VVFRBd9cvnyV3Kb/Q3j48Od79x7CvRtivrpT2F98aIXnqIsXL0Ssi5s93WRAG4UER0INkx4NlUx8&#10;gEwIpt+e4UCrAbTviclbNb/mYBAB4qelnbC1XgJJhYdGGeg6QUzyBhJ0/n17D372iWp0VAKVI4NJ&#10;v5wkkuUoSxnanbaEcnWZACl7O0cWmX5hpSY/rwgGFeg7ZKZ1vzPzyLricoUSDxBKwavhqgOpR6dP&#10;MRg3Wh0GZPLOB2QEvq2taQdOu2F9PKQzoPfJmwSeTJskhqRknQaOyUn4VtbFoG8S4wE6coessP11&#10;y+dCVfO5ZOh7sr8TgVk+RxhZJZJO8PAXEOAbVGeZRazbXFdXX15eCT0LgIPGxiZoSpmddGHb6eKw&#10;5G1+ciziU2PRowYl40ag33oHW09oO7JUxqNSc9j2tp5O9kubGpvKyyoL88/BMDh1kr6pkSspJjRE&#10;/0hFcmExGIyenq6NkVu1Nezol7QoS+iqFj/yCt4jpy0sLCkrq+zu7nS0X7rEPQDGPaqt++sNSvHL&#10;+NbRYW3hnnH8FHzr5LBUW8MWhiCxhNqgAVwLzDYycK6trYePZ84UwMh86GA62AAl5XA5xcVlJoYu&#10;Whq28m+DUaK+SJCYkPTRB7MjN2zlUgvaU9ktXhQAPlZcVEpebqMH20fDmqxaaM/hQfwLF3oyMrKn&#10;TTaQCfCyYsJBv5O3y8ZG2ic5KMAjCPJKgwI8giAIgiAIggxxUIBXTFCARxAl4ZUW4J8pEO2qsPBc&#10;YsK+utr6QVlN/cVDRwf1fkB+XlFNTd2fs0ozqTdqy+dBqq2XIsB3dnZC1dXVNairWe3bezA4cIOZ&#10;iZtAQG18Xl/fGBIcOXO6ke+KVXlnC+F4xjSj5cvC4FgkElRXnV8dHu2xJDA0JBJuTNTmxmxW2uHj&#10;GcdPZZ7I9lmxCq6i1lumdC+qooqLS4ODNvj7rS0uKtFQs6L1UWppgYL8Yv+VayCdqI1baRG0A/oL&#10;OGFWZu5y7zDPxYHbtu5powsrKzgR0kwMXZYsCpBIxM3NLQwGUywWNTY2q842i41O6O7pdJ6/zHX+&#10;8p6eTrFYyGKxurs7N0TEr18bJ+2U1NbUq8w0jYlOJCslgG0FBeemTzE8dDC9r687KDBCT9uBQ4eO&#10;DhaUFL797OO5UK5OqSQrM8ffb53nkkBIrba2XiqVPoAxoj+QjdiR3zMw9vT0ODt5uzmvGNBGEes2&#10;C4WUqgdtGhW5zWNxgJ/vGmgC+u0HblZWbmrq0YKCYnDUpZ4h6ccyObT4/VQHo7e7FoQERUKbXrjQ&#10;Ex4aZajvBK4Owxt0HHDXy1cu6GrbeywOFAgoZbq5uTlifTx8DPBbCzlCdvQm3OzGxqbNcTvBEvCf&#10;qspqetXxDgaDsSkmEfzW12d13tkiMACKkJdXlJx0GOInbN0LJyEL4syHD6Xv23sI/K2lhbEpdgdk&#10;4btidW5OHq//BYL2fgE+JemwsYHzfEdvO+slfD4P7BSJhbt27gdvt7Z0Xx0ew6O3rocet2ZV7BL3&#10;AOiVFRVVsv25d+/c7+0VsmxpaPK+Q0SIhciHDqWvWB7u5RG8NX4PtYA5tZ08B0wNCljvuSRoxbLw&#10;lJQ0YgQU7fz52g3r45d6Bh8/fiojIzs15SgpGuQo199r6b3MKaV2x/Zk76Wh3l6h+/cfgTp8wRnw&#10;0DpzVcyh9shqK+RlCwLUZ8K2vdDZwX6wByo5NjqR2otEwKuurgkNjoQGWhUWBbbBt3DtgdSjJ0+e&#10;zjx52mf5qpUrVkN5BUJB9qmzlmYLtTVtt8bvJkmRNwmg4A52XosX+Xd3S6HV4PLe3u709KzPPpmb&#10;uv8opXBzOGWlFeBLUOdrVsXU1tXBycLCEmqZjVmm8XE7a2vroL1gDIHsoFaDAiJOZZ2h5e3Wg6nH&#10;srJyenq75jt4Q9PDEARVvT85bTlVbyFQge39b2mAe5sau0I6cHLyRN2iwhKxRETe9wJPBpcbN0Yj&#10;PCwKKudMbgFUVFLSYbgBgVMxmYxr1y6Bn4wfrQHjGxSBvFFG7hHqcy19Vqzu6ekiW7/zBbyamloH&#10;W8+DB45B7YGRuTn50Ms8FgfFxmxva2slngN/jx496ekRHB+/OyU5bfYMk8rKakgZqmJ/yhEvjyBw&#10;EqhkorXDX7j5QgeEsXH1qhjyutLNm9+gAI8gyCsKCvAIgiAIgiAIMsRBAV4xQQEeQZQE5RHg2/t3&#10;n5VNXBtsc54zkOmYsomnf0IYsETznxxelgDP43FTktI+H6fFYDDTDmdMn6x/JreQz+fV1dUHBUbM&#10;nGa0zDvsTG5BYEDEjKmGXh5BBQXnmpua9bTtjQ2dQ0M3WpovMtBzqqqslkjE3l4hqipmTvZLw0I2&#10;2lovVplpWlZaIRDws7JyZ80wdnZaFhQQYWG2cPxojS3xu/v6uk9l5c6eYezksDQkOFJb087VeTlZ&#10;Xj419dj0KYYL3VYGB22YO9tsxbJw+fdCiABvbOC8bGnol19eI/OewaTIiC2TJuhkZJySSsU7d6aM&#10;G6OxOjwmKzOnrraezGBms9lMZqtQJAzwW6erZc/lcqACIXJYSJSBrmNHeweYGhocqafjKBQJAL6A&#10;39vbnZx8eMJYzaKikuzsM2pzLKA2Av3XQ7VYWbhDgvJT2Ad91HolIM9RfX19O7YnjX+ijWjxj5pw&#10;7OTgralmHRIUCV4xZ5bp6eyzFy/2blgfP22KgaO9V6B/xAJXn6mT9I4fPwUXPulg27bsAa+APmJv&#10;63noYHpXlzQ8LNrEyAUavbu7Exqd8va0jHGj1aMit8LHpsYm8EPNeTahwRshfTVVi4L8YugFlRVV&#10;RgbOQHhoNPi5hpp1Ja3BuzgtmzfXMjgowtVlxZxZZqcyc3p6uqKjEuaqWICLurn4zHdYSmZsNzQ0&#10;grNFbUwAO90X+s9VMQevhghzZptmZeVwf1lSvlUg5Kckp0EucZt2qKtZl5ZWwOVgg4d7wKqwaAdb&#10;L/gLbgl1ZWLoAh4bFhplZb5IT9cBTBIK+SFBG3S07EJDKJH4s0/mRm7Y0tPbBfWgPtcywG+t74pV&#10;4MZLvUKgknNOn505zdDSbBF0alfnFWM/U09OOgz9qLysUlfbARKH/mtnvWTKRN0Frr5QXVVV5/V1&#10;HH7p77pO1VXnoZ8GBayHokHkJe7+n32iFhuTePHixbt377+gAL8pZntHR3tTU1MzHeBfuDEVF5VM&#10;HKuZcTwLKoQaspLTpk8xqK2pq62p19G0MzN2g9owM3Ez0pt//nxtV7fUfaGfqoq5y/zloSEbLc0W&#10;QoNWV9fk5OSZm7hpqtvExe5obvpFgGdz2NDoixb4QfXCEEFu2eAhUBUwyIB7lJVWaqvbwrXhoVFQ&#10;DxbmC8EqGBPsbDxUZprERCc0N7fs3J48aYK2q4sPOKGxoQucLyosAX+GYzhz6XIfOBg05YULPTBS&#10;acyzCg6MgAETKh+qkWwKExOV4LE48PLlPkf7pRamC8FhYIAigx6l0HO50LKQO5vNys8vhtIdO3ry&#10;8uULYB71fkBZJRijpW4jmwFPXulIP5Y5a7rRiYxsPv2+UXv/rjHkpQ1wv6NHTsyYZghlh6EPKt9z&#10;SVBrG7UbwoaI+Cmf6/qvXOvpETRPzWr2DJOKimroUxHr4+FGsGxpmK/PqhlTDMBXOzslubn5kDX1&#10;RkhQpNoccxhCoSn//e9vn+P/KSjAIwiiCKAAjyAIgiAIgiBDHBTgFRMU4BFESVAqAb5dtofuK6u+&#10;kzAEivD7w8tagp7NZs138PbzXdPT0ymRio305wf4rSMLyBcWntNUtyksLLlwoaew4NzcORZlZRV9&#10;fd2+PqstzRdBnOvXr3R2Su2sPYIDI7t7OlcsC5/yuV5TU/Plyxfq66iJ5jt3pPT2dtlaL3Fy8JZK&#10;JdRqxsdPjRk1b9vWPZ1dUiuLRSuWh1+6fOGLL64wWhjaGrZ79xxkdbD0dZzWr9t8/frl619cqaqs&#10;VlMxT0/PIityt/evq2xrtURlpsmiBX7OTssc7ZfSuyBbbY7byabfwOjoaN8Uu33CWM3JE3V1tRwc&#10;7bx27Uhhs9m0wM8/np41a7rx6eyzkGZzc4uxgfO6NZuEQgGPxw0Pi5o53QjM27pld1zcTv+Va6dO&#10;0vP2ChGLhcFBGyBmT0/XtWuXoR5CgyObmxj0fN/BH69eIcjAKJV2trYyN8XuGNBG4NUCAX/blr3z&#10;5lqBI4FjXLl60d93jYOdV09vV0x04mefqOXnF1+42Mvn8cyM3fz91oJTPelgW+J39/Z1n8ktMDFy&#10;qaNX7QaPAud0dlzm6rzCyWEpOPBcFfOggPUNDY0SiSg+bqfqbDPwHGjca9cvgSc72HlevNS7csVq&#10;jXnW4HgXLvY0NDZBT8k8mZO07xBc29jUDP5/5crFQP/1TvbeEokY3A/6C9ifnJQGzn++uhZSPnrk&#10;5NRJ+jAu7dt3cOY0w6amlmvXL0O5wH+sLRfzHhfg96ccmTfXEvqasaFLTFQCFLm4uFRfx/FsbqG1&#10;hXtYaBQUHIpsYugCXRXS6evrcbD1gg4LGU2fYgClvnHjOpidmJC0NX43OK2N1eIVy8KuXr149dql&#10;4+mnNqyPh16wI5Gati7tFH/xr6udXRJLs4Xg55ByUGAEdKKO9g6oxtra+tkzTaCuLl3q81mxSr6/&#10;21p7rAqLBrPnqVpCT/nXv67CtTu2pyRs3dPd3f2Ce8BrqdtADcDIYG66wMJsITTffMdlFRXVfAEf&#10;urnPsnDos1DDDraey5eFw5jju5wai6RSMQwXnZ0SW6vFUIpLl/sWuq2cq2LR1NgM9tfW1EHjbk9M&#10;unzlQmhIJBQK4g9Ygp4I8CKxULb9Coc6uRTO06n5zndYCrUNdS4Wi4z0YcSI+/LLa7HRiXAM+YJJ&#10;K7zD4+N2ffGvK2BJe1v7pAk6KclpcB7MCw+NAjMoAX5xINSVhpo1NOVXN67DOJmScmRj5FYOm83h&#10;cha4+mzdsqe3t9vMxM3ZaTmMkPICPC2Kb1GdbQ4WgofMmW0GbrDA1Rfqx87GE+oNqisnJ0+2CD/Z&#10;VH7f3kMw1sEYLtuqgASyDz1Ugtoci+DACPA0GNjPFZd9Pl774IFjtbV106cabt+eDJ4AlRwSFDn6&#10;UzX4L09pSTk49qFDx7/88ur1f105mnZinqpFfX0jeL76XEu+gAceUldXD74NMb/77tbduyjAIwjy&#10;SoICPIIgCIIgCIIMcVCAV0xQgEcQJUHZBHgMr1x4cQEeLuzt6y0pKZ84XjssZGPG8ez041nOTss0&#10;1W2q6BmuWZk56mpW8FciEWdl5arONsvJyROJBLpa9taW7nGx21eHR0dHJ5ibLdTTceDxuMu9wxzs&#10;POHC1rbW+voGE0OXrVuoVa/VVC0TE/ZJJKKWFoZAwNdQs4LzYP+k8dpeHkHRG7etXhUTtXHb3DkW&#10;3l4h+XlFM6dR695Hbti6ZlXsppjtn4/XDg7a0NkpIXIULcALrcwX6es6xW/eFRWBliwQAAAgAElE&#10;QVS51cxkwcRx2hn0ZGgiMonp/YkbG5tyTuetX7vZ1Nh19Cdqa9ds4tPb2/P5PFMjlwC/dZcu9R06&#10;lD5lkh69ZjILzq8Ojxk/RtPRfqm9raeDnZer84r4uJ1kCej0Y1lgiZmJm5/v2mPHMqlcxCK4Fw/6&#10;YPVqQQZGiUQqEPKfbKM1q2OhoRcv8qNmjUduW7MqJiYqYYl7wJjP5rHZbDhWnW1OluMGf3OZv9xn&#10;+SpoCLU5jzvYPOvY6MSr1y6Bm0ELwoXQsuvWxKnMMl23Li4udof7Qr/PPpkbHZVAduCGCJ5LgjTn&#10;WUP64ACxMYmQ8oSxWnDewnRBgN/ari5pc3MLi8VqaaHWhPdcHDhP1TJu0w6IDH67eJH/tCkGNbV1&#10;Cdv2Qd8BB2tltupo2m2K3d7b2wXGL14UAAcrfdfMnGq0KXYHeDtk7b7Ab9pk/bKySqKMEgE+NeUI&#10;9ILz52uDAtY72nt1dUu3bd3jYOvJZDDNjN1WhUVD5ZibLjA2cI7btHNVeHRszHYzY1cDPSeohNDg&#10;yAnjNF2dl0NlFheXka3BoVrGjdaws/EICY6EeoYzHdR2Dh3QPbOzz0BVLHT1nTpJPygwgsvlWlks&#10;CgxYD9XY1NQEWUMx5zt4913o0dawfay/my7U13WEHIMDN0DiC1x91q+NKyutgIK86BL0tQ1QsX4r&#10;1548kX0kLePokRPwF/p1Q0OjVCreu/vAzOlG0PTQW+eqmB89chLKaGQw39Z6CdQn1AbUCdQSDFkX&#10;Lva6OC13oTehaAGfaGGAO8XH7erp6YLEoXeTIZTo0U8I8L9ME4eaB/8Ri4XgG3bWHtB2pM611G1t&#10;rBaDSRsitujrOPaPx6yK8qqMjGwYtZwcvcd+pk4EeAuzhTC6PhLg3QN6+7o3rI+fOA4GGS/wn7yz&#10;hdRm9RxOZUU1DEr5+UV9vd0WZgtg/IH0ZSMeg8GE6g0PjYL6AdsKCs7BaOyxJHBz3E5IZOokPUvz&#10;hY0NTfzHNzWA8RBsmDXdCJqey+XIfUXt4w6DZEF+8YyphuRVJKhYLo8Lg15wYET6scwJYzWhb0JN&#10;8Pn8kydzpk8xgC6wZ3cqxAc/jFi3ef26OPC0jz+cfSD1WHl51ZTP9Qx0naA/HjyQ3tZKvb6AS9Aj&#10;CPLqggI8giAIgiAIggxxUIBXTFCARxAlAQV4DAoeXlyAh/vI9evX1q6JnT7FwNZ6ibGhi5mxq42l&#10;+7jRGrt3pXZ2SbOycikBPitXKhVnnzqjqmKem5svFAq01G1MjFx8lod7Lgn0XBK00md1bMx2Doe9&#10;3DvMZf5yHo/LYlFbyBvpz9+2dW9DQ6P6XKtdO/cLhXxaN+XAeVqYb5s4TsvZcdmypaGQiJdH0Erf&#10;NQdSj544kT19qsGiBSuXegbDeW+vED/fNQcPHOMLeKQryZagX+oZcvXaJbCHxWI5OXjPmGpUVlrJ&#10;ozdF3rxpZ1kZdUz2cReJhKHBGzXVbc7X1JE51tFRCUb6zqyODsh9gYsPl8smKzaHBkfq6zp1dkoA&#10;KDVAtiSnNXg+VALYaWbiNnbUPPeFflAEuBHjD6TPBLgrjKtCoYjew7tqYBvNs25sbFrg6qOlYQvu&#10;BA7gsTjId8Wq8NCNEDNq4zbwPUpKbG3j8XnznZbBV01NzQMczNhg/qbY7Rcu9i5xD4BLIHG4dlV4&#10;jLGhcwerQwLN2ilZt2bTaGqH72MCemnuhW6+2hp24AxeHuB1gT7LwiPWbW5qbCbqKVkMHJqbzWL1&#10;9HQtcPWdq2IObk/8HzoCpAZmbN26R1vDtrm5BZwHDHN2Wg6XzJlltj/lSG9vF3iyykzTFcvC6Cyo&#10;zdcj1sWXV1SRKcsyAV5N1QJc9+zZQpVZphUV1a7OK6AstNLsvGZVLI/PNTddoK/jCJdDIoDvitVx&#10;m3ZCpnw+bxv9wgHU4YSxmlvid3O5XD6feyD1GPiqoZ7TZ5+ohQVv5LDZJzKyoXohmpP9UqgfQ/35&#10;/ivXghlW5ovCw6KgQiA1aSe1owR0z97ebg01q8f6u++aTbE7wGLo8uQVB4gwYaxW4ra93d09L2UP&#10;eKlUwuFwuHQgG6Ow2KyamjrNeTZHj5xMTEgy0HUCg5sam/R0HKCNlnuHktqARomK3NbVLXVz8YEx&#10;BPovNEELg6mjZb85bieUxZ8W4KmXEJ4Q4Be6rRRQLgRNzYQhpaGxSUfTbs3qWIisrWlnbuJGHJIa&#10;qXzWQMH5Av7GyK1EgAevg1YAPwT/9FgcGL9516Tx2kn7DkGCjwnwiwPBN6A19+w+AF6kq2U/brT6&#10;urVxEon44MF0W6slLS0tXV1SyAXSaWlhgruCMdS7QQI+XGVi6OJg6wkHeXlFMBqnpWX09nV3dkkK&#10;C85NnqjjvtCfrD9PygUFh5i5uQXTpxhCdmKxCIoGhQVHhvNbNu/KyszJPZ03V8UsNycfapmUGrrM&#10;Mu+wgwfSJ03QaWxshHSgBbKzz6rONgMP37Z1z/SphjAyQyWAkVAhgX7rck7ngc15Z4vgI7jQ+NHq&#10;UMNVldXffvsdzoBHEOQVBQV4BEEQBEEQBBnioACvmKAAjyBKAgrwGBQ8vKAAT37W6+zsMtBzWumz&#10;RiwWkkWJ2zvaXZ1XmBi5ikSC7Oyzmuo2eXlF3d3SU6fOzJ1jfu5cWVeX1Nx0gf/KtdevXxYKBT09&#10;XcfTs/anpEH8ZUtDXZyW8fk8sI0S4A2c4+N2iSUiLXWbNatje/u62XSYPcN4a/xuiAYHu3ftv0aJ&#10;6EKJRJy079Dp7LNlZZWqs83Sj2VeuXJRJBKKxMId25Nzc/NlMziJAG9i6LLEPaCzU9Lc3MLjcaur&#10;a6ZN0nemc2cwmJ+P1167OvbChR6hkM9ms/r6eiAjNVWLyopq+Aicr66dOc3o8KF0bQ3bpKRDUHwG&#10;g5o8HRoSqaNl39raBpDdoEmmbBZrf8qRrMxcyBEuP3u28MP3Zx4+dJz+fRUnwT+T4/308OHPIpF4&#10;/BiNtWs2DWgj8LGG+saggAgbq8XgaeAV3T2dxUUl4DBSqXjjhq3gS9Dc0C48Ps95/nJ6i27Jkw62&#10;bcsecBhjA+fsU2fAJbg87upVMYZ6TvUNlKbYRsuKtlZL5swyq62tg1z8fNfYWC6GFMAT+vq68/OK&#10;t8Tv7urunO/ovcDVF87DRWKxaHV4NHjmqrBo6AJ9VGQR+H9RYQm4KCQYv3kXuFNLC4PP5589U6ip&#10;bhscuMHCbEF9XUNXtzQ8LEpX257OQgTXFheVJibsgy5MxGCZAD9P1bK4uBRKYaDrBBmZGrlC+uCD&#10;4PDhYdEXLvbY2Szx8giG3gfuCumkH8vav/8I+Gncph0NDY2QOJuaKh0NRauqOg+GnTtXDjXJYrGS&#10;kw6P/lQNupKd9RI3lxXg8FAzFy72Wlu6+ywPJy8WQLV3dkmhRaAejA2dofiXLvWZmbgN6O+HDqY3&#10;NTVDjkwGEzo+JA6mTpqow+HwH9KqwfMNR3V1Daoq5tsTk6CWhCIB9H1ALBGCnVBR4ABLPUMWuvkC&#10;UBUwCEC9QVn8/dbBWCGzbd+egz29XW7OK2gBXkKmj8sL8DC+QdVBrcuWoOdw2A52Xh6Lgy5dugDp&#10;QNkhhe0JSVBd+XlF0OX1dR2ggF/86wpc2NvblZp6FGoAajUyYgv4GFhSV1s/5XO9yA1bofLBnaAp&#10;J4zVelKA91xCCfCb43ZUVFTBAYfD2RS7Y+okaiGE4KDIkOBIKCM0/ckT2aM+mRsbsx0GXogG3SEq&#10;ctuB/UdHfawKDQr5nsktmKtiDg0K9rS0tIABu3fu/+fIWdCDqAVI+h85qJ3j+TwrS3ewAeoQmhVy&#10;pMXyws8+mQsVwmAyJ47XgnEMXB3yBR/W1rSL3LAFSj1ujAb4IaQGBhxNOzFpgg60+NEjJ+fMNjt/&#10;vhZ6KxQTcoARHj6CEx45cgJigieUl1d+9qlaTFTCvXv3aP3o2ZwBBXgEQRQBFOARBEEQBEEQZIiD&#10;ArxiggI8gigJKMCTSZkvZVd1kgxJ82WY9vSgPLu/k/CCAvyP9G992afyP/tkbt7ZQoGAz2JRQmBn&#10;pyQ5Ke2jD2adPVtUUlI+bYp+ZMQWaD+IM2u6ccS6eDg+dDB93BiNTbHba2vrjx8/NfYz9fCw6O7u&#10;To/FgY72Xnw+j54B36Cn4xgbQ63CvWXzrhnTDOGq6qoan+WrPnhvBpy5cLF3zerYyRN1D6QebWho&#10;TNi699OP5iTtO9TVJV3qGawy0yQjPauxoWntmk2QfubJHGq37FaZAC/W13VctMCvq5vaJhmCWCza&#10;kZj0wbsztickgSWREfFwVUjQhpTkI9mnzuzelTp1kl6A3zp6I3nKpXk83vJl4VAiC7OFzc0tUJlE&#10;AaW2wZ5n00EHWVVDfKifdWs2TflcLze3oJXZevBg+ufjtXJO5z/T76vI3f7nqL6+3g3rN48brTGg&#10;jfxXrpVIxeBskyZoB/qvq6o6X1hwTmWWqbPTMnCk9es2z5tjQQR4aEpHe0rR7LvQE/+4g418d8bu&#10;nfsL8otNDF1aWlqgBSFyWGiUrpY9eBqbzWIyqcsLC0pGfawKziaVik+fPjthrCbEgRTyzhbNnmni&#10;Mn95V5fk8KHjkyfobNuyB1xx//4jk8brZBw/VVlZPflzXT/fNZWV54uKSueqmDs5eIPZ4O3qc61a&#10;WhiQBXjNfEfvjz9UWbsmTiQWslis4uKy6VMNwTy4/FxxmYaata31Eh73lz3ghUJBSlIaFDaPFn0j&#10;IuLBn90XUuuiw9Omkf780JCN0DvA98DU6KgE6H0nT5weP0YzJDgS/H+eqqWr83Lod01NzSuWhRsZ&#10;OEO6C1x9tTXtysurGAwGdNjZM4zh2NrC3c3Fp6W5pa62Hqruw/dnrvRZA/anHc4YP0YjNDjyVNYZ&#10;X59V/xw5a/Eif6jelOS08WM15fv7mjWboESa6jZuzj71dQ1Nzc3LvUP1dRzEYgncNF9kD/g5s81g&#10;GElOTtu1cz+4xJ7dB7YnJmVl5kJ/5HI50EwTx2nPnmFSVloJBkCvTN53aNxodRhP6urqjx45AePS&#10;6vAYWu32dnNeAdUIFQstArUN9vf19YSFblSbYwH+JltqnpoBz2bb23oa6Dql7j9K8g0O2gADIzgn&#10;h8MBV9mxPXniOK3ExCSoXnCzUR+pRkVuu3LlArTCpAk62afOVlVWT52kH7E+HtKEGvZeGvLuO1P3&#10;7T0oFAlMjFyCAzdcvnzBzsbDfcHKixd7jQ2cLUwXwPN8c0vLqrBoqMbaunorC3cYCUUiAdkjIzgw&#10;AgwAa2HoC/JfD7mPfHe6s+MysZh6HeHMmYJZM4yTkg5Tcjv94hRUDhQZeg1YItsGHv7CeehB0ybr&#10;L3DxOXnyNBQ87fBx8FgYPxsbm6ACPZcEzVOlKgTcEuwcP1ojP68Izrs6rzAzcTt3riw3J99Qb/5n&#10;n6idr6mFlI0N5pubuOXlFYLzLHTzhSG0saFxR2Iy9OX09CwwBgye8rlu0t6Dd+7cfQ5PQAEeQRBF&#10;AAV4BEEQBEEQBBnioACvmKAAjyBKgjIL8EST4HLZQqGA1mVZRD5/vkCv+E0tAU0mp75EO9v7TSXH&#10;XC4HTFUeFf5FBXj6t8VtW/eZGDpzOBwiN9NaFKuurp5skS4Wi5a4B0wcr52wbR+LzVrps3rMp/O2&#10;btnT2SnZtXO/vo6jsYGzxjzrNatjyC7pgQHrvTyC6EXFOxoaGu1tPbcnJlHzj7mcdWvjNNSo9Znd&#10;F6y0MFu4PSFJ2ilpa23bEBGvrWEL6Whp2OzckUwakcFghgRHwnkj/fmGek4HDhzjPb63sVgsdLDz&#10;8vVZLe3fGB4Cj8txc15hbOgM9oMN0Ru3TZqgM3WSvvpcy6mT9QP91xNZHZKhxE6R4ERG9pTP9aIi&#10;t0okIiaTUuXB1PXrNltZuD8pwNP7fzNcnVfMVTGn1gDXdUxM2CcWi3H6+7NCP0c97OzshHqNiU58&#10;so3aqb7MzTyZY27iZqDrpKNJrQxfX9/Y3d0ZF7vDwnTBoyXoeVxPj6DAgAhwvAEOZm6yIDnp8Oa4&#10;nYH+66RSMbgTtOzGDVvtbJY0NjbRo0Qb2SE7KnLb9KmGp7JywaMyjp8CtzfSdwLHW7EsDK5qp5X7&#10;PbtTwQzwK10t+4SEfZAvcPLEabDEQNcRcvT0CKyvbwAvApewNF9EFvoWiQR7d6dOn2JQWkJtjk7e&#10;GDh16gw4v4Gek7amncfiwMbGZmJMe/+23GmHjpsYuRQVllCbPmSfnTPbDHIH25oam50clm6M3Epy&#10;37f3oIGeo5Ghs6a6zaqwaEiAXmw8H2oAjIQUbKyWnMktABsqKqrgI5yHyjQxcj2SdkIsEaWnZ6rN&#10;sYD+C268wjscerqr83KwgVL3D6RDT1Sfa7XSd42VxaLFC/3BEg6bvWdX6oD+DtZmZebMU4V0HEwM&#10;XaCz5+cX9/T00psyPPuIRKkMP9XVNUAFzpxupDLTdPYME0B1ttnEcdpgIVmIHu4gNpbunh7B9CsO&#10;1FIGcH7vngN62g5G+s7QcOAGUBtkrvwK7zBoFKhYaBFINjEhqatbmnM6b56qJdReaUk53S5tpHd7&#10;e4VMnaQ3Z5YZZDprurGetv22rXshF9JAUL0w7ulq2xsbukCdg9/CeThZkH8O6hCqt7i4NH7zrpnT&#10;DCECjFqrQqNsrT2ioxMgjsv85RHrNl+40OPhHgBDKLgxRIarNNWtTY1dzUwWQEOXllZYmS8CJ2ex&#10;Osj281S5dh/Q0bKbM8sU3Mza0j00eCO4nJ/vmrb2tqLCUkP9+YcOpdMbKLSR7TOKi0pVVcyDgzbQ&#10;rxm1ycYuaj2Gs4UwrMHYBZnOnmni5RFcX1cPxYfeBtdCv4Oi6UE7GrlAv+NQgV3f0AiWa86z1tOy&#10;X+i2EiqwvLwKUq6urlm8yB96JXQK8BBImWw8T+2wMMsUxkZIh66fjps3v3mO/6egAI8giCKAAjyC&#10;IAiCIAiCDHFQgFdMUIBHECVBaQV4InLwBbzysoqMjOyTJ3MaGhqFQsFzzC+HK9hsFoPByDyZk5dX&#10;XHO+trKiWl7XfHFbeXyuTNQ/d66ssaGJTONWhvDie8DDhV1d3VBjAxoFzkDDyXSgqqoauNnBGTiu&#10;rqaOyTbqZFJvfX0j2YWd1rE65OufRSdNm9oOceBCaCMOh1romBbCKd1LKOQzma1FRaVQFnq39Q7i&#10;gWQ/7+LiUrgW8nqy+JQyxpLXyCmzIeV2WqGH9OmlmJmFhSVnzxSC79FGDohPlWjASyF0EVhPZkde&#10;TYD4+XlFhQXn2mnJUyAQ4MPVc3gdDIwSiZTM+f61NuJRgVteXgUuR69RzyYOKd86Mn970sEgWkVF&#10;VX1dg+ylnAHXkjalXhYBl6PVSj6fyrGstJLkKLsQjuHa4qKS5pYW4orkXQ0ul1tWVgm9A04SeRii&#10;PRKG+12UTUu4MpeDqwD6qvN8AZ/NGfhCEjGS9A44hGQhjQG9iTZJAClD76ivbxA8MpUqS1NTc87p&#10;fBhmeZR1nNbWNmLYmdyCElpvppaRoM2ora07nX22hKouaoZ3K/XGFTf71Bloi64ear36y1cuzHf0&#10;XrEsXEJto976ZH8nW4w30zlSxeHzoKwSSefz7QEPfP/9j3R5O1hPBPkBCkoB0eRrDGyDrKnxv5Gy&#10;TTa2yF9FRjl6tXmqWirKqwbc0ah82Y+yg9To3s2XvR5BxhP4WwRu0NxM1/mjkQr8B1KDNLmUu1ZC&#10;rVZWVsO1ZCxqf2wYfGQDVDWDwczNKSgrreDS9V9XV19RXklGXeIqdI7gV+yKiurS0gpIQCwWQouH&#10;Bm+ERqf9auBLQnCSlO7JsQuKQzd6PdhP39AfeSypKJFI2NjYBLmAzdAH2vuX5YdLKsqrq6prSA33&#10;1z8HLgcbwKPo+Fwy8sNBUWEJDI+tzFZ4fmjvaP/65jfgDM/qBijAIwiiCKAAjyAIgiAIgiBDHBTg&#10;FRMU4BFESVBOAZ762Z3LKSkpX7TAT0vdxlB/vpaGjY6mXWJCEvV7vVy0J5emly2kLBMAOlgdNTW1&#10;jnZeM6YarFgeHh4W5b7Qn0zOI0F+EWD64y/T2dta256sNzLVT7a4LpvNIisGc7kcJrNVS8M2Ofmw&#10;WCwie5k/aaRcRk8Y3/qUkwoeXlyAB7q7u2QzyJ9MH+qD6DpEiCJ1TpQn0jpE6fw9VQdRiOAtf5Kk&#10;QxaXJovAyxqXjv+LoP57KoRYSEQp+ZS5XOotDXnvGnDJ70mcjkyWdObKrOXz+fhw9ayQgVEqlTIY&#10;DNJeT20j4gvkDYnnczDiq7/pMzIVk87lUY7yjkE70i+uLhe5jY7L/jUvkjmznJG/XPVUh3wyhafG&#10;ebz3tckygrLweFxSCY9OtrZ1tHcQPZ7UUnv/ig6yk6SzSKXiiPWbp07ST0k+nHe2cPWqGDjOysol&#10;C/4/tb9D4izIkQ85Um8J0Nu0v5AAL1s7veOJ8B/qhBTqd45F1Lcd7b+2FossuydvE4+7wS/zy9sp&#10;T2PTA0IbecWBLHhAN8ev2iDfUhCZqP4D7lakzukXDkj1tkJ8uMH9p6LRRXjyK1IUyAXsJxn9cqul&#10;M4KeQnKR3z9e3sPlc2nrfxtJ7iZONHsOWf6ExPn663//9BMK8AiCvJKgAI8gCIIgCIIgQxwU4BUT&#10;FOARRElQTgG+o6OjqalZV8tebY7FiYxsRgujqakpPCz6s0/UkpMO00pMWyuzFQ7EEhGZFi9TIMg8&#10;P6FIIBIJ4YDBYEql4v0paTOmGubnF/O4nOPpWWmHMyAiBYvF4bIhJq2ZsemZ1myxWEhL6UwynxVo&#10;p3/Zb6dVATaHii8Wi/h8PskXzHCw8wrwW9/VRc2m3bkj5VxxGTXvkxbg4XIwksvlyuqfqB0cLodO&#10;hCcv/wsEfDgJf59JkR3c8FIE+K6urt/0z5dYH7+W1LOef5Yc215um8pSa6PXdsaHq2dFJsDTPb3j&#10;5bbRy3CYl3P+ObJ4Kek8tSKfrN5fq/CQoEg9HQd6vXoXeszn/Wa7yL+p8LIE+OcIz3TdczfBr9S5&#10;3OHvduQBMX/tssfjtL/IdjDt/7Hgv1W03/5qgK7/9df/xhnwCIK8oqAAjyAIgiAIgiBDHBTgFRMU&#10;4BFESVBCAZ7JbJVIxBs3bp06Wa+stFIioWbasdkskVjo5uKz0G0lpbjTMvbRtBPRUQm7d+5nMJhs&#10;DruD1VFYeK6w4Fxdbf32xKSt8bsrKqr5An5FedWypaE6mnZ79xysOV9bWlKen1/M5XIKCs7lFxRn&#10;Z5+N27Sjqup8bm5+ZeV5uHxz3M4TGdkCAb+hsWn3rlRIqu7RCtLUgs9ncgu2bN61KWZ7SnJaQ30T&#10;mJF96oyxoYvL/OW5OfmtbW2nT52pqalldXRwuJz6+obEhH0x0YknT5zm8XmkdJkncxrqG3Nz8mJj&#10;tqfuP9pOTxRks9ktLYyUpMMxUYlJ+w62MBgczvOLQH9m+NMEeAxPDSjAPx9PCvAYFCSwWB0CAa+5&#10;qRlGcrK0+zONhIMrwGNQqIACPIIgrzQowCMIgiAIgiDIEAcFeMUEBXgEURKUTYAnqgeLxbKxXLzI&#10;baVUKpYt5M5ms+rrG8+fryWbzi5bGjpnlqmTg7fGPGtb6yU1NbUQec3qWFNjV0eHpQ52njqadjqa&#10;9rW19SczTuvrOKjMMnVzXpGXV7TSZ42T/dKenq51a+PU1awM9ZxmTjM6fChjqWeIkb6zuekCKwt3&#10;OBPgt27RAj97Ww/1udZwsrm5mS/gb09MmjHV0MTQBcybMknXzdmno71jS/zuObPNtObZxMXuAGtn&#10;zzDZtXN/b2/3mTMFYIOR/nw7G49ZM4w3btgqEPAbG5sszRe6zF9uZbGIXhXfMNB/PaTc0NA439Hb&#10;QM8JLJ8xzdDa0h3OkEV0B7lJfiu8pCXou8l6yAoYwDAGg0FWklfAAE2Ae8A/B/0CfCdZeXuwm/HP&#10;DlBq6LYK2+na6XeSyJrqz2okxO/s7HrBPeDbn7b+/H/IkdTnr4VfW9Aewx8doNpxCXoEQV5dUIBH&#10;EARBEARBkCEOCvCKCQrwCKIkKJ8ATwnttbX1+jqOa1fHys99bHu08zcLTsbH7Zox1agg/1x3d2dT&#10;U7OWuo3PilVwvHb1pn++PysjI7unp6u+rmHmVKOY6MSLF3t2bE821HNqbm7u7JR4eQTb2Xj29nav&#10;WRU7ZpTa3j0HWlpaIH1rC3dVFfOyssq+vh4/3zUfvj9z756DFy/15ZzOnzpJP/NkDp/PMzZw3hCx&#10;pae368q1i8fTs6ZPMTyTWyCRiJwcloYGR3Z1SZkM5rTJ+nt2p4pEAlMjVzdnHy6P29XdmZKcNmmC&#10;Tnb2GbB/roq5mbFbSwvj4sU+UpCGhsbU/UdmTTdiMpn/+tfV4uJSe1vP09lnyWL7g9ogvx06XoYA&#10;L5VKm5qamEwAAID/f4aiBfANLpfb29srEAjgeLDNeUoAqzgcDj5cPSv0wPizSCSiHU/xPO8PDlBw&#10;8Goej9fS0jzYtrzkAOO8SCR+vv9xwAPt99//CPecX+vscB7SB5+Bg/497HlCoRAGwO7u7h469NEB&#10;PsKwBl9BBDKl/k+uBwwMur1u3vyGngH/bM6AAjyCIIoACvAIgiAIgiAIMsRBAV4xQQEeQZQE5RTg&#10;a2rq9HUcV4VHDxDgeTwOn88Ti0WmRq6+Pqt7e7tbWhgSiWjH9uS5KuZMJnPd2jhdLXu+gMdiUVM8&#10;ba0Wh4dG9fR0bd2yx0DXEZIVi4XeXiEOdl59fT0hQZHGhi5kM3ipVGxi6OLnuwYiC4V8iK+tYQeJ&#10;83jc8rJKHU271P1HuDxubW09o4VRXV2ze1eql0fwzOlGp7JywUgHO8/AgAiRSMBkMKdPMdi//0hV&#10;1fnRo9QKCs4JhPy2VmqfeBurxZA+JKI+1yo2ZntXl5TDYZ/IyFZXsyouKgU+H6/t5uKzOW5ncXFp&#10;O70MgOJPf29/SQL8rVu3v/763998861CcePG19B3Dh48NHLkyOjoaLDz5s1vBt2q//YejQAAIABJ&#10;REFUJ/n2299+JEOeBJ5evvtOER3vjwMKCw/wX311c9Ei908++SQ1NfXBg4fg54Nu2Mvl229vPfej&#10;KYxjT1bazZtf37hxEw5u3/7h/v0HcBe+e/cnGA0uX74K99XU1IM+Pr4aGhpTpkyZMGHCp59++vHH&#10;H40fP37WrFnwnOzuvnjnzl319Y1ffXUDntsHvXKUjWd6XpKBAjyCIIoACvAIgiAIgiAIMsRBAV4x&#10;QQEeQZQEJRTg22lN18rc3dV5hUQiYjCYZIFfNptdXFSacfwUj8/V03FYFR4N37a0tPB43KNHTk75&#10;XLe+vmH92jgL0wVkPWkms9XmPwjwF3qCAjdYmi/icjlMJlMkEpqbLAj0Xy+RigUC/uZNO3W17JkM&#10;JnxbWlKhrWGbuv8IZJeYkGRkMF9DzdrextN9od/sGcZZMgHef71QKICkpk8xOJB6tLi4dPwYjZKS&#10;cg6H2txdIBQsdFvp5uLD5XK1NW23bd0DkSHx48dPQWpnzxR2dkqOpJ2wMl+kOc9m/GiNpZ7BDQ2N&#10;r4QG/1IEeLijgZcqGuQRaOvWrdD1/Pz8adXt3v37Cmfqc+xwjCiy4/2hQKnBk/fuTQKvVlFRged5&#10;uL8MsXp47h4BXR4ea2m54Sd4uAUgNZmcAcdXrlxvamrOzMxaty7C0tLqo48++q/Hw7vvvquqOtfF&#10;xXXTpriCgsLe3ou3bn3//fc/0kPH4NeMEvJ8/0lBAR5BEEUABXgEQRAEQRAEGeKgAK+YoACPIEqC&#10;sgnwEJjMVolEtG71pmmTDWpq6kQiIYvVwWazu7okC1x9tDVsu7ql5iZuy73D+i70tLYyOzsl27bs&#10;VZtjAReuXbMJviI7Ov+mAB8cuMHCbCGHw4GYInG/AC+hBfg4SoBn9AvwWuo2aWkZ586VTZ2kt35t&#10;HBwIhcLy8qpZ042yMokA7xUaspHasb5/BjwMkmNGqeWdLYQcwRxIx8p8kf/KtZAdFAHskRfgCwvO&#10;lZVWFBQU83jcqqqa9PTMcaM11q2JoxJkMge7QX4jvBQBnjiqonH79g/Q3Xbs2Aldz9+fEuC///7H&#10;QbfqqQz6SPWKMugN9+dDHtvAt1VVVcGxDx8+Ao4NHwfdsJfLM7kB1AkAN9affnrw8BfBnXov4bvv&#10;bre1daSlHQkKCjY1NRs7dtxf/vIXecX97bf/pqWl5e8fcOhQWk1NbVdX7x36v04kQGoyDXjQ60Q5&#10;eb6RAQV4BEEUARTgEQRBEARBEGSIcwcFeIXkDgrwCKIc3FE+AZ7eWLejpYWhp+VgabawtKT8fHVN&#10;fX1DbHTiqI9U4zfv6u6WJmzbO32yfsbxUxCzrLRSdbb5cu/wrm5pWGiUOTUD/hkEeHoG/G8I8Jrz&#10;bI4dzczMzJk2WT/71JmuLilU5lKPYGpb91NnhSKBo52X+0I/sJzJZM6Yarhn9wGxWGRlscjOxqOh&#10;oRGMSdi2b/wYzVNZuVBAbU07eQFefa5VSUl56v4jM6cZ5ecVgwGQzuyZJmtXx0qlEuUR4BWQ77//&#10;Ebrb9u07oOutXOn3rF0PQRQTcGNw5gMHDoBjz549+7vvbinz8/l9uTnu8PHixctwR8jMzAoPX21k&#10;ZPz+++8PHz5cJrcPGzbso48+1tTUXLZseVJSclNTy5df3oD6fFy2vw9nAHhCHvTSIc8HCvAIgigC&#10;KMAjCIIgCIIgyBAHBXjFBAV4BFESlFCAb6c1eA6HU1ZW4WDnNXOakZ62g4aa1cxphlvid7NYLIjA&#10;ZrNWh8doqFnbWC6eN8dyiXtgTU2ttFMcEhRpYujCYhMBnmlhthDO9PR2xW/era1pRwvwIs8lQbbW&#10;Sy5c6PH3W2di5EoEeLFYaGzg7Oe7RkovQb8pdofmPGtGC4MW4MvnqVruTzkCx/a2niozTec7ekPK&#10;vitWTZusv2d3al9fd0x04kcfqix2D2hoaJw6SX97YnJvX3dxUYmd9RJ9HUdzkwVqcywTtu3j8TjN&#10;zS1gdvzmXSIRJcCnp2epqpjnnS3icNiO9ktVZpm6zF+uq2W/0M23vr5BeZagV0xQgEeGKD+Rud2T&#10;Jk0C305PP0779pBVi2Fokini8nL7zz9Tx19//W94ik5NPRgcHGJqajZq1Khhw4bJz3H/4IMPTUxM&#10;w8NXpaUdgRvNpUtXHzx4IEsCDuExWD6LoTcSKiEowCMIogigAI8gCIIgCIIgQxwU4BUTFOARRElQ&#10;TgG+/ZEGz+7o6MjPK9qfknb4cEZ1VY1AwIcz8BX85fP5ZWUVKclpZ88UsNgsiAxX1dbWl5dXyRKp&#10;qKiura1jsVgN9Y3lZZWtrdSF1dU1lZXVbDarpqauoqIKzkBuHawOuLDmfC3ZP76+vrGsrJJkxGQy&#10;IaPGxiYulwPnk5IOJ27bdzLjNHwsK62AHNlsdltb++nssycyTre2tZWUlENkyJ3L5ba3d2Rl5h5I&#10;PQpjJp/Pa++gygUpQzpUNh3tzc0tkHhLCwPsYTCYqSlHdmxPzs3Jh8bicDiKr763owCPIK8g/ZPg&#10;D5JJ8D/8QG1SPsS68B1qvX1KFH/w4BfRHT5euXKNzeYeP54REhKqq6v30Ucfy68qP2LEiH/+859a&#10;Wlp+fv6HDx+BmwDEJ7tRPBLtH/5M1qtHrX0IgwI8giCKAArwCIIgCIIgCDLEQQFeMUEBHkGUBKUV&#10;4NsfrUXPEgj4IpFAKBTweNy2tkeSNPmHz+eJREKZKg9nOBwORJOlAMdExmazWTwej1zI5XJIUvKR&#10;4Wo4hq9IOmw2m9LL6UCL/TxIgaQDxkCmYE9HB2UAh8OmdXrKTr6AR05CNJn9EBPiyxtPR2CTY4gA&#10;H4n9dOJCkvgrMfedBBTgEeSVAx7e4LZy48aN2bNng3sfPXoM3BscftANez5orf0u2E8eSuUmqFPh&#10;+vV/1dbWHzx4OCQk1NjY+N133yWLyctE948//sjc3CIsLPzw4bSmpuavv/6GFtp/ke0hQTLHnewW&#10;P+jlRf5oUIBHEEQRQAEeQRAEQRAEQYY4KMArJijAI4iSoMwCPIZXIqAAjyCvIsS99+3bRz/OaX77&#10;7Xev1lM6LQr8BKWAXim/sPy9e/e//fZWX9/FoqLiuLjNhoZGH374zxEjRsjk9uHDh7/33nv6+gbh&#10;4asyM7NYLM6lS1fu3v1JTm5/OOilQwYXFOARBFEEUIBHEARBEARBkCEOCvCKCQrwCKIkvCwB/quv&#10;bpAF1TG8KqG9vZ0pFxS2+VgsVmtrq1QqHXr3dxTgkSEMeZL89tvvJkyYAB5+4kQm/Su9Ik7vJhPc&#10;ofeROe7EyP6F5am/N2583d7Oys8v2Lp128KFC6dMmUJWlSfT3EeMGDFx4gRLS8vQ0LAjR462tbXf&#10;uvX9w4ePSRVwl8RN3BEZKMAjCKIIoACPIAiCIAiCIEMcFOAVExTgEURJeFkCPIzbDAajFcOrEzgc&#10;jlQqlUgkYjp0dHS0tLQwmczBtmtgaGtrA8NEIvHQu7+jAI8MbchO8Hv27AUPV1FRgcc5herFd+7c&#10;JQvLw7G8Xv7gwcMffrgrFkuzs09v2BDp4OA4ffqMt95667/kwptvvjlnjqqX19Ljx0+0trZfvXpd&#10;fkl5KCkR8geI+ghCQAEeQRBFAAV4BEEQBEEQBBnioACvmKAAjyBKwksR4GG4uHnzG4FAIMTwigSR&#10;SFRRUbFr164DBw4cO3YsIyOjvb3j2rXrEolU0doRTOXz+X19fYPeWV46KMAjQxt4hHv4kNoi/fPP&#10;PwcnP3ny5M+KsRM8uW3JTU+/f/XqdRaLnZdXEB0dY2trN2rUKPlV5SG89957qqqq7u7uiYk7qqrO&#10;X7v2xe3bP/TPkv/5IS0iEK0d/yeC/CYowCMIogigAI8gCIIgCIIgQxwU4BUTFOARREl4cQFePink&#10;VQHai8fjR0VFf/rpKGj31157TVNTMzX14Ndff9M/AZRaLXnQ7Rxg8xADBXhkyEOcfNu2BHByAwND&#10;8lD353TnO/0Ly8Pf+/cfDNAOfvjhRzabm5mZtXFjlLOzy7Rp015//XV5xf2tt95SU5vn7b1s167d&#10;hYXFQqH48X3cf4bn5Dv9m8QP1TEK+YNAAR5BEEUABXgEQRAEQRAEGeLcQQFeIbmDAjyCKAd3Xp4A&#10;j7xakLmbX355IyVl/8SJE4nmNHbs2G3bEq5evU4rTA/QE/5QUIBHhjxwi4H7CzzYw9gCfn76dM4f&#10;7eeytd/lRfc7d+5eu/YFny/Mzj69du06U1PT0aNHv/HGGzK5fdiwYe+++96cOXM8Pb327k2C596L&#10;Fy99++0tebnhzp17OMcdeSmgAI8giCKAAjyCIAiCIAiCDHFQgFdMUIBHECUBBXilhchU5Pe127e/&#10;P3r02Lx584gW9cEHH2zcGCWVdv5MLc5M3VjRJf4IUIBHlAGyE3xiYiL4uYaG5ktMmQjtZI47PCvC&#10;YCW/lfv16182NDSnpx+PiNhga2s3ZsyY4cOHy89xf/fd93R19Xx8fHft2l1WVn758lX6ul+SgDvj&#10;nTv3ZFkMek0iQwYU4BEEUQRQgEcQBEEQBEGQIQ4K8IoJCvAIoiSgAI8A9+7dp2X4H4qKivX19YcP&#10;HwbO8M477/j4+PL5IjKRlKznPOimDiVQgEeUATIJ/quvbnzyySfg6rm5Z17E1cn7QD/8AIPRTzK5&#10;HQ7g5Fdf3WSxOGlpRwICAnV19Qbs4z5s2LC//e1vc+eqwbB26FBaczOjp+cCpCNTEyARfOBE/hxQ&#10;gEcQRBFAAR5BEARBEARBhjgowCsmKMAjiJKAAjxyt1/TgmGfTPqsqKhycnJ68803wSVef/11T0+v&#10;+vpGItLL9lQedJuHACjAI0oCmQS/Zcs2cHU9Pb279Jjzm0/sZFyCbiJb+B0eCGWi+927P/X09NXW&#10;1h07djwsbJWJien7778vP8F9+PDhn3zyqaGhkY+P7759SbW19TdufP3g8b3gHzx4KBvT8H8QyJ8G&#10;CvAIgigCKMAjCIIgCIIgyBAHBXjFBAV4BFESUIBHZBC5i9yX799/UF/f6OHh8Ze/jKBl+DecnOZX&#10;VVWTn+PgBoFO8uKgAI8oCeTRrre3b/To0eDt+fmF8BH8/9ciw1cDNnEnM9S//fZWc3ML3Kf8/QNM&#10;TU3HjBkjm+M+bBi1bsfbb7+tra0TEBB4+HAaPEl2dnYT7Z8EGLjon/rvEl0f3yVCBgsU4BEEUQRQ&#10;gEcQBEEQBEGQIQ4K8IoJCvAIoiSgAI88CZkMSqaHCgRiX1/f9957j6hcurp6eXn5cI+Gb3FwfkFQ&#10;gEeUB+Lt0dHR4O3GxsZ37sDT3YMnH9rlN3G/det2Z2d3Q0PjoUOHV65cqa6u/n//987jc9xfGzVq&#10;lI6Oro/PSrh5MZltN258TR4jZeGnn+4RoR21dkRxQAEeQRBFAAV4BEEQBEEQBBnioACvmKAAjyBK&#10;AgrwyFORzYZ/8ID6AU4gEK1bt/7ddx/J8NraOseOpRNFjazhjOLWc4ACPKI8kJ3gL168/Pe//x0c&#10;vrS0nLzEM+An/WvXvqiqOp+UlOzvH2BsbPzPf370X4+HkSNHGhkZBQeHwN2qsrK6r+/i/fu/JAL/&#10;EYA0IS/ZBHf8fwGigKAAjyCIIoACPIIgCIIgCIIMcVCAV0xQgEcQJQEFeOS3oJT4B/TOyVeuXI+P&#10;3zJ27FiihE2cODEpKfn69X/RuhcuSv/MoACPKAlwo4HHuVu3vgcnhzGE7AQPx//+97d9fRfq6xv3&#10;7t3n5eWloqLy/vvvDx8+XCa3//d///fHH3+io6MbGBh09OgxFot99ep10nFIePjwZ9zEHXnlQAEe&#10;QRBFAAV4BEEQBEEQBBnioACvmKAAjyBKAgrwyO+BiFvkx7ivvrqxb9++GTNmEoVszJgx8fFbe3v7&#10;yGx4orQNusGvBCjAI0MPMgKAbwPkYfJB/07uZACprj7/9tt/e/31121t7XR1df/617/KdnCnV5Uf&#10;PmrUKEtLy9DQsIMHDzU0NN68eVN2rWyaO1miA9feQF5RUIBHEEQRQAEeQRAEQRAEQYY4KMArJijA&#10;I4iSgAI88kzcuXPv/n1KT4N7bkbGiVmzZhPZ7IMPPli9enV3dy/5XQ5l+N8DCvDI0ID+/ZxSxMGl&#10;4elR9vv8gwcP4cy1a19UVlYnJGxfsGDBnDlzPvzwwxEjRsjt4z78H//4h56eXkhI6IkTJ1tb2/r6&#10;Lt65c0debh/0AiLIywUFeARBFAEU4BEEQRAEQRBkiIMCvGKCAjyCKAkowCPPClHaiAwPH/PyCszM&#10;zN544w3wn7/+9a++vr4MRuu9e/dkS0PjffnXQAEeeRWRae2yhd/7RXfqx/pbt77n8wUlJaV79uz1&#10;9PSaNWvW66+/Lr+J+4gRI6ZMmfLWW2/BcXBwMJfLu3Xrttz8dirA+AGJ06MHLiyPDEFQgEcQRBFA&#10;AR5BEARBEARBhjgowCsmKMAjiJKAAjzyfBBxHQ7oX95+LCsrt7OzJxNb33777YULFzY1tfRraffR&#10;o54KCvDIKwRZWF728g0JDx9SwHN7ZWX1jh07PTw8NTU133vv/f96PHz44YcWFpbr10dkZmY1NDR+&#10;8cWXISGhcN7Ozo4smEHWzCC6Pu7mjgx5UIBHEEQRQAEeQRAEQRAEQYY4KMArJijAI4iSgAI88oLQ&#10;S81Tt3LwIiazzd3d/Z133iErS5uampWUlN66dZuW4R8MuqmKBgrwyKuC/Az17777vrOzu6ambt++&#10;ZC+vpTNmzHzzzf+Rl9v/9re/zZgxw8bGZt269VlZp4RCMTzVkwd+eqCg9Pvu7l4yUJw7V4Kejygb&#10;KMAjCKIIoACPIAiCIAiCIEMcFOAVExTgEURJQAEeeXHIktR3+1W61tb2wMCgv//97+BRr732mpGR&#10;cXb2aTK2P3jwEKe3ykABHlEcZAvLwwH00wG/tH/xxZfV1TVJSSl+fv4GBgYjR44csKr81KlT3dwW&#10;xMdvycnJYbHY5LUb8vM9/Ll3j9rHXTaHnnh+eDj1lOjg4Pjw0S/wOCwgygIK8AiCKAIowCMIgiAI&#10;giDIEAcFeMUEBXgEURJQgEdeImQdafLTXG9v34YNkR9++CGR6GbOnHX0aPo33/wbvrp//wH62F0U&#10;4BEFgIji8Fd+jvvt2z9cvnyVyWyDO8Ly5StUVef+4x//GDZsmExxf/PNN8eNG29vb79pU1xJSVlX&#10;V8/Nm9/IL00PT24//PAjvYn7U5R1MkpIpdKRIz+A1Corq9H5EaUCBXgEQRQBFOARBEEQBEEQZIiD&#10;ArxiggI8gigJKMAjLx16Ufp75Je7L774MjExcfLkKUS3mzRp0s6duy9fvkpkeNnUeeUEBXjkz0R+&#10;k3V4soJnZtkP6XDc09NXXl6ZkrLf399fT0/v//6PWh9eJrq/+eabM2bMcHNbsGnTppycM0KhWF5u&#10;J9PcadH9DvB7VrmAaHBVaGgYJG5pafXgwcNBrx8E+dNAAR5BEEUABXgEQRAEQRAEGeKgAK+YoACP&#10;IEoCCvDIHwpR6b744stDh9ImT55MxLzPPhu9cWPU1avXad1OeRelRwEe+aORLSwPj1LyYjl0uq++&#10;utnSwkhOTl661HvePPWRI0cOHz5cNscdjj/77DMHB8e4uM3nzpXyeIIvv/xKfmn6F3w2I8//3d29&#10;b731v5BdbW0d/Rv+3UGvMQT5E0ABHkEQRQAFeARBEARBEAQZ4qAAr5igAI8gSgIK8MgfCq3/3X3w&#10;gJLh4fjkyZN6enpE53vnnb+vXbuOy+WTCbg//vgTWbB60G3+00ABHnmJyLR22Rz0e/d+Ed2ha3V2&#10;dsPD1eHDaQEBgVpa2n/969vy+7i/9dZbM2bMcHR0ioqKzs09093dC09f8uvSk53aSfovpZ/KPyva&#10;2dmj/yPKAwrwCIIoAijAIwiCIAiCIMgQBwV4xQQFeARRElCAR/4EyNrX5I7/3Xe3iorOWVpaEhn+&#10;3XffXbZsOZvNJT/o3aXXph50g/8cUIBHXhyyiTt4zpNrwt+8+U1dXcO+fcnLly/X09P76KOP5BV3&#10;6IATJkxwdnbZsmVbQUFBRwfryy9vyC5/8OAh2b59gKj/Ei0nq9Bzubx//OMfYA88+MFHyGvQqxRB&#10;/mhQgEcQRBFAAR5BEARBEARBhjgowCsmKMAjiJKAAjzyZwKuRZbCvn//QX190/z5zm+++SY43l/+&#10;8t8uLq719Y337t37mV7dWhl+jkMBHnlB5Geo3779Q3d3b2Nj86FDh319V6qqzv3rX//6+Bz3//38&#10;80nW1jYbN0bl5RX09V387rvb8LAnL7r/+OPv3cT9pUC6gL9/AJjn5uYGxbnbf1dCkCEMCvAIgigC&#10;KMAjCIIgCIIgyBAHBXjFBAV4BFESUIBH/mTInNq7lHZI/bTHZLb5+vq+/Ta1Gvbrr79ua2tXXFzy&#10;00/3iEg/JBelh/va7ds/fP/9j99+ewuKmZCQCGWHSqCXB7gN58mE40G3E1EEZHPQ4UB+C3YSvvji&#10;S3heSk5O8fPzNzQ0/OCDD+QV99dee23SpEnOzq6bNsVlZ59ua+v47rtb9OT4h2SKPDzp3e1foGJQ&#10;+hrkCGaIxZL/+Z//AYMZDCb9Sz7VQe7ff/SmzqA3AYK8dFCARxBEEUABHkEQBEEQBEGGOCjAKyYo&#10;wCOIkoACPDJYgO/BCP/w4c8PHjzo6uoJD19FVqIeMWKEhoZmbu6ZW7e+B2+8d+/+EHNI2axlMt1/&#10;3759UGq4Y8rOkDDodiKDCFlYHv4+kFtX/vbtH65cudra2nbgwMHly1eoqqr+4x/vDhs2TKa4v/HG&#10;G2PGjLGxsY2OjikuLuns7L5x42v5penh0W6wtPZfg/xHIDAwGOx3cnIir6HQhf0+JWV/cnIK3pKQ&#10;oQcK8AiCKAIowCMIgiAIgiDIEAcFeMUEBXgEURJQgEcGF9rZfiI/8125cnXz5vixY8cSNXHWrFmH&#10;DqV99dUNIhzC7QAYdINfBHKDO3euJCoqOjFxe3z8lj179lpbW0NhNTQ0du3aDWe2bUvYtCkuMzML&#10;b39KApmATuR2aHF4lJX9vv3gwcPe3r6KisqUlP3+/gF6evrvvPMOeItMdH/jjTemTZvm4uIaExOb&#10;nZ3D5wvJ6hGyAB3rp58eie5/2sLyzwTZCZ7N5r711luvv/56Q0MjjAZQ3unTp0EB4YC8eTDodiLI&#10;SwQFeARBFAEU4BEEQRAEQRBkiIMCvGKCAjyCKAkowCMKwp0798hU3WvXvkhOThk3bjwRGidOnLhz&#10;586vvvr650d7VP+GiEj/lKegTwJEazxx4iQRUOXnLssvGw5/Y2Ji6Z74ar9wgPwasoXl4QlHXiwH&#10;975x4yaDwYAu4O29TF1d/YMPPhg+fLjMPeD4008/tbW1i4nZVFR0jsvlf/HFl/KaPVlV/hUCqoLs&#10;xbBq1Roo4KRJk7S1dUhJ4e+pU9nwFVTUoNuJIC8RFOARBFEEUIBHEARBEARBkCEOCvCKCQrwCKIk&#10;oACPKA60KnmXbHR9+/YPx46lq6trDBtG6XAffvjPzZvje3p6ZbPhn7qMNpy5f/8B0ekHvThPhdzj&#10;goKCyZ73I0aMIELjsGHD4BjOwLGFheXDhz/f7e+eyCuNTGv/4Ycfyesj9+79IrrfuXO3s7Pn/Pna&#10;w4fTAgICtbV13n77bfkXMt58881p06Y5ODhs2BCZnZ3T2fn/7N0HXBPJ3wbws/1tZy+np54FRZoo&#10;AmLDAgIW7BUVRcWuqIgVsRfsXc/ez97FgoANC4oNC6ggojTpIYRQEvL+siN7Eb17PVuW5JnP97gQ&#10;NpvN7sxm3WdnNpQOinJU7gXPqgrNXFADy3/5yqG1kZOT8+pV6NChzvxVKdQW6CH9vHjxEr6SQPMg&#10;gAcAIUAADwAAAACg4RDACxMCeAAtgQAehIa7+7WyBlJVFIvTTp48bWtrx8LIqlWrurpOfvUqjMsd&#10;czIzP7o9PFVmqsmvX79ZsWJlero0K0uIXYHZQkZERNao8cdnO8EXKlTI3/+/feeCALGbuNNGVL0F&#10;O8vLk5JSrl+/sX79xhEjRrVp07ZateqqFYCqRJ06Or169Vq0aPGJE6fu3btPR8V84k4HupkfhfoC&#10;HVj+S7B/Arx7FzVp0iRq2uyzU/0vXLgwaxdly5a9ffsO2gJoHgTwACAECOABAAAAADQcAnhhQgAP&#10;oCUQwINgUT1kA3TTz6tXr3Xt2rV48eKsT7Cz8/DAwIesJzE/fVpaukI5wPt+mubIkSOCrclsIPrN&#10;m//kx9lWHXzezc2NO5kp0B788CXYKA6sULUMC3t98+at7dt3jBkztkkTi1KlSqkm7iVKlKhfv36n&#10;Tvbu7rOOHz8RFhaemiqmYzB+DrR/ZkM+5N+s/VPsYG/BgoX8ZQd5Rtqnn9Wr13j+PATNATQPAngA&#10;EAIE8AAAAAAAGg4BvDAhgAfQEgjgQchYT196wE4D3rjhP2yYMxun/X//+9+AAY5Xr15jZwLpOys9&#10;PVMmk/Xo0ZP+qqNTNzz8jTCjO9bo6Kutdes2fO5esKDyp4GBYUxMDAtc1b6c8C9YzUxPl3JDGuTk&#10;OS9Nx7F+flc3btw0btx4a+t2VapUzdPHvX593V69es+bN//gwUMBAYEpKSI2qAPrIs/u485C9/w4&#10;sPwXrkD6efmyb4sWLdg6UR0NggXwurr1376NRHMAzYMAHgCEAAE8AAAAAICGQwAvTAjgAbQEAnjI&#10;F6iict8OOXJ5TnDwi3HjxpcvX4HdK9rOzs7b+zLr/v7o0aPcG0j/4ug4SKFgZ/YEd2DAvumuX7/B&#10;3wCepY979uyl5yUSqdqXED7FKiG7lbtcZVx5qnuRkVF3797bunXbyJGjmjRpUrFiRdU4uVixYrVr&#10;17G3t/fwmH369JkXL17Fxyeq3gmeu3xEY7P2f8G10MwNGzZVqlSJ5e5svbGrUkxNzcRiCR0Eattq&#10;AY2HAB4AhAABPAAAAACAhkMAL0wI4AG0BAJ4yEe4milj5wRfvw6fN29+rVrwIUJNAAAgAElEQVS1&#10;WMZpaWl5+vQZCwsL1Rhv3779gq3P7CSkm5sbLWeRIkXop719Z3bFgNqXDejYg7+Je2am8ohINXGX&#10;y3Nev37j7e2zefOf48e7tG3btly5cuxCClYbixYtamho2KdPn9mz5xw8eOjx4yc0kzznrvnQXZMG&#10;lv+K9ZyVpYzhw8Je9+vnwKfvrEXQihVs+wX4FgjgAUAIEMADAAAAAGg4BPDChAAeQEsggId8iiWi&#10;795Frlq1pmbNmqyfMev7zg9hXatWrbdv3yoEORA9+7KLiIioW7cuLWqpUqXu3g0U5qJqidwO7spQ&#10;nI4nVeJ2OdfHPfrKlWtbtmwbOXK0paVltWrVWS9tvr7RM5062Xt4eJw4cer+/YdRUTF5+rir/QMK&#10;VkaGMo/MzMw6ePCQjo4Ou8EE/ezWrTsbYEDtSwjwfSGABwAhQAAPAAAAAKDhEMALEwJ4AC2BAB7y&#10;KRaXsttvU41dtWp1yZIlVXshs3zUwaE/S7UFeHggkUhp2Q4cOEDL6e4+C03vp+GzdtoErLM7PaMa&#10;uicnix4/DvLyOr9q1SpHR8cGDRrw13bk9nEvZmRk1K1b95kz3Q8ePBwc/IJmm/PxveAzuTEbtHBg&#10;+a/ArjuhlZaYmDRhwsRSpUrRSh4xYqQCd2QATYQAHgCEAAE8AAAAAICGQwAvTAjgAbQEAnjI16iu&#10;sru/P3v2jA1brXrv7YIFlY8PHTos2FpNX3CpqWljx4598yaCmiG6v/9QLGtnibhqWJ6jLIp376LO&#10;nDm3ZImng0N/CwuL8uXLqSbuRYr8T09Pv0uXrnPnzjt8+Ojt2wExMbH86Wl6kMntTlmor+UDy38d&#10;Wl206tiwAZcueRsaGrq6TkYADxoJATwACAECeAAAAAAADYcAXpgQwANoCQTwkN+xb42ePXvxI8/z&#10;hYXx1apVe/MmQiHU0d3pOy47WyaTyXEA86PXs+qp48TEpGfPgi9durxs2fJ+/Rx0dXXZBRx8KV++&#10;QuPGpv37D1i+fIWPj1909PvU1DTVmbALJtLTpcjavyM2OAEbhODly1c4sAeNhAAeAIQAATwAAAAA&#10;gIZDAC9MCOABtAQCeMh3WA9muVx5bpDdCT4o6Mmvv/6ap/u76kD0vXv35nsqf/ZEotqLUJfrvxVu&#10;iygyM7PUcq2D6k3cMzNleVYpVZWXL0NPnz6zZImno+MgMzPzEiVKqNaZUqVKNWvWbPjwEWvWrD17&#10;9lxwcEhGRqbKy3PYfdzT05Wh+48eWJ511s+WsQqudUWeo9CIBiGUQm2Bai+uFBEOBPAAIAQI4AEA&#10;AAAANBwCeGFCAA+gJRDAQz7C3yhakaNIE0vpez8q8n1mhsxp8DCqvSWK/1q8aImSJUqV+rVMmdLl&#10;KlaobGhg3KF9p6FDnBcu9HzxIiw+LikmOi42Jh5+hPexibRFUkUSmUwZGmdlKU+0/pxawXJ3ekf+&#10;zLBcnpOUlBIWFu7j47ts2TIHh/6GhoalS5dWHR2hXLlyjRqZODk5rVmz9tq1G69fv0lJEaleosGG&#10;lP/JsSV3LjqLLYY0PSMpKTX+fZLaN65axESrfxk0QFxcUnJSqpRLPahaIYYXAgTwACAECOABAAAA&#10;ADQcAnhhQgAPoCUQwEO+wEfvEknGTf/A5Z6b+/cd06GjY2vLnuamHWv9YV6nZhO9ei2NDa1MTdo3&#10;s+jS2rKXjZWDrXV/YtduAD1u0axb86Zd4cdp1aJ7h/YDevcc6TF7pY+3f2pqGhfDy778xOyXVAPC&#10;brKemak8UGEdxNlZ4rQ0yePHT06cOOnpudTRcVCjRo2KFSumOhxCpUqVWrduM2rU6LVr13l7X46K&#10;is5zPpnrvp/NzT8zI+Nn55S50btynIZnT15s+XPfECdXe3untm36qH3jQn5l0dWqTe/O9k5Dh7ht&#10;3frX86evcpSFRR74F5PaIIAHACFAAA8AAAAAoOEQwAsTAngALYEAHoRPKlUOOJ+RkXnmzGVHxwl1&#10;67YoVrROlSqNatdqSgcAenqtjYysGzRoZ2hkZWhoZWDQVl+/DT1Zv34r+Jl0dS1r125arZppsWJ1&#10;av5h0bvniH17j6emSrhzs1/fFV51YHk6zOPP/cpkcrFY8u5d1MWLlzw9l/bp069Ro0ZlypRRTdxL&#10;lixpamo6fPiITZs2X716LSTkpUgk5ueQk6NQe91W/ZhZWcpY7u7dxxNcZjc2sStZom6FCka1alpQ&#10;hVf7xoX8i+pPrVoW5csbliih08Ssk5vrvPv3n1D9z87+nhfHwH+CAB4AhAABPAAAAACAhkMAL0wI&#10;4AG0BAJ4EDiqjVQnw19H9us3tkYN87Jl9ZtadHadNO/4sfN37jwIfv4qNPTNq1fhJDSP0DfwM70I&#10;Cb0b8MjrrI/HrGVtWvcsX86gatXGHTsMvH8/iNur/P8ZPJ+1SyRS1tmdnlEN3ZOTRY8fP/HyOr9y&#10;5aqBAx2NjIwKFSqkmrhXq1atdevWI0aMXL9+49WrNxITk/PcCZ7mxvrQC2ogbloYWrA0SfrMmUt1&#10;dJqXL2+or996uPOUvbuP+t8IePokRO0bF/KpsNA3QUHB/jfu7th+cOjQyfXqtqDaVa9uy3lz11B9&#10;4zL4n3GfCMgDATwACAECeAAAAAAADYcAXpgQwANoCQTwIGTsG+H5kxd27RwqVDAyNGy7YP6a8PC3&#10;XPflnM+eEkRRb2HbJTo6dtPG3eaNO9BWs2hif+WK8gztP2Xw/E3c2QDsKrNS5uVv30aeO+e1ZMnS&#10;AQMGmJubly1bVjVxp19btWo1bty4rVu3+fj4vXjxKiMjk58DHcmohvrsLYR2oCiVZslkdMQlGuE8&#10;5bffGtasaTFq5LQH959kZ2d/snZRUL6+UI0KuPNg2LDJ1aubVa5sPH6sR0pyqjznmwaogK+DAB4A&#10;hAABPAAAAACAhkMAL0wI4AG0BAJ4ECz2dRAREWnVqlf5cgb2nQY9fvycnfeTy+Uy+spHEV6Ry3Pk&#10;MnkOd942PPyt0+CJlSoZGxu3u3v3seJzY9HTV7zqGV06/Hvx4pWv75VVq1YPHOior69fpEiRPPdx&#10;t7CwcHYevnHjptu379ARY1paeo5Kbk8z5Du4C/+YkDvcktEud8SwKWXL6Jubdzx18iL7IDnyHKrk&#10;crm6tyiKRhRZbqukcuTwGTPTDmXK6o8dO4v2o9kyufBbioZBAA8AQoAAHgAAAABAwyGAFyYE8ABa&#10;AgE8CBP7GqKDgT69R5UrazB0yCRJmoRF71T+vaMnitoLv5mysrLmeKyoWLGBtXWfN28iuT/l5Jny&#10;5cvQU6fOLFniOXDgQFNTs+LFi9O+qABX6EHlypVtbGwnTpy0des2X98rb99G8mk76yJPBwlUWyQS&#10;qdAGlv/Cek4fZO7sFRUqGrVt0yss9I2Cu729XP53XIqC8l0K114+NMwnQcGWlt2pYS733ES/5q9W&#10;owEQwAOAECCABwAAAADQcAjghQkBPICWQAAPwsS+CxbNW1u+glHH9gPpwEDBhbU/NKBC+b4lt+ut&#10;zHmYW+nS9UcMn0LHaXS0Fhb22sfHd+nS5Q4O/fX19UuWLMl3cC9YsGClSpVbtmw5frzLrl27AwMf&#10;vHsXmZaWzs+TqgB/E3e119LvUskvePnVqGFuZGB1N+Chgkvf1bbBULSjZGcrh53wv3FXX6919epm&#10;ly5dU/zzHSLgR0AADwBCgAAeAAAAAEDDIYAXJgTwAFoCATwIELsX+MuQcBNj25q1LG5cv6NAMJk/&#10;C9tqL16ENTRuZ9zAdtDA4UZGhsWKFeMT9wIFCtSqVatDh46urpO3b99x8+ZtOgL8ZCY5rI87u4m7&#10;2uvndySVZPTuNaJcOYONG3YpUMlRflbJysqmn8uXbq5QwahP79EJCclqbwtaBQE8AAgBAngAAAAA&#10;AA2HAF6YEMADaAkE8CBAEomU6uHKZX+WLFFv4sQ57FwfRuTOp0UmU3a39VyyoUb1JtWq6tN+pnz5&#10;8lZWVq6uk/ftO3DnTkB4eAT76mdFLs9Rew38CWg3Sx/Wx/tGjerm7az7vo9lYzygkqP8jMJ2pwkJ&#10;SS1adK3xh7mvr396uhRf/T8NAngAEAIE8AAAAAAAGg4BvDAhgAfQEgjgQWioTtJuXyKROjiMrVrF&#10;5NLFq4rcEBclPxYWKr8MCTM0tDI1tTtz+nxcXDw7/ONLdraMdjtEAwaW/0IsgPdcsr5Y0dorl2/m&#10;VkK2WjYQinYWFq4sXrS+QgWjRfPXpKamJSeL1N4utAQCeAAQAgTwAAAAAAAaDgG8MCGAB9ASCOBB&#10;aNi3wIuQMFMTu5aW3ePiEhTo/p7PC9t8XTo7VanS6Pr1u2JxWkJCEruVO8vdte3gjR1lpYokA/uP&#10;r1nT4vo15U0W5HKMP4/y8wq734Gfr3/5cgZ9+46USNJjY+PS0tJx1P0TIIAHACFAAA8AAAAAoOEQ&#10;wAsTAngALYEAHoSGnZ27d+9x9WqmPXo4K3Bj7Pxf2GncKW4LKlQwOnz4bGqqmI70tDnqox0v7XVj&#10;Y+PbWfczNm4XGxOnwFUmKD+3sAs+QkJC9fVaW1v3i49PpFaZmJiMf0n9BAjgAUAIEMADAAAAAGg4&#10;BPDChAAeQEsggAehYUNzX7lyu0xpPedhkxXoGZz/y4fBrhevr1ixwcaNe0QiZeD0JUd6mood6oSH&#10;v2tsYmdu3kmSlq5AAI/ycwvbr76NiGzatHOzZl1ehrxOTExmV8aovYFoPATwACAECOABAAAAADQc&#10;AnhhQgAPoCUQwIPQsLNzp05dLlVKd9KE2QoE8Pm/sNO4G9fvrlixweJF60Ui5cFeQkKS1u5q+Pss&#10;1NNp0bxFNwTvKD+/yOXKehf3Pt7aqk+jRrb37z9JThFp+ZUxPw0CeAAQAgTwAAAAAAAaDgG8MCGA&#10;B9ASCOBBaNi3wIkTl0qXrj9pwhwFAvj8X9hp3E0buAB+/loRd7AXF5cgkUi18yv+QwAfHFa3TvMW&#10;Lbqpe/ugaGPJDeAT2ln3bdjQ5l7g4xQugE9MTFZ7A9F4COABQAgQwAMAAAAAaDgE8MKEAB5ASyCA&#10;B6FhZ+dOnPBGAK8x5aMAfsE6Ue7BnlgsUXt9UwsE8ChqL3kC+MDcAD4hIQn/mPrREMADgBAggAcA&#10;AAAA0HAI4IUJATyAlkAAD0LzjQF8Tk6OXJ7Xd7y7Njf/zywPvYNMJv/0jdgCfK93F0j5p5XwL9Mr&#10;PgngtTlw+vYAnlapjI56uRXLHgvzOhXWHr/ihXKucHNQfK8WxOapnKHsH9fVl7wdv2w/qHALmfOF&#10;C/MN7/L5AD4+PpHqp9rbiGZDAA8AQoAAHgAAAABAwyGAFyYE8ABaAgE8CA16wGte+acAXmvvNv2N&#10;AXzO5y4p+eyTKKoFK0i1/EsAL5FI1d5GNBsCeAAQAgTwAAAAAAAaDgG8MCGAB9ASCOBBaL4ugGcn&#10;CtPSJMuXbprqtmDShNmuE+cwE108AgIefuF8/t+SlZX1+vXbzMysPM+fPnlxyuT5/jcC+Ddipy43&#10;bdztuWRDQkKSQoPyv8zMzLCwN7J/7kacpyCAz+NbAnhWiaTSjPNevi5j3R36jB400OXI4bPSjEz+&#10;r0IobKOHvgpfsmhdTEyc4ovrP5ssKSklIiKSHsTEvJ8+ZdH72Pgvn8M/zfN1WITLeI8e3YadPHHh&#10;07mxX+8HBi1bsiE5SfQvbycWp0W8ifwRzZnNk1pHdPR7evD48bOF89eIxZJ/WZivLgjg1QgBPAAI&#10;AQJ4AAAAAAANhwBemBDAA2gJBPAgNN8SwCcmJtf6w6JHt2FurvPGj3V3GTeLjBsz886dB/8yH5Vk&#10;66PhsnNU+hTzg64fP3auf98x6elSfgI2zaQJs3/5pdKYUTPYG7FwOigoWKdmUyP9tqGhb+hXfszw&#10;T94373t9OoHqb/wHUX1VnunZUNuf/kl19Hj+5XmGlP+nBeM+l4xbCee7dh7yyYr8x4IAPo+vDuDZ&#10;mqTqRzWtxu9mc+esPHL47Mrlf+rqtBw9cnrGhwz+S7fmZ2vaP03zJc1QtfmwqhL0+Lnz0MkRb5RR&#10;ulz20TvydS/Pu7MXTnCZPX/uKnrw+nVE9y5D376N+nSZP7vYeZ5XqOwc7No5jB01ffPGPXr1Wp06&#10;eZFfSNUPeOjgKdNGdpHvovm3+7TtLJy/hvYw/AT/1B5VFiDPGlZpj/KP2iz9zMjIGOAwljYrPb5x&#10;PcBp0MSUFBG3qB9t0y/87P9SEMCrEQJ4ABACBPAAAAAAABoOAbwwIYAH0BII4EFoviWAF4lSdWo1&#10;veJ3U/FxtKZQdtqm77Vs1Wfo16ysD89kSDOSk0Wq/drpr+x9U1PFUqmUX4w1q7b16DYsNTVN8XEA&#10;P9VtQauW3cnLl6/Z29HP9et2tmzW1ap1r7CwCEXuraNFInGqSKwa2mVzi6H8U0oqW0j+vKcsW0Yf&#10;ipbh74/D/YV+pflw4V9OdvbfnzQrK4s+CDVh/hmaLfuY6en0OTJyP52M5plnxdJfk5JS8qwE9r70&#10;edk1B+zXNau329k4fPmIAgjg8/jqAJ6t8907D9eq0SQwMIjfIkFBwRXKGBw6eIp/JiMjMzk5heqD&#10;6tZkgbFYnMZvu3Su8NNQVaFJ6K9isYRP09PSJKwJ5E6Txb+cq11ZXKCcw96LaoyyGue2LFoYiSRd&#10;taqI0yQ0Q8XHsTE9mZL8ofKziamVLZi3mi0STf9hDtwSiVPFXO3NUVmkbBaEU6PIzMzMs9LYCvH1&#10;uWGo15pqHT3u1tnJw30Zt07yBvDHj3m1btk9KjJWOdvMrDw7AbbAI5ynTJo4R5GbYdOT9Bmp3alm&#10;5MrVkpNDrYbfydB7UYVXXfm575ujbAgZmazRR0fHtmvbhwXw1BhpzqpXANCUaWnp7BeFyt5DuaNI&#10;SWWf9AszeATwaoQAHgCEAAE8AAAAAICGQwAvTAjgAbQEAngQmm8J4OngofYfFnkCePansLCI0SOn&#10;veaCcIVyEGnJsCGujx89o8fHjp5rb+Nga923W5ehAVxfeSrr1mzfu/vI4oXrOrYfaGfjcOSIMg+7&#10;c+dBR7uBZo3bT544lx9Vns1/osvsEcOndmrveGD/CTYHiSTdoe+YRQvWWrXuxVL5e3cf9e010sa6&#10;X9vWvfr1HkW/0pM0n9mzlp04fn7s6BntrPo49B395EkIm8Od2/d7dBtmY9WX5jCw/7inT4LZ8zdv&#10;Bjr2H0cLPG/Oyi2b9y1etI6fvme3oTR9e5v+J455sSdvXA+YM3vF1i376dPRZzl25NyjR89Gjphq&#10;3bbPxPEebKRrKsePetla97Ox7tujm/NdbsGoLPPcuHfv0SWL13ewpZXQ/9QpZafhuwEPO9gNMNRr&#10;s27NNsXHXXj/fesggOd94z3gm1t0Xrpko4LLdAmrhPv3HQ+895hNQFW6U/uBtu0cenV35qv0iuWb&#10;qRrMnL6knVVfqvzPn72kutqj6zC7dg67dx5m08yft2rXzkPU7qh6jB/r/upV+JY/93XpNJjmRvNU&#10;cFH3qOFT7+XWkKdPQ1zGzkpOFr2PjXebNM/70lVWjQc6jHv1Qlnnnz17OdVtwTuuQzlt8QXzVne0&#10;G0DvSO2CtaB3b6NGjZhm3bYvvSM1nzOnL9GTe/ccMzG2aW3Zff+eo2/fRo1wnhIVGUPPJyUme8z0&#10;pIrarm2fqVMWikRiBddlnD7UieNekyfNs7XqR5+I/mmg+HigCPbu7dr2XTh/zWXva2Ym7dlq+bQH&#10;PH1My+bdWA/4Nau2fbQT4EJxWsImZh1at+g2x2MFm/nqlVutWvemT01rlQ2bn54u9XBfunrlltaW&#10;PSaM98jKyvLz9e9q70Rrvm2rXjTZixeh7E1pF0Trkz4RreTDh85kZGTSmqHPTk2YViY1VdeJc6i9&#10;0JShoW9Gj5hm266fdZvey5dtYpc7vI2Imu2u3HvQPOn5oU6TXr9+q/iyDB4BvBohgAcAIUAADwAA&#10;AACg4RDACxMCeAAtgQAehOZbAvjkZJFu3RZrVm27H/j42tVbN67fuX7t9p3bgfRHmUxmYdZp185D&#10;bPozpy41a2IvFqfduB5gbGD114GToaFvNqzb2byJPRsu3nmom6Fe682b9oaFhq9c/qdh/dbv3kVn&#10;Z2fPmbW8Y/uBjx4+ZR1b+QB+7OgZU90WbNqwu1fP4ewt7t193Kv78PPnfJqad4qIiKT3am7ReYKL&#10;x/37QU+CggcNGN+1s5OCGxm7cUPbjnYDz5z2fvXqdb/eo3r1UM4hOirW2NBqxrTFjx49e/DgSVd7&#10;J+chk+n5kJBQUxO7eXNWhoaGr1+7o07Npn16jqDnw1+/tTDt6Llkw6tX4SeOnzdv3P7ihSvKNXn8&#10;/O+/mYxwnvL40bNVK7bWqtGkd48R3peu3Q8MovddvVLZ5L3O+TQ0sj586ExY2JtVK/5s0bQzG/G7&#10;f98xDY3abflzH81z8aJ15o07vH6tvIJh9qxlbVv1fBP+7gujPgTweXxdAJ+Te4PwenWas43LD+rA&#10;gmTWA/vUyQtG+m2OHj5L1WnBvNWmjezCXyu31IB+Y/XrWdJWePIkpFuXofq6rWbNXPr8+Ut6Rr9+&#10;K5Yc27VzMDG22bv7CFUP6zZ9qFYsXrju5cvXC+evodpCdZjeQl/X8ryXL3tfamL0PC3Su7fRjRq0&#10;69F1KFWtZ09fUJ106DNaobxY5J6FeacXL8Locd9eI7t0Gkxtk55sYNCWBdh9e4/s3mUIPRP8/KWH&#10;+zJz0w5x7xOSk1KolU0Y7yGRpD9/9vKP6mYvuTmMGjGNnn9wPyjw3uPOnQYP41pERkYmNTGrNr2P&#10;H/OiNxo+zI3+lC5JV62cbP3s2X2kaqWGrVp09/e/+2nV5QP4ls27sisGnId9tBMwqN86MjKGVsIA&#10;h7HDhrhSo6BpqAW1aNrFz/cmvfWEcbO6dXbKkedkZmaambSnpdq8ce+lC1foIxjpt50/d1XQ4+eB&#10;gUFtWvWczI1gT8+bmdjNnL6YZrVzx8E/fjfz8/WnJ1u37LFqxRbaw5w750OrNzk5RSKR2ncc5Dx0&#10;cvDzV74+/i2bdl20cK2Cu65Ir55l754jLntfpxXY3sZhzKjpCu6ymP+3XSKAVyME8AAgBAjgAQAA&#10;AAA0HAJ4YUIAD6AlEMCD0HzjPeCNjaxtrfs59B3Tu+eIvr1H9eg2bPgwNzb0+qaNuzu1H8h6jg5w&#10;GDvHYzk96GA7YAnXg5y9y7Ahrh7uS9kDmgmbeUREZOuW3S9dvEqPt27ZT7PlB4rnA/gxo6ZPmTz/&#10;8ePnZo3bs/GrZ0xbvGrllqdPgk2Mbd69jUpJTt239xg/lPemDbvMTOzogShVbGxoxXdBPnHsvHWb&#10;3klJKTHR748cPsPu6q3IUSxeuL69TX96uHjhOltrB0Vu2jpqxDT7jo70YPKkuY4Dxitys0bPJRv6&#10;9h6p4Drs6tRqmpykvI10bGx840a2/FUIbq7zXSfOpQc9uzmzPI+91mnQRPcZnvSga2cnmj+bOCYm&#10;rrlF5wvn/ejxtq0HOnVw/H83Sp6tgwCe9y0B/IuQMCP9tleu5L3PArsihKp6p/aOK1f8ydeQgf3H&#10;TRg/S7k17Z3Gj53FJt65/aC5aYfISGXM/PZtlHXb3n6+/gpl33p7qmBsGs/F661a90pOTqHHT56E&#10;tLbs8SRIOQZDowbWl7j4n8pN/7tUK+LeJ0RGxpg2sjueO+7C0SNnqVYruPES6IX0Fk+fhOjWafH8&#10;2Us2wb27j86duUxL+9eBk1FRsezJK34369Vp/oobLmJAv7FsSUKCX+nqNI+NjQu891hft9XbiCg2&#10;MS2SeeMON2/eo8f6upZ/btrLnr99635T807hXEdw1qjZervg5den18hBji4G9Vvf57rIh4aG8/eS&#10;UHwugB/qNOmzOwGXcbOmTVEe3Ea+i27ZvBu7nTzNJDMjs22rnkePKIcKoA+yeeMe9toXL8LOnfNh&#10;86efkybMdhwwjh6vWLa5jWUPfuOeOXWJFiw9XUqN69Qp5UgAXl6+zZrYy+U5hw+dofWZzY20r1A2&#10;au+GRu0SE5Kjo9/Xrd2ctUoqW//c38V+MD/C/79XJwTwaoQAHgCEAAE8AAAAAICGQwAvTAjgAbQE&#10;AngQmm8cgr5OzaZeZ30UyhHgJRkfSiZLIoOfvzI2sg4Le0OHGZYtugcEPKQnm5h2tFGOmD22d48R&#10;AxzGWph3cnKcQM8PH+Y2c/pibs7KuzLbWvfzOqdMuTas39Wrx3B2k3XVAH7cmJmjRyr7nnbrMnTb&#10;1gMKLtoPuPPg4YMnpo3swrhe9RFv3q1auZUms+/gaG7aoY1lD3ptUlJKc4vOLNijcuG8L71XVJRy&#10;ZPjXYRErlm8e6Ty1o92Axg1t6X2zMrNGj5g2c8YS7oSnchlWr9rKetI79Blt3rj9oIEuvXsMH9Bv&#10;rFWb3late8lksnNnL9NrWTr7/n1Ci2ZdfC5fZ+81ZfL8ya7zaAFoShvrvv37jendc/jggS6mJnaO&#10;A5VZPs157mxlN+Xs7OzExOQWTbuwrs8b1u/sYDfg/90oebYOAnjetwTwcXGJNauZnTntrVC5hTm7&#10;A7pCeZ3EexNjmzu37yu4gdDp56IFa9rbOHA1c8j8uavY9Ht2H21v0z+Tu7zjbURku7Z9Lnsra4Vl&#10;825bt+xn06xYtrlPr5Hs8ZOgkDaWPR89VN6ywdjQ6uLfAfy9Zk3s497Hv3sXTfX80YOn7PlTJy+a&#10;NmpPD6iVWbboFhkZc/jQafuOjsnJIsWHjvsfGg5Vhu3bDk4YP7tb5yHUKg31WrMAvk+vEQvmraEH&#10;wcGvdGo1S0xMOnXigoVZR/ZJqWLnKHKopbClbWBgxVJwKg/uP2li1pHdbILd854ePH0SUq9O8/37&#10;jtPjIYMntW7Zg1agbTuH4OfKCwLYbRQ+DeCHDXGdOX2JQmUncN5LuRMYM2rGRJfZCuXlBQ8aN7Sh&#10;FUutjxaY2k49nRYrliuvftDXbXWaG06fXUPz/NnLpZ4bhw9168jdvqwur2gAACAASURBVGGEsxst&#10;2JhR02dMW8y2o/ITcYsaH5/U3rY/S/G9zvk0a9KZtuOSResGc/sl1pBfv46gvceN63diY+PNTNqz&#10;6wmo7N93rKv9ELHKVQX/UhDAqxECeAAQAgTwAAAAAAAaDgG8MCGAB9ASCOBBaL71HvA1LViUqNo5&#10;mP7IZjJo4IQ1q7cdPXLWxrofy71MjG0WL1x76+a98+d8vC9d9fO9yW6kPXyY26yZS9nLY2LibKz6&#10;ep1TZs8bNygD+MzMLMXHAfz4se4jnafSgzmzV4weOe32rfv2XB9x/xsBpo3soqPfh4aGmzfuMNBh&#10;rOeSDW/eRO7fd7xRg3Y0QVJSSoumXdgyK5QBvJ912z705KOHT2nZnAZNpAV+/frtpo17bNspl3nC&#10;eA/2Rqwr/8L5a9gb9eg6dOjgifcCHnqd9bl08coVv5vXr92h50+fumhm0p4ltQnxic0tOvvkvtcU&#10;1/mTJ81LSRG1bN51qefGa1dvX/Dy9bl83efyDXaT7x7dhtH82SflLhTowlbChvW7OrYf+P9ulDxb&#10;BwE87xvvAd+sif3c3BuQ86fIp01Z+OemvbRWjQ2tbvor+4VnZmayCtnOqg896N5lyIJ5q9nEe/cc&#10;tbXux9LcyHfR1m16sxrYqkU3dvmIggvge3N3N6Dy7OmL1i178AE8f70I1bGmygA+gQXwQY+D2fNU&#10;60wa2ipUAvgzpy9RI0pOSmETZGZkJiQkJScrh5rv3HHQvDkr7919HBgYpFOrKRvavU+vkYsWKEdl&#10;yA3gk08cP9/Q0Jr/vHJ5DrWU7dzSUlM6e8abPf/gwdMmpn8H8KzhL/Xc0KXTYAk3Lj0tbRf7wbVq&#10;mA92dFFdq58N4PPsBNgFKGNHzWC7Jvp09KkP7D/h53Pjgpefn68/7UPYPSyMDa3ZlUBUaK9CSzh0&#10;iCvtPSIiIufNXTXQQdkDfqLLbBbk89ciUGOkhtbetv/xY+cVHwJ4e6k0Y/Gidb25O1Ow1Dz0VXjL&#10;Zl1v+t+NjY2jvcrDB0/YG+3be5w+pliMAF7oEMADgBAggAcAAAAA0HAI4IUJATyAlkAAD0LzLQG8&#10;SJRat07zK37K84GqATz/618HTnZsP7Bfn9HbtnxIGQcNcJkw3iM3kZJ7zFy6Z/dRejzCeYqH+zL2&#10;fExMnJ1Nf9b5deP6Xf36js7m5qYawNNMxo6eqVD2FQ7u2tmpT88RS5dsoF9vXLvTxLRjXFzCzh0H&#10;Gze0/TCkvEKxfOkmUy6hTEpKsWzRje+VfvHCFVvrfqki8YJ5q7vaO7GIlIrbpPksaN/y574G+m0T&#10;E5LocWqq2LZdv672QxTKjs5r7TsOYlcGKJTj7e9h2fnpkxctzDp9COATklo2p/e6waaZNmXRhPHK&#10;/G/IoIkfbh3NfZa5s1ewIfF7dR++aMHfAbxl824sgKSVYI8h6L/BVwfwrC0c+utUzerm7EoRVrFv&#10;+t8rW0pvF7fVenYbxhqOgsu5O9gNZOOl9+zuzCJthTKpPdbBdgAfwNtY92O1om2rnju2/cWmWbVi&#10;S9/eo9jjZ09ftG3d69EjZQCvV8/y5IkL7PkN63Y1a9I5Pi4h8l0M1fOgx8/Z82dOe5s37qDghqBv&#10;06rnmzeRkZHROrWa3r3zkE1w8MBJamJ+vjd1dVqGhISyJ6mJ1a7RJCxMGWD37jliyeL1CuUQ9KH0&#10;jtHR758/e6mv2+puwIc5XL1yy7B+a5Y9m5m0P3f2Mnv+4YOnzZrYv379UQC/e9dhMxO7SC5WV3D7&#10;gWJFarm5zleoBNVsyuPHvFq37EEfR8FdhZNnJ8AGex8z8kPP9ZRkEa2xTblDzVPFHjd6JrvBfKMG&#10;7VhjoTJy+NQhgycpcm8KMMBhLOvOvnP7QdNGdrLcYQxoq9E6l0oz2ts4nOGuJzh/3re5RReagD4d&#10;rQRqMmzKvbuP0qpIT5dGRETSh+UD+AP7TnTrMhQBvPAhgAcAIUAADwAAAACg4RDACxMCeAAtgQAe&#10;hOZbAviEhKSqvzWyseo7zMnVsf+4QQPGDxk0oUfXoXv3KDN1uUyemZlpYmxTT6d5VFQMe2FQULCZ&#10;Sfvhw9xOnbw40WWOkUHbO3ce0PO9egxnd86mEhUVa2rS/sRxZeh45rR3jWpmHrOWxccnshCLvfVg&#10;RxfWq5WWtlsXp3Kl9V6+UI6k7Xv5Rq0aTWgOt28F/vG72do128+d9Vm6ZENT807167aUpKUnJaXo&#10;1bPk40NajMYNbelJr3O+unWab9yw6/SpS56LNzQx7UDLSdOLxWndugy1bN51zuwV/XqPopk49lcO&#10;F5+YkGxn49C1s9PhQ6eXLtlIz+/be0yZye0/UecPC3bT+ri4hPr1WrJe7FRGj5w+iLtt/N27j8wb&#10;tx/h7Hb61EWXcbOMDa3vByojPatWPadPXcRWb2JiMi3niePKjrnHjp6tUNZg29b9X5LzKRDAf+Kr&#10;A3j+buUzpy9paGTt5jpv9cqtUyfPN9RrM8FlNrv59/Vrd8wat6c/HTp4ul+fUW1b9Xz3VnnfdKvW&#10;vdjWVChvFr7PvHGHrExlrYh4E0mNwuucsru2kV6bdWu2s2nmzV3FBoqg8vjRswYGVgG3lU1j+LAp&#10;Zo3s/ty0Z9HCtV3tnQz0WsfEvI+IiKR6zqoNlcOHz/xR3Zwe+PvfpRc+4279TjW2mYX9jm1/Uc2k&#10;+nzwr5NUz3V1Wk5xW3Dey2/Txj0dbPv/VqFBANcARw6fYlBfOYr7k6DgimUNnnNjxc/xWG5h1nHL&#10;5n0b1+9qatZpqpvyCDM7K7tWdXM2ZjurzDq1mr3kxrHnh6BPTRV3sB1Ae4ZjR70WL1pn1ab3tKmL&#10;qLEvzL2+RJG7n9m/77hB/da0ThQfdgIfrs5hOwF25cFSz43UFpYv3aT8pIdONzS0cp++hNpOr+7O&#10;Vq17016IZljtN5MTx7zYa3duP2hsaLV924HTJy/On7uS2petdT+pNEMkSu3edSi96uTx8wvmr6Z9&#10;AhsSv6v9kGYWnWk9nDl9iRos29UMdZrUrm2f/fuOLVm0jua2Yd1OBXd3+bq1mwUEPGBvtG3rAcsW&#10;3UUi8Zc0TATwaoQAHgCEAAE8AAAAAICGQwAvTAjgAbQEAngQmm8J4NPSJEs9N86a6Tlj+mLGfabn&#10;BBePM6eUN2NmfYUPHji5f+/x3AhKOefXYREL568ZPmzKtKkL+c64fx04yQ9qLRKlrl+38+nTEPYW&#10;q1ZuGT1yenj42w8hFneK8sjhs4cOnmbTX/a+vnrVVjZEfGho+DLPjQnxyg7rO7b/NaDf2MEDXVau&#10;+PPxo2erVmyhA56MjMyVy/8MDn7FXvvs2Yv1a3ekporpE21Yv7N/vzGDB07YuGH386cvFi5Yy6K1&#10;9HTphnU73VznX/G7NW/Oyn59PnRTTkxMXr9ux8jh01zGufvfCGBP0hvRArBPSgtP7xUS/OEznjp5&#10;8eiRs+xxaOibRQtoJUx2n+HJhu+msn3rgYtcl19aGHrTlSu20OJxK0RM63nxonUKBPBf5RuHoGfr&#10;8+xp74kus52HTh4zaga7MIIfj+H5sxdzZ68Y4TyFNhOt6jxbU6EcO/3BhnW7WIfs5GQRVbkQrgau&#10;Xrn1Fjd8PRVfnxs7th1kj2Oi369ZtY3F0vHxiTOnLx400IUaAlWbNau3UX2gmdB7RUXGsumDHj/3&#10;XKLsv/7mzTt6IVsGWrbTpy6NG+M+asQ0vnFdvOA3aOB4mpv7jCX0KqrYDx8qU/yXL1+7Tpy7fOmm&#10;6Kj3C+av4Tt/U1t2GTdrzOgZx455sXEd6FMsXbLhSdCH0e/fvYumVyVwoTVbG+wnfQQP92XDhkye&#10;NmUhuzsD1f+dOw7lmezhg6f0udhQ+Qf2n/jsTuB9bLzHrGW0eJK0dG5lPqQVMmyIK71vEvdCWbZs&#10;yaJ1T5+EsNlmZ2cv89zUv+8Yp0ETt209QM8vX7qZtWU22xHOU90mzWPTK2d45wFt1v37jtPuiBod&#10;u64iMzNrz+6jY0ZNn+Ay++qVW2xK+pg0K3aBhYIbb2DL5n0ZGRkKBPDChgAeAIQAATwAAAAAgIZD&#10;AC9MCOABtAQCeBCarwvgv7B8GkrxfWT5Cf797b4kb/7slF/+wtwFyzs9u4DgzGlv1eS7f98xrFsz&#10;/VV1yf/fD/Lxe/23lfBfCwL4PL49gP90A9H253tyq25N+u1HbM1PH/+/r8qzGKo3sP+yOXwYwp0v&#10;eT7pl787/Urt5b82yc+WPIv02Q/1T+s/z8T8r5/O4dO19+3bFAG8GiGABwAhQAAPAAAAAKDhEMAL&#10;EwJ4AC2BAB6E5hsDeNnniuoc+NtC84Wlcey1qjeEVp2M/xNLwj6N2VSnpwf8HehVoz7Vmas+r/q+&#10;/MIo30CuMr08h93f/X7g44ZGVoMGuqxZtbVnd+cWTbtERcV+mD7nw6xUF4afYZ4PkmeZucmUSyWX&#10;/R1q5ll1f7/2kyj03wsC+Dy+MYDPs/lU65vK1pTliZlVt+Y/1QrVaf6lCeRWtr+rcZ73Uq3GH7/R&#10;h9ajuiSqb8cvQE7udQOffgr6U87HVxV8+tb/kmGrrrdP9y2qL/9/dwK5S54jk+e2HUVOnokVHyfr&#10;/MdUeTv5JzPkl/Azm+njZpv3jf7LZTcI4NUGATwACAECeAAAAAAADYcAXpgQwANoCQTwIDQ/tAf8&#10;v5T/2Bn3K/vO/vdev3n7yCq48b0XLVg7a+bS1Su3sNGnv65T8mff7kdMjAA+j+8SwP+9bv9hO3yX&#10;Ht7/NOdvaQJfOLd/eoufVsO/75z/ZaV9dp183bt8eUEAr0YI4AFACBDAAwAAAABoOATwwoQAHkBL&#10;IIAHoVFXAJ9fyo9LEH9cQQCfx3cM4FFQvq4ggFcjBPAAIAQI4AEAAAAANBwCeGFCAA+gJRDAg9Cw&#10;b4ETJy4pA/iJcxQI4D8p/Bj4nx1DW4DlQwC/cU/Fig0WzV+XggCeq+QhwWE6tZshgEdRS2EBfHxc&#10;gk27fg0b2ty7hwD+50EADwBCgAAeAAAAAEDDIYAXJgTwAFoCATwIDTs7d/q0T6lSuhNdZisQwOf/&#10;wk7jbli/S9kDfvF6kQgBPNcD/sVr3botmjfvmh9HNUDJ74UF8NQSra36Nmpke/9+UDIC+J8FATwA&#10;CAECeAAAAAAADYcAXpgQwANoCQTwIDRU/agSXr16p0xpPceB45VBkQwBfP4u7DTugvmrK1Uy3rRp&#10;DwJ4dqjzJjzSzLSDqWmH5GSRIn/eXAAl/xZ2YVN4+Ftz807Nm3d5+SI0MTGZGiYC+J8AATwACAEC&#10;eAAAAAAADYcAXpgQwANoCQTwIDTs7Nzdu4+qVzO17+ykQDCZ/wvbghPGz6pQwejw4TN84KS1ATzt&#10;eGmVxMTEWVv1MTKyinjzToF6jvJzCwvgnz19oVu3ZVurPtExcfFxCQjgfw4E8AAgBAjgAQAAAAA0&#10;HAJ4YUIAD6AlEMCD0HzoHPwmsmXLbk3MO0VERNKvOXJkk/m7yLJl7az71KphcedWIAJ4tuPNyMge&#10;OXJ61SomF7z8lKtIJlP3VkLRosIC+AtevuXK6g9xck1Lk7BWiQD+J0AADwBCgAAeAAAAAEDDIYAX&#10;JgTwAFoCATwIEPsiGD16ZpkyeseOnqPH2dnIJvNrYTlfwJ2HOnWa23ca/Pr1WzbSdVxcgkgkVntl&#10;UxeJRHmrhc2b9hUvrjN37koFKjnKzy0sXHGbPL9SJeMtW/ZzMXA8C+BxDPCjIYAHACFAAA8AAAAA&#10;oOEQwAsTAngALYEAHgSIZZM7th8sW1bf0dElQ5qhwADd+bawAH6W+9LixXXc3ZdKJOkxMcq0ScsD&#10;pw8Hsfce6+paNjHvFP76Lb+uUFB+dGG70zfh7xoZ29Su3ezevaCUFBG7LCY+PpEqp9obiGZDAA8A&#10;QoAAHgAAAABAwyGAFyYE8ABaAgE8CBD7DoqPT7S27le5kvH+vccUGKA7fxa21W5cu1O3TvOGjWwD&#10;Ah6IRKksbaKDPbFYovbKpkbsxLeLi0eZMnpubgsUXCyKC01QfkJhl3pMmDC7bBn9iRPmJiWlxMXF&#10;s8tiEhKS8I+pHw0BPAAIAQJ4AAAAAAANhwBemBDAA2gJBPAgTOy74PDhM1WqmpiY2D0JClagf3B+&#10;K+zsbdz7BFvrfhXKGy5csCY9PZ1FTYxEItXmr3h2DPz8WVgDA6tq1UyPHD6jUA5En63mzYai6UUm&#10;U+5I9+45UvX3xo1N7ALvPhblZsAkMTFZ7U1D4yGABwAhQAAPAAAAAKDhEMALEwJ4AC2BAB6EidVM&#10;mUzu5ja/XDmDbl2GxMcnsugIMbzwC20j1vddnJo2fNiUsmX1+/YeGRUVQxuRDXPNOtpipGt2zLNv&#10;97Hff29s0sjubsBDBTdsAK1AdIVH+b6FKhS//7xy5ZaBQZtqv5vu3HlYIpHwd4UgIpFY7e1C4yGA&#10;BwAhQAAPAAAAAKDhEMALEwJ4AC2BAB4ESyrNksnkcXFJ3bsMLV/esIv94JDgUC5GymH5rhxFgEWm&#10;xM7bxka/d3KcUKmScauW3R/ef5qUnML3sqUjvaSkFPqKp72NNh+50Wfn6nnO9OmLK5Y3MjPtcN7L&#10;V5E7Fj0qOcr3KjKuVbKGeerEhYbG7SpXbug+c2lSkkh1UAqSlpau9nah8RDAA4AQIIAHAAAAANBw&#10;COCFCQE8gJZAAA9CRl8BOTk5Me/e9+8/vlw5A6MG1mtWb42Jfq/IHd4cRWiFbZeEhKSdOw6am3Uo&#10;9Wu9dta9uVu/i+PiEmNiYmNi3sfGxtGRnlSawV4ik8m1+eCNHXFJpVlzZ6+sUtWkenWzya7zgoND&#10;UcNRvm+Ry+VBQcEu42bVqGZWtYrJ/NmrEuISVQelYJfFaHNj/GkQwAOAECCABwAAAADQcAjghQkB&#10;PICWQAAPAkffAvIcRXKyaNHCdfXqtixdRq95sy7Tpy46e8b76tVbfr7+V3xvEnrg63NDFXueqD7J&#10;Tw/fnXLd+t284OU7d86KNm17/fZbQ0ND61nuK95GxEgzMuPiEl69CqUdTnp6plgsoZ1MQkLSpUuX&#10;lyzxvHcvkDt/q73D0bPPnpWVfeDASXOzjmXL6RsYtBkzesahg6evXb3tp+4tC/kaNUyqRfv3HR81&#10;clp93VZlSus1b95l755jySmi93HxfPpO4uMTJRKp2puDNkAADwBCgAAeAAAAAEDDIYAXJgTwAFoC&#10;ATwIH9XSrKxsqpk3bgQ6OIypW7dFseI6FSsYVatmWr26WY0a5qR2nWZ6+m0MDKwYff22NWta0F9r&#10;1Wqqp/f383XrtmTTw3dHq1pHp2W9epY1/2jWqFH7tm16LVu27uTJU/PmzevWrfsff/zh4jIhMPDB&#10;tm3bxowZ27Rp04oVK9I+R1/fgN/Kaq9p6q3kmZnKQ+LQ0DeTxs8xNmr366+6pUvrKSt5NTO1b1zI&#10;v6j+UC2iulTq1/qNGtlNcVsQHPxSLJawf3CpDj6Pu7//NAjgAUAIEMADAAAAAGg4BPDChAAeQEsg&#10;gId8gY8nk5NFV/1ubli3a/x4DyeniQP7uzgOmDBk0OT2Ng66OhbVqxr9VrF+2VK16GfXzkOGObl1&#10;6zJUX7f5778ZVK6gW75MnUYN2vbuORK+vx4ju3R2smrbw8igefXfdY0MTYwMG5Qq9esvuaVAgQJ1&#10;69YtUqQI/0zBggXpZ69evbDP4Ss5yVEoMtIz7999vHPnITe3hcOHTenff5z6t6+Q9Rih/mUQrB4j&#10;qf6McJ4yfeqiPbuP3L8XJBan0V6Uuw1Egmr6Tk/i31A/DQJ4ABACBPAAAAAAABoOAbwwIYAH0BII&#10;4CEf4QYwz5BI0qX0P2lWWlp6SPDLXTv3tLO2KVe2HIt1q1erMW3K9Ns3A65euT561Jiqv1Ut8EuB&#10;woULWzRpunPH7ufPQt5GRL17Gw3fC63P2NgEH2+/P2rULFeubInixX9RKYUKFSpYsGCBAgX40J1/&#10;hj358OFjLR9//lO0NtLTaY1kiUTiuPcJUdExat/KwkXNWdmi0aj/UXRUbLwy3BXT8XRyijJ6j/s4&#10;emfpO9rgz4QAHgCEAAE8AAAAAICGQwAvTAjgAbQEAnjIF1j0Tt8I9EVPVTQjI/P6dX9391l6evos&#10;2S1SpIitrd2OHTtjYt7fuOE/duzYMmXK0PPFihXr0KHDoUOHExKT0tLSRaLUxMRk+L4SEpLEYsn0&#10;GTNYxM5l6wU5BVTDeNUknj2oVq1aUlISC+DZ9lV7TRMIqTSLjoTj4xMJrV61b2JhojWTIkpNThFR&#10;61b7wggWrSWqRfRvq5iYuDxjzrP7vqempuFfTz8ZAngAEAIE8AAAAAAAGg4BvDAhgAfQEgjgQfhY&#10;haSamZOjSE1NO3LkaPfu3cuWLcui3CpVqk6dOi0g4F5CfJK3t0/HjvZFixal50uUKDFwgOP58xcT&#10;EpJSU9Ojo2NJTExcbCx8ZzEx7+nILSkpuW/fvqzX+y8fF76/u8ozyvHnGzZsdPasl0gkZud56Qd9&#10;6SOGV635SUkidmCs9q0sNNScExOTQ0JeODuPCAt7Ex+fqPZFErC/b/fOqhOhNZacLMLXvVoggAcA&#10;IUAADwAAAACg4RDACxMCeAAtgQAehIl1eSfZ2TLW5T0w8MH8+fNr1qzJEtwSJUp06NDxwIGDMpk8&#10;MTHp8OEjFhZN2Z9+//13F5cJDx8+Zp2qExOT4+IS1N4PVbOxfrRRUTGmpqafZvCFCxcuWrQYPflJ&#10;DF+A217Vxo4dd+7c+aioaHZel773acNJJFItD+PZ8Q9VY1q3ycmipKQUovZtLRD0jwVaP7NmzaYq&#10;tHDhwuzsHHpG7UslcKwKUV2iGkXti69j8JMhgAcAIUAADwAAAACg4RDACxMCeAAtgQAehIZF7/Qd&#10;xE7xiUSp+/Yd6Nq1W4kSJVhqW6dOnTlz5j57Fsz+umbNWiOjBuxPdevWXbZsxcuXofSn7GyZRCJN&#10;S0tnnarhR6NVnZOjuHv3/m+//cYGnOdT9uK5N4ZnXeHZn8zMzDdu3Kyvr88n8To6OmPGjDlz5lx6&#10;upTb+DmsTzz2SOxAiDtNnaX2DS0E1LSpfgQFPWUjYVSrVi04OISeQXv/d6wKsRqFo2s1QgAPAEKA&#10;AB4AAAAAQMMhgBcmBPAAWgIBPAiNTCbn+kBnBwU9nTHD/Y8//mDZbcmSv9ra2h4/foJ9TURHx3p4&#10;zK5UqRL7a4MGDbZt256YmEx/kstzpNrdc1pdaNdB6//Agb9UO7hXqVLl2bNgT8+l+voG7HnWP75l&#10;S8vY2LjU1LQXL165uU3R1dXl+81Xr15j3Ljxfn5XExKS2ZleqhVq/3QgHOyfDz179qTaUqRIEfo5&#10;cKAjPZOZ+6UGIGQI4AFACBDAAwAAAABoOATwwoQAHkBLIIAHtZNyXZxpV69QKE/2xccnbN++o1On&#10;TsWKFWNxrKGh4fz58x89CmIn/QIC7jo7Dy9ZsiT7K0157NgJdjjBonek72rETq7Onj2HNs3//vc/&#10;+unpuYzrzC6XyWQLFy5mcSnL5mkT29t33r17T2JiUlZWtr//TXphgwYN+Al0deuPGzf+5MlTIlEq&#10;6xFPOys2RgKO97QW6/6+e/deNtACG1aBHp8964XvL8gXEMADgBAggAcAAAAA0HAI4IUJATyAlkAA&#10;D2rEklTW5T09XXrv3v0JEybWrFmzQAHlEOWlS5fu0aPHqVOnExKSFNxt4C9d8ra378zGMy9ZsmTv&#10;3n2uXbvBel3TX5G7CwFt06wsepDVtWs32kylSpUODLxPG0gslkilyi01c6Y7Pf/rr6VognLlyrGr&#10;KCpWrDRwoGNAwF3aF9F2fPDg0eTJbvXq6RYuXJiFrDo6OqNHj/Hx8YuPT5TLlSeF6ShFIpHiqE/b&#10;0BanShIb+97Q0Ii/0wH7aWxsnJIiwr8FQPgQwAOAECCABwAAAADQcAjghQkBPICWQAAPPx/f5Z2d&#10;3Hv3Lmr37r22tnYFC34YgdzY2NjDYza7yzuV1NS0Awf+atu2LftrhQoVRo8eExj4gP2Vvq1QYwWF&#10;fY/HxMTSlho8eDBL39nzWVnZ9Gu7djYjR46iB69ehS1btrxNmzYsaKeir2/g6bn0+fMQbjwDuZ/f&#10;1UmTXFXvE1+3bt2pU6eeP38xMTGJ6xOvYMd+6elSXIGhDdgFN5Mnu/G5u+p9DebNm09/lUikal9O&#10;gH+BAB4AhAABPAAAAACAhkMAL0wI4AG0BAJ4+JnY+PDspF5WVvbdu4Hjx4+vXbsOi9B+/fVXB4f+&#10;Z8+ei4mJZef3YmLer1ix0tjYmL81+IIFC4ODX7DYVSKREsSuAsRS0osXvdev36C6S2HPBwcHv34d&#10;TlswMzOLu8BC7O9/a8aMmXxNKFasmJWV9caNfyYlJXOndqXXr990c5tSr54uH7gaGhqOH+/i63tF&#10;LE5nNYr2YzR/1AcNxurPjRv+xYoV/+Xjwq7PqFChwtOnz7k6g2oAwoUAHgCEAAE8AAAAAICGQwAv&#10;TAjgAbQEAnj4CahGsUrFTue9fftuz559VlbWrNMq/TQxMZkzZ15IyAu5PIdN8/x58MKFi6pVq8ai&#10;tQYNGqxYsSo+PpHr9JwjlWYhYBM4bqjwHDqW+PT57GxZVtaHnY9EkkG/sr7sKSniI0eO9O7du1Kl&#10;SixVLVu27LBhw65cuZqenk7TZGZmXb7sO2rU6Pr19fjMtV69ejNmzLxy5Rq7VQE3mfJYAhdnaBju&#10;LL2y8tjY2HD7jcJ5MnjWIb5Hj55Ul7DpQcgQwAOAECCABwAAAADQcAjghQkBPICWQAAPPxTVJapj&#10;7CQe/bx27fro0WP/+KMmC8xKlSo1ZMiQs2fP0dcNS9bp5927gSNGjKxcuTKbxtKy1V9//ZWQkMiC&#10;VT7LB+FjW//T51mSqvor13M9IyvrwyUaISEvN236s02btixip2JgYDBt2rSHDx+zE7+pqWmXLl2m&#10;wwzWJ74AVwwNjSZOnOTt7cM61rMqxwZdUPuqgG/Hur/v2LGLMSY22QAAIABJREFUtvj//le0MFf4&#10;e8CzX4sUKULV4eDBQwrlQPTYUYBAIYAHACFAAA8AAAAAoOEQwAsTAngALYEAHn4c+h5hp++iomJ2&#10;7NhlYWGR2+W9IH25LF7sGR4eIZPJ2ak8qTTjypVrPXv2LFq0KBew/a99+/bnz19gJwezs2WoltpA&#10;9SYFtMXv33/o6jq5Tp06LIkvUqRIy5aW27fvoBrFqo1YnHblytUxY8bo6OjwdwSvU0dn6tRpN2/e&#10;EolS2WRUzdT+0eBbsH8vPHjwiPYMv/xzYXWAKkxoaJgCA9GDUCGABwAhQAAPAAAAAKDhEMALEwJ4&#10;AC2BAB6+r9yh5pVn57Kysr29fUaPHlO1atXcEcXLDR8+4uxZL7E4je/yLhKJ9+3bb21tzcKz0qVL&#10;OzsP9/e/xWYik8n/qSM1aCoWw9OmZzUkNTXt2LHjQ4YMrVChAqtIlSpVdnJyOn78BOsVzU0jPn36&#10;rKurq76+Ph/HGhs3nDp12qVLlyUSCesSTweKUmkWalS+ww4Or169PnOm+/z5C+bOnTdnztzFi5e0&#10;adOGNnSbNm09PZfOnj2Hnl+wYCFt9GfPcCd4EC4E8AAgBAjgAQAAAAA0HAJ4YUIAD6AlEMDD90LV&#10;Jisrm/VWj4h4t3bt2iZNmrD7NBcuXNjc3HzduvXh4W/YDb9Z+h4dHbt+/QZDQ0MWvVepUoW+OIKD&#10;X8jo65wbPBzf6cDXK5lMHh4esX37jjZt2rJhEgoUKKCrW3/q1On37t1PS5OwSkXHkH5+VydNmlSv&#10;Xj1Wr6gS6unpu7pO9ve/mZSUknt1iAwxfL4jl+fwJ/9pL0E/lyzxpE28YMECbs+Tzf+V9jM4pQ+C&#10;hQAeAIQAATwAAAAAgIZDAC9MCOABtAQCePgW7O7d9JMFY2Jx2qVL3qNHjy1TpjTrglylSlVn5+He&#10;3pf5oeZZCQl5uXDhIv5m8Lq6uosWLYmMjGYZamZmFioh8Fg1owfsyg367/79hzNmzDQ2bsjqT4EC&#10;Bdq1s9m4cXNo6Gv6K6uNEon0zJmzLi4T9PT02DTsXvIeHrN9ff3Y6PQ5OQquT3wmwvh8gbYUbVZG&#10;LFZecjFz5kzarO7u7mwsDf6v2JogZAjgAUAIEMADAAAAAGg4BPDChAAeQEsggIevwzJR1p09Jyfn&#10;3bvI5ctXNmvWrHDhD13emzVrvmXL1levwuTyHJlMzs7x0df0gwePxowZU7lyJZaJmpqa7dy5Kzo6&#10;luuUnJ2Wlo4oFD6LVTkWr7LrOeLiEs6fv+jsPLxixUr8BR/9+jmcPHk6OVnE95Z+9y7K2/vy5MmT&#10;dXR02GSFChVq1MiEjlJu3rxN82RnmXGzg/yF3X3A3X0WbVAPDw92yYXalwrgSyCABwAhQAAPAAAA&#10;AKDhEMALEwJ4AC2BAB7+E9ZXmN2fm+vyLr582WfYMOcyZcqwaLNater0q5/f1YyMbJbNsy/69HTp&#10;lSvXHBz6s8HDixUrZm1tfezYCYlEiuwT/itWD1nETj9jY99v3LjZxsa2ZMmSrB7Wq1dv7tx5d+4E&#10;SKUfbhJPkyUni7y8zo8cOap+/fr8feIbNGgwb958f/9bdOTJpszkwl2qmbiDuJAhgIf8CwE8AAgB&#10;AngAAAAAAA2HAF6YEMADaAkE8PCFWP9jqirslFxEROSyZcubNm3KbrPN7bFbbN78Z1hYuOLDMPIf&#10;bticmZl17NgJW1u7IkX+xzof9+3bz8fHNytLeQCQnS1jib7aPyDkO/zQ8Xxn93v3AufPX1C/vh6r&#10;k0WLFrWxsV2/fkNUVAyrlqz2xsXFnT17bsKEiTVq1OD7xDdubOruPuvWrdv8SWeaLb0FKqcwIYCH&#10;/AsBPAAIAQJ4AAAAAAANhwBemBDAA2gJBPDwhdgJN5FI7O3t4+DgUKJEidxBv6sMHz781q076elS&#10;lnFS/WH94+PjE7du3WZoaMSmLF++grPz8MePg+jLmv5KdQ/RJnwvLIlntTQ1Nc3X98qgQYP4oelL&#10;lSrl4ND//PmLCQlJXC39kK8nJaVcvuxDFbhmzZrsJvH008BAf/bsOXfvBorFaWyGdESEw0uhQQAP&#10;+RcCeAAQAgTwAAAAAAAaDgG8MCGAB9ASCODhn0ilyo7pfN/iJ0+eLV68pFEjE5ZoFilSxMbGdsuW&#10;rVFR0WyCTC4Sk8uV0fvLl6Hz5s2vU6cOm7h27Tpz584LCXmpOqXaPyBoGDZIQ26lVdZbqpw7duzs&#10;0qVr8eIfrhfR09ObMWPm9ev+dJDDaiM7xUyHnadPn5k4cVLduvXYlAUKFGjSpImHx+yrV6+pjGOv&#10;YO+Co021QwAP+RcCeAAQAgTwAAAAAAAaDgG8MCGAB9ASCODhU2zYbXbqLTEx+cyZs926dS9btizV&#10;kIIFC9aoUcPVdXJg4AN2+3b6skhLS2e77qysrEePgkaOHFW5ciUWYRoZGW3atDk6OpZ1OE5PR5d3&#10;+BlYTJ6dLeMu+Mh69ix4yRLPRo0asTsmFC1atFmz5uvWrQ8Pf0N/Zck6q6J0COrj4zdu3Pg6deqw&#10;PvGFCxc2NjZ2d5/l738rLi6BXZJC1Z7qP4451QgBPORfCOABQAgQwAMAAAAAaDgE8MKEAB5ASyCA&#10;B4bvPczGh6fy8OHjxYs9DQwMWIfgYsWKd+jQcdu27YmJyXxHdrFYQrtoLnqX+fj4Ojo6FilShE3f&#10;pk3b3bv3sq7DOTm4lzaoAavVrIpytTT78mXfUaNG16xZk9XSkiVLOjk5HT9+Ij4+ge8Nz36mpaWf&#10;Pn129OgxOjp12dUk9LNu3Xp0bOPldSEhIZGbUsGOPFnbUfvn1SoI4CH/QgAPAEKAAB4AAAAAQMMh&#10;gBcmBPAAWgIBPLD4MDP3Lu8SifTkydN9+vStWLEiCymrVatG+3N//9tSqZT1JxaLJampaWy0eXrh&#10;8eMnO3WyL1q0KOsu3Llz57NnvVJSRNxJuQyaIYbsBjXKyMhMT5empSnrYY6yKMLDI/bv/8ve/kOl&#10;LVCggKGh0bRp0x48eMTSem60hgzW2f3t28hz586PHj2Gv088FQMDg7Fjx/n6XuHmqWBhPGL4nwkB&#10;PORfCOABQAgQwAMAAAAAaDgE8MKEAB5ASyCA104sdOfywiyWMtIzjx49XrRoMX8P7GLFirVv32H3&#10;7r18l/eMjEyxOI2mZGfloqJiduzYaWLSmE1frly5QYMG37lzlx+jGxUJhEb19goymfzly9AFCxaa&#10;mZkXKlSI3WGhZUvLHTt2hIS8YteXsMMhbuIciUR6/fqNSZNcjY0bFuAKvaR27dqTJ7t5e/u8fx+X&#10;289eRm9BEyOM/6EQwEP+hQAeAIQAATwAAAAAgIZDAC9MCOABtAQCeG2TOyh3tiJ3qO23byM3btzc&#10;pUuXkiVL5nZ5r+7uPuv27YDc22PnSCQZaWnpOaz7sHJ0+kdTp06vX1+PTV+2bNnJk6cEBT1h86Sd&#10;NroCg5BR5WRD07PTyxJJuo+P34QJE6pUqZJ7NUn5/v0HHD9+Ij1dyk410xEmvZDV/5QUEU0/c6Z7&#10;/fr1+dHp69Wr5+Iy4fz5C+wwhjUvqTQLu9MfBAE85F8I4AFACBDAAwAAAABoOATwwoQAHkBLIIDX&#10;Nly3XoVcLn/3LurgwcP29valSpVioWPx4sVtbe0OHjyUlCRi5934W2izX+PjE48cOdauXTs2cDd3&#10;S+y6Cxcuio6Opb/jRu+QH6neJD4hIenw4aMdOnQsWfJXVsN//73atGnTAwMfSCRSFqrT9DKZnE0v&#10;Fktu3brj6jpZT0+P9aFnt2wYPXqMj48ftRd2+louz1H7x9Q8COAh/0IADwBCgAAeAAAAAEDDIYAX&#10;JgTwAFoCAbxmYz19aStzubvyVFpsbNzevfudnIZUrvwb33nXwsJi4cJFDx8+Yj135fKctLR01uWd&#10;Cx0Vt28HTJ06jfX3pVKoUCE7u/Y7d+6Kj49n+SJ/I3mAfIfVXu7eCh9OLD9/Hrx69ZrmzZuzWJ2a&#10;iaVlq5UrVwUHv2ATsDss8Mk914f+irv7rMaNTX/JLXXr1h03btzx4yeTklJYeJ/DnWqWSKQ4WP12&#10;COAh/0IADwBCgAAeAAAAAEDDIYAXJhbA01YwNv76AH7q1GkI4AEEjjvvoUxnnZyGIIDXGCxQ5O51&#10;rTxLJpPJ4+ISvLwuDBo0uHr16ix0p5+sq+716/6pqWIWEGZysVbuTa/lsbFxe/bss7KyKlGiBMsU&#10;y5cv7+g46ObN22xobpoG581Aw/CxelpaekDA3UmTXGvUqMHqf5kypbt27Xb06DE6UmX94DO5JsP3&#10;iReJxHfuBMyc6a6np8+H9zVr1hw6dCg1wNjYD6+in7hNwzdiAfysWR4I4CHfQQAPAEKAAB4AAAAA&#10;QMMhgBcmFsAnJiYbGhoVLFjw5s1bXxGiu7q6/fLLLwsXLv6K116+7EOvtbRsRUuCAB7gx2H7TNp5&#10;OjoOoka3des2BPD5Dm1E2nNKJFJ2xZL8QxSoDPlevgw9der0lClTdXR0uCywIP2sUqVqv34Ou3bt&#10;SU7+0DGXXkWvZbm7QjnUfIK3t/esWR4sdyzAFXNz8zlz5rx6FcpewhJEfOeCRuIaVIZc/uHsc0qK&#10;6NChww4ODmXKlGFJPDUNalZXrlxNS0tng0Ckp2eKxRI+iacHV69enz59hqmpaaFChflXjR8//uTJ&#10;UzExsawd8aNHIIz/im1E63DGjBm0YmfPnoMAHvIRBPAAIAQI4AEAAAAANBwCeGFi6/bVq9Bq1aqV&#10;LFkyMPD+l2dybBNkZ8v79+//yy+/rF695isC+F279tBrO3TokMn1RVP7CgHQVOxqm7S0dBsbG2p0&#10;+/f/hQA+H8nT050FgSKR2M/v6ty58zp27FizZk1+QOyKFSv27+/w118Hnz8PYTEhy6v4F8bGxh06&#10;dNjZ2blhw0ZFivwv91WVhg8fce7c+bg45WjztEOm2oIxtEEbsOtaqMKzg9XMzKwnT56tXbvOzMyc&#10;tY4iRYpYWlquWLEqPPwt347EYgmhhsny+7i4hKtXr82a5WFgYMg3xvr1648YMdLL6wK1Vr7xshtG&#10;qP1T5wv8pWODByvHbvH0XIZvLshHEMADgBAggAcAAAAA0HAI4IWJDezp73+zcOHCNWrUePHiFTs1&#10;/CWvZXleaqq4adOmv/zyy969+/7TWdHcm3oqxxQdNGgwbVO1rw0ADUYNllpZYmJS7dq1qdFdvHjp&#10;yxs7/EysmzvtISUSKd9flo/uoqJibtzwX7t2Xc+ePStXrsTnfAULFtTV1R040HH//gMxMe/5Pu70&#10;gL1WJBIHBNzdtGlz585dSpUqxd8VvmLFSvb2nbdt2xYfn8im5Pr4oss7aCl2GMOaT1ZWNjW3sWPH&#10;1qpVizW0YsWK9+rV+/jxk5GR0WwamjgtLZ3vE8/u/n7z5m03tykmJiZsVAl64e+//z5mzNhz586/&#10;exeV2zZlLPhHc/sX3PBIclq9rVq1otW4bdt2BPCQjyCABwAhQAAPAAAAAKDhEMALExtSdefOXdw4&#10;8JbZ2XJ2o+gveS3rixkeHlGyZMlChQoFBT2hWX35dpH8H3tXAZZV1oTXoLu7u7u7BexGpOyutda1&#10;O9ZuDCxCBYOwkDQQECVUJKRTkTZQ3P3nngN3P0FdhW93Xf9znvfh+cTv1syZ9wx3zsy8ovoKu7t7&#10;wKW3b99JYoEEBH8r8JaXhw+zwOLY2NjKyys/fPgGgyX4+4BZl464v3vXTofb6UBdRsbDXbt2e3uP&#10;V1dXpxtOo3Agu4OD4/r1669evV5TU4vifx0H4w8tLa3R0TE//7zQysoK9E4fyMfHN2bMGCD/x49z&#10;6YxeUiKbgAADGwK9f6Wysjo4OGTIkKF0xQg5Obl58+YlJ9/60NkKAo5qaXmFtzrho5qbWxISEleu&#10;XKWlpYl3yeADp0yZGhFxEb5M22lb2zsSVP4ksKtZWloBlAXclZZ2n7iLBP8hkAA8AQHB9wASgCcg&#10;ICAgICAgICD4wUEC8N8hsGAbGppUVFR/+umnZct+/eNbOmu+fUsdPm3adDjWxMTkm5q44+j7hQsX&#10;cGXXlJRUktJEQPB3A6xs8ODBYHRDhgz58OGPf/1+CDDo/tOdgXMqW720tCwrK+fMmWAfHx95eQUc&#10;Ncc/ubm5NTQ04fchIaEVFVV0L2pM4KWl5Q8ePAwODlmw4Gd7ewdhYWE6Sx7IVkFBYcSIEaGhYVVV&#10;NfSBpCA2AcHngHelYCN9//5Dfn7hhg2bdHR0+vfvh2Pq2to6O3bszMvLf/++HYfhO496QxeiaG19&#10;nZqavnjxUvpAGKKion5+/tHRV6qrazvP306c227yp1zNWbNmg8T09PSArEi7IoL/EEgAnoCA4HsA&#10;CcATEBAQEBAQEBAQ/OBgUgDeaviwSS0trYxJfmT0bGAB1tW9DAiY8NNPP0lJSVZWVv7xdYLF3/nw&#10;4ffDh49wcXHD4WFhYeg3H/7q0D8PT0lJ1dPTg2MnTJiAjyU6JYOMv2N0GuyHdevW9+3br2/fPvHx&#10;8fCb9vb2f/vW/t8HVk1TU3NWVnZkZNTevfsXLVo8atRoMzMzcXGxnxiGiIiIu7vHr78uDw09m5Pz&#10;hCZbOEFJSXlUVMxvv+2YNm26i4uLtLT0Tx8PeXk5b2/vnTt3JSYmwbX+YOD59vbfv462ySDj/3qA&#10;xTA6KW1tbQkJSQsXLqJL0/Py8g4dOiwyMprRkYHP7e0f+TZtbe/u3k3ZuHGjra0tTohHFiofEBBw&#10;9ep1HMInAw8sN/h5/HgQ7ppx+vSZP77a1SSDjO9kLP91q6ioLgnAExAQ/IsgAXgCAgICAgICAgKC&#10;HxxMCcCrqtp4evg+eZxfXl5VXFxeUlLxI6G4uAvKPw98SCVGaWlVJ6oBZWWAGgbAL6tKSqo6L1Fe&#10;VFRWWFicl1dw+vQZdXV1/P5327ZdjY2viosrGQ6sRcdWo2Mr0eHU1Z89KykoeJaYmOzpObB///5w&#10;7MCBQ2pq6vGXGY6tQffT5djSwsKi7OycJUuW8vLyogww8ZSU+zU1dXBX/7oKCAiYhmIKX23Rf5p2&#10;p3VXfMrAP2fjjOZGWxw29g6DvXkzzsHBCcd7vL19X7xowFf89wX17ymoG+X2XEcMaqr+mHuBPyvh&#10;+0gRpUgXRcCBmZnZ586Fr1u3wdfX18zMXE5Ojp+fr2/fPh/HzftISsp6eg5dunR5SMi527fv5eUV&#10;NjS0NDW1VlXVxMcnbN681ctrnK6unpiYGKbiP4/s05eLi9fK0mbBgsVnz0akpT2oqKh586YdSL6y&#10;svbfFz4Bwbeih9b6taT6KV7tINVON+YjXoXPjY2tL182pqbe37p1u7q6Fi5QARy7YsXK588bSkqq&#10;GZkZnwQOhw/odffb3NyCy5djJk2aKigo3GG1ffoMHz48P/9ZWdm/7eL2RNpdhdzdO/2YHjtWLuyj&#10;0kL+eOUqun377ojhI1hYWEBAri7uQF+lpZX/1ysXwX8N5eXV8+auEhPTJwF4AgKCfxEkAE9AQEBA&#10;QEBAQEDwg6P3AfjU1AcaGnbycmaKCuYK/wbkMeTNAHIYcqYYsgBZE0Z0/Bf6sjw+g6KFIkDJUgmg&#10;bKUMULFW6YCNiqqNagdsKajZqqnZ0VBXt0dwAKip2cIhcLiSEpzQTEHBRF7eSE7OUEZGT1paV0pK&#10;W1JSU0JCQ1xcVUxMRURESVhYTlBQhp9fio9PnJtblItLiINDoH9/NjpU07dvP35+SSUlE3SsFhwr&#10;IaEGx4qKwrHygoKy/PzSfHwSvLyi3NzCcDgbG3efPn07j+3LxcWvqGgkL28oLa0jI6MjJaUlJaUh&#10;KakuLg5nUBASkhMQkKYvzcbGSx8Lo18/VhkZfXhekNK/olOCHx6MZstgvKYfGS+D/cogUJ87vyDX&#10;eWDHObEhd7Hlj8zZGsy5q0V3M2o1NXvarjU0AI7wGf0eDoGTWKmoWCgrWygpmSkqmioqmigoUFYm&#10;L68vJ6cvK6srI6MtLa0lKUlZK7I1RWStMthaeXjEwFo5OQXY2fn79WNniMv24xeQhvPDzcsrfBdG&#10;hxTURTvdFWTShWA/qSD5znMqdupI6dM6smFQkO3nFcSoI5p+7eAozMDKypaYhEFB8vLGwMOysgaI&#10;hIFF1cXElEVEFEAjoA7QBbAuKyt3//7sffp8FClnVA0LCyfQqYCAuKionKSkCqhYXl5PVlZLRkZd&#10;UlJZWFiak5P/c4cjOmUDjfPySYiIKgOvwh2qq9tpajpo6zira9iDNPDCRMiWoAf4DJH+6QV1d4Rk&#10;vt5UsZ0iU+3mHX3KQfqcwap3MVh7BoOlrFVJCa5oirwmYzk5ymDBUpDvpMPgOwGjqoqKgsUpYBdI&#10;QIDyoPj5wQsS5+UV4+ER4eYW4uISYGPjYWfn4eMTFhAA74ifhYWFlZW1b98+/fqxSEiodidnAQFJ&#10;5AuJAC2DL8TDIywkJAn2zs0t2Lfvn3YtLKKiqGj5keQ/v37JfXn9kv/YC1X4c/3qwo1/Ie1uov7k&#10;4oUOgTNYwsqlrGyOFy8FBWO8eMHKJSenB14iXrmQl0jJGXhSSEgWOYogYTEuLli5BEFE/ftzMO4o&#10;Ah8SlkUlJSvCYAT/OSgrWklLGx86dJoE4AkICP4tkAA8AQEBAQEBAQEBwQ+O3gfgHz58ZGc9zMzY&#10;09piqLX5EEuzwb3GIEvTQRYdGGhhMtC8A57mxhTMMIw84DN808pssI3FUFvLYXZWwx1sRjrajnK2&#10;H+PiMNbVadwAZ293l/Eebr6eA/wGuvt7uvm6u/i4OXvDf8F3HO1G29uMtLMeYWPVcedwFTNjDxPD&#10;AUb6boZ6Lrra9toaNppqluqq5ipKxkoKBgpyurLSmtJSapLiyuKiCiLCsoKCUvx8Yry8Ijw8Qtzc&#10;Alxc/JycvBwcPBwc3GxsnGxsHKysbCwsrP379+/Xjyox3YchlxI+0+jb9yf0grhvfzT6UYOFhYW9&#10;X7/+rKys8An9sm+/fn0w+veHb8I3AH2pE6Mz9+mSqPktA87Gw80jKiKpoqhrbOBqbkzJnBnaJPjB&#10;MAhbaBcj/aydUvAAa6UBX7A0gZMMtjIfApZrA5ZrPdzeeoSDzSgwSSf70WC8Lo5ebsh+B7j6UPbr&#10;5jvI3R8Anz1cfdydx8P/ujp5OTuMdbIf42A7CgwfzgAkACe0Mqfuk7oTdGkTQ3djAzcjfVcDXSc9&#10;bQcdLTstDWtNdTBqM1VlExUlI7BrRXldeVltWRlNGSk1KUkVcXEFEREwbUmwaxTR4Wdn52Vj42Zh&#10;4ezXj61PH5affuoH5ttzY6O2yIAJ9+fgYBcSFFFS0DbUc7AwGQyyAnn+c2rqqikPTKroHoBXh1hT&#10;2hlqazXcjtLOSJAzaAeY05liV6Qgl/HuruM9XCmCHeSOOHaAnzsoyGX8AEpB40CPTohpsYJA0aBu&#10;OC2QNtwY3ABc1NTIw9hggIGOE/Ctjqatlro1UK5ap3YU5fWBdeVktIF4pSTVJCWUJcSURCnulRES&#10;khIUkODjE0X0K8zDI8jNDeAHfXFx8QEPc3JSPMzBwcXOzsXGxg48immYgT+BXfsjfmXppOiPOfqj&#10;8SWNw3FsbKxcXNz8/IJiolLysmoaqkZ6WtagWWMDFzMjT0uzIRamaIlhsAWmapzgv4guRtrdTrsz&#10;aoedUgs0mjzWFohIKTtFRGpLeUFgd5Qj5OgFZthpqj6ebthU/Qe6+2FThd8jLh3njEzVCUzVdiT4&#10;RWD1FJ2aD2GkU1NDd/COwFoNdV30dZz0tP40WHUVMFhjZUXDToPVkpHWkEYGKy6mKCoiLwwGKygl&#10;0GGwYK1CyGAFkLUCeD82WE52dg5wn5DZsmEXCNsoWC5ylnrl7XzTAEJgZWMTF5OjDBkpArlGlOdp&#10;jdcvq2EgdhCao90oEKBzx/rlRa1f2P908x2I1i/KBaVl7ujljAQOR9nb/MmN1KyAacDAjWjxctbX&#10;cdTVtgOPVEvdUkPNXE3FFOhRWdFAQUFXXk5bTkZDRkpVUqpz8aK2FIjC4sXJSS1eaI8RR9++bGif&#10;UN+/fubPDyA6UAQ7O7sAv6CCnIa+jp25ySDCYwT/VZgOMtJ1PXkyvKmpuabmBQnAExAQ/PMgAXgC&#10;AgICAgICAgKCHxzfFIBH/vmfePOmDfD69dvm5lfNza2Ahvqmioqq8rJKQBmFijL0uQPlVRU0Kqoq&#10;K6o7UAmoqUKoqX5eW/PixfOXdS/q6182wgkbG5qbm1pbml+9an3z+tXbt/D3xdv379ra29///uZ1&#10;W1Njy4sX9XB4cXFZfl7ho5wnDzIy76WkJSffvnkz/sqVa5cvRZ0/Fx58JuT4saC9e/Zt2bJ11crV&#10;ixYumTljAACA/39WgH/A6DFjBw4c5OjgbGFuoaujp6ysLCkpxc/HT73opVoyo9EHjW94XftnQB2O&#10;RvGevv26jb70+TuvgC7Sq5fKLCwsXFxc/PwCoqKiUlJSCgoKampqOjq6xsbGFhaW9vb2rq6ugwcP&#10;GTvWa8KESbNmzV68eMmaNWu3bNl2+PCR+PjE8vJK0EV19XNAVWV1VadSCL5PVHagmjalCgp/Wlk5&#10;hUoKH5lkF6ukwGiYCNWfNM/qqtqaGmShtS/B7urqOo20sQUssaXpVUvL69bW12CnYJtAEWCq79s+&#10;vH//O1hrezvgDwD8jQ/mXF/f9Px5HZyztKT8WWFx3tOCxzm5Dx9mpadnpNxJTU66HR+XeP16bEz0&#10;1YsXL58/F3EmOPTkidMHDxzauWPXpk2bV65ctXjRkjmz506ZMtXXx2/06DEwsV1cXGysbU2MTXS0&#10;dVSUVaQkpQQFhdjZOf7acr44+vWjYqs8PFwCAvyioiJSUpLy8nLAFRoaGrq6ukZGRubmZtbWNo6O&#10;js7OLoMGDRozZqyfnx/c2Jw588DE4FY3bty0Y8fOAwcOHj16PDg4NCLiQkzMlaSkW0+ePAVdVJSD&#10;nGtAL+UMCuqmo6q/1BEji1KvkmspIgU1vaxroNTUQHFpUxNF1GH3FB4AACAASURBVCD/1tY3r169&#10;ef26jXpj8/YdMOr7dx8oUn3zDv4XdArHwmlLS8ufPSt+mpsP1Jr5MDs9LePu3XvArvE3E65fi42O&#10;vnLpUmR4+IXQkLOnT505dizowP6D8KQbN25euWrVkiVL586dN23qdH//AK+x44YPHe7h4eHo6GRl&#10;aW1kZKytrQ06kpGRFRUR5eXhZWVhBbCw4EgbS//+LPRGJESUfXq/x+jrRp9+/fpzcHDw8vIKCQmJ&#10;iYlJS0vLy8urqChramro6+uZmZnZ2dkPGDBgxIgRfn7+wKJAoYGBRyIjo9PS7peUlGLVVFXVVle/&#10;qK2pq6l+UV31HP6JdERI9bsD1svHFPqXLPo5ImUw0vJPGulHXFqNvJ3ntXXY4al72UD7PECn4FZ1&#10;2ulbilHfUE4X2Ok7ZKdAreARwdfgQLB3uHpxcWl+/jOglOysRxkZD1NT0+/cTklKvAWO0LWrN6Kj&#10;rly8QBFpaEgYmOrRI8f37Tuw/bcdGzZsorh08dJ5YKrTpgf4Txjn5T1i+EhPz4HOTi7WQKcmpuAa&#10;qamqycvJi4uLCwgIcnBwsuKBbbY/iox/ZK3Yp/mHYuRwTXZ2dm5ubvB8REREJCQkgVUUFRVVVdU0&#10;NbX09PQQRZtbW1s7ODi6uLiCyzdy5Kjx430mTZo8a9acRYsWgwRADjt27Dpw4FBQ0InQ0LOw6Fy7&#10;diMxMRnEWFRU8ur1G4oh3//+of0P+AAaaWpikHxRaV5ewePHuVmZOffTH6SkpN66dSchPolav2KA&#10;IUHs4SHBYSdPnobz79i+c+OGTStWrFq0cDFcfdLEyeO9fUDgHh6ewI2WllaGBkYaGprAOWKiYjw8&#10;vHQ3+p4Kpy8HBxsPD7egoICYmKi0NLiF8qqqKlpaWvr6+uAZWlpa2tnZOTk5AzkDp3l7j584kXIO&#10;Fy5ctHz5ig0bNv722479+w8cO3Y8JASvXFeTkpJzc/MoNqP8gReE1gj+68ChdwwSgCcgIPiHQQLw&#10;BAQEBAQEBAQEBD84cBb73r1UAH7Vqh319Y3V1VSM7eXLhtev32K8eoVDNW/hy9Qr4HftgPfvP7S3&#10;//7hwx+dfxpQA/5OeP36DRWBo7789u3bNjpIT5+n9RUVomtpfdXS8qq5hYoGNTW3NDW1NDY119c3&#10;lFdU5ucXZmXlpKTci4tPjI6+cv58+MmTpw4dOrxz564NGzb++uvyBQt+nj59ur+//9ixXsOGDffw&#10;8HRydra2tjYxMdHV1VVTU5OXl5eQkBAQFODi4urXv19PXlv2+akjJI6C6CiO3jn+OlGyVwPOzMnJ&#10;KSQkJC0traqqqqenZ2Fh4ejo6OnpOXLkKB8f3ylTps6dO++XX5atXbvut9+279u3PzDwyMmTp8PC&#10;zl28ePnKlatxcfG3bt1NS7ufnf0oL6+guLgMdAoKffXqNdbau3cfQINtaEcF1g5oBFQA2oevvXxJ&#10;BVbhJ8E/gDok7U68BLx4QaPu+Ys6+rUgoPb5Cwq1HYDfwNfwsS/rG0B99Q1N8Gd7Y2MzaJOKs7ZQ&#10;VgbK7TDhN2+xPX5kla/fMBpmKxgmss0WZJu0eVIW2tgEFy0rq8gvKMzJeXT/fsadO3fj4hJgyl28&#10;eCk0NCzoxMlDhwN3796zdes2mJxgqgsXLpo1a/bkyZMDAib4BwT4+wf4UWY7dtiwYZ4ens4uzra2&#10;tmbm5gYGBlpaWioqKnJycuLi4oKCgmC5uLlsbwYLS38eHm4RERFZWVk4uba2trGxsZW1tZOzE1jT&#10;8OEjvLy8/QMmTJs2fd68+UuXLl29evWmTZt37Ni5b9+BwMDAoKCTwcGh586dv3gxMibmyo0bNxMS&#10;kuCR09MzHj7MfvQoF5gKjKuiohoUATIHGba1tSObescgZEa87QJK7K0dYu/g2Ndtn9fR68/pqLlT&#10;R00UizZWVdUUFZXk5uZnZmanpaUnJ9+OjY0DLg0PvxASEnb8+ImDBw/v2rVny5atWE0//7xw9uw5&#10;EydOAnrx8ho3YsTIwUOGuLt7ODk529rZAf8YGRkBtWpoaCgrK8vKyUpKSoqICPPx8XFyclBq+sdy&#10;Uf9q9O/Pws3NIywsIiMjrawMGtcxNjaxsrJ2dnb29BwIGh83znvChEkzZ86ERWTZsl/XrFkLcxVW&#10;FrQ34tipU8CiZyMiLkZHx9y4EYvUnQLqzs7Oyc3Ne/asGHRdVwdE+qa9/Q/gUsyioCb4DWgB5gBl&#10;g/UNHSzKaNr/Ns/8kPgEeX6RP5935U+aQl8iBWEKRVtVGps/y6LIEXrzljZS2pw7iPRVh5G+xgfS&#10;fg5lpB122gzeDly0oqIKJtWTJ08zM7Pu3aN2Dd6IvRkVHRMRAXYaGhR04tChQ5hO161bv3z5ikWL&#10;Fs+ZM3fq1GkBAQHe3t6jR40eOnQYUJmrq6uDgyMwm6mpmYGhoY6ODnhBSkpKMrKyEuLiwsLCvLy8&#10;4FT0Z+nfp3c7/Jg7aFdHSkpKUVFZU1MLeMbS0trJCfh5ILCQt7cPkNLMmbN+/nkR0BSQ1ebNW/fv&#10;P3jiBMXM4BlevhwJqw+Yanx80q1bd0CGGRkPwe0BkRYUYHKuAkWDZoEqQVng/NDO6rt370EX8L+l&#10;peXgJgFVpqamJSUlX79+49KlSPCm4CqIJ3dv3LgJhA+MMWPGzAkTJo4bN27kyJGDBw92c3Ozt3ew&#10;tLSEZQUWF9rzhCfi4eFhZe3V+gWeJzsHu4CAAJCtgoICcK+Bgb65hYW9g8OAAe6gd1hG/fz8p0yZ&#10;Nnfu3CVL8DavjsXr8OEjnSKKQCK6dvNmfFLSrU75PM7Ly4cFory8Cu+1bW19Q+3qoDjtd+zet3Vu&#10;t8XLFr1OUZMZXIKmFrAR4isS/DCAVYAE4AkICP4tkAA8AQEBAQEBAQEBwQ+Ld+/aUU4q5dkfPhQs&#10;IqK3ceOBDx9+B7e8ra2dMazefcBR4Ks3N79qaGjCePmyobq6tri4NCsrh8phTUlNTr4dF5cQHX3l&#10;7Nnzx4+f2LePyj5fuXLVwoWLpk+f4evrN2LESHf3Aba2tkZGRurqGtLSMiIiIoKCgvz8/Dw8PJyc&#10;nGxsbP379+99nJsKo/ftSydoMaZp4dH787OwsHBwcMBtw/2LiopKSkrKysorKSmrq6vr6uqamZk7&#10;OjoNGjR47FiviRMnzZ49Z8mSpWvXrtu+fcfBg4dPnToTEXHx2rXrILEHDx4+fpz79Glefn7hs2fF&#10;JSVlZWUVlZXVNTXPX7x4WV8Pf5K1tLa+fvPmLWgQtIDV9OED9ea0Db0zxW9LW1peo4hpM46pw7G1&#10;tS9AQVVVNRjwmUZNDUprrn3xcayC4J8AqAYHfnDUB8d7OrewtDHYKaXlLgN+A/8L34RD4HA4Feix&#10;oqIKpg1Mnry8gidPnubkPH74MBNM8t691Nu37yQmJsfGxkVFRaN9LacPHw7ctWv3pk1bVq1avWTJ&#10;EpiZkyZNHj/eB2zT03MgTFoLCwsDA0OYxnJy8mJiYjC9+fj4uLm52dnZmWKbeKAURjAfXmQ+YlJS&#10;VM6xqqqatraOiYmpvb29u7s73JKPj8/kyVPgJhcvXrJiBU4r33Xw4KGgoJNhYWcvXaJzFtOAheDZ&#10;nz7Nz88vKCx8VlRU0mlKVTDhYapjsYPQmppakbQpUb9//4EWMnz4HHAefzfgFH/6VQl8kzJJpJ1W&#10;zJBwXTA9nKtaWFiEFJQLCsrMzMrIeAC3fedOCpVcHp8IbHDx4uXQ0LNBQSeopMkdu+BhUaLq4jlz&#10;5oAQfHx8R40aNXDgIBcXF2trGxwBAsKRkpICFhUSEhIQEODj4+XmpogUlMXKSnFp77mOKQOmDdwM&#10;3BUXFxdMJ8yZcnJyiopKqqqqmpqaMOUsLS2dnJwHDRo0evRoPz//qVOnzZs3f9myX9etW7dt2/Z9&#10;+w4cPx4UGhoGUrp+/UZS0q309PsgSaz0ggKKPEHIoHEwB5A5rXFsYohCscY79AU/QXcwAdo6tyW9&#10;evW2tfUNDjjBUaBBMNK6unqw2e5EivmTUOg/T54o/kfxJ46XY/Lswp8ouPh7d/5kpFA4BM7wsZEC&#10;i2IjfZqd/ejhw6z794FF07GRJiQkAdugSO3ZEydOog2CFJGuXr1m6dJfYK5Om0YVfoAVf+jQoQMG&#10;uNvbO5ibW+jr64OrIy+vII7i4oKCQvz8Ary8YKfcnXbK+p3YKXAyOGCcnFxwe0AmwsIiYmLiQC+y&#10;srIKCooqKioaGho6OsDPJuDCubm5DRs23Nvbe9KkKXPmzAUJ4N2BKKH85Llz4VFRMfHx8Skp97Ky&#10;ssG3AR5GxtiCbQpHv8CIwJTA2wGbBcstLS0DFRQVFQNVFhQ8wxZdWloO/4VWt/ycnCcPHmTevZsC&#10;K1pkZBSwJXDC3r37t2zZtnr16kWLFs+cOWvChImggsGDBzs7uwClgDOmqKgIwkebh6g8fnjM3ssK&#10;CA1kxcXFDYLCxYeAzVRUVLW0tI2NTezsqPVr+PCRsLBOnjx59uy5sH7BgguzBRbfQ4eOnDx5Cpzk&#10;yMjo2Nibt27duX//waNHT3Jz8xCV/fngFRWVMDNRm2qY9njxasFT/e3bPxcvoDK0SFH7LBnY7A0O&#10;n3dxC0HsMOGx5D/pHGJy6wLCdQQ/MEgAnoCA4B8GCcATEBAQEBAQEBAQMB/dq7h3yXfsknSO887x&#10;sXTqeffs8x6M9+/bUWihccOGXQICqtOnL4qPT7h4MTI09Ozp08EnTpw6eJDKO8exn59/XjhjxsyA&#10;gAljx3oNGTLU1dXNxsbGzMzM1BR+mBsYGKqqqsnKygoLC1N55/2Y8wa5Iwv9M4O5OehsbGz8/Pzi&#10;4uI438jQEAeBqGSskSNH4oKls2d3FCzdtGkzSAYF/07Qwb+kJKpgaXZ2Tn5+QXl5xfPndS0tr9ra&#10;2hH+VP0nqgIwJMx1pB2j96R04AclGzXgV9WMr027vxX95LtRhqTA/yN0EQKjfLpLj37RTEsPn4QO&#10;8GB0Jke2oOTIj/IjEd7QlovQRtsvBm3F2JDhJxwF56+qqikpocrY5uQ8Sk/PuHMnBUdhL1+OPHfu&#10;/JkzwUePHj9w4ODOnbs3b96ydu06nA05c+ZsHIvFBdjBJHGYx8DAQFNTU1FRUUpKCuyRm5u7f//+&#10;TLQUGKysrLy8vCIiojIyMsrKytra2kZGxpaW1o6OTh4eHsOGDfPyGufnFzB16rS5c+fBrf766/J1&#10;69Zv3bpt1649QUEnQ0LCwsMvREVRecaJiUkpKffu33+AMvMKiotLQRogdhBjF3pkwLuP22F04dh2&#10;LGGUydf+Mfd27aPxKRLu+ABqhdtAqilDqnkMN3n37j244evXY+HmIyIuhIaGnThxMjDwyL59+3/7&#10;bQfQwurVa5Yt+xXnlE+dOtXfP2DcOCqnfNCgQUhB9sAqRkZGOjraQJgfZ0yy/k1FNZg4gHTZ2dn5&#10;+PhFRcXougKgegsLKwcHxwED3GFpGDNmrK+vH94qAXIAacCM3bJlK4o2HT5+PAiVMqayzGNj45KT&#10;b6empgFnlpVVoHTMJlxkpcty2bUkwKs33ZmTzs7sQp6M/ElH+2hC+AKL0knS/z9E2j0a8a20+Zyx&#10;LEcnc9Ib9XCYnDGznCZPWqcMeNvNwNs/Js834L3A1cvKygsKnj1+TPWwwKnkN2/GxcRQlTnCws6d&#10;OnXmyJFj+/cDf+5CVR+obPLFi5fMmzd/+vQZEydOgsUdKHTo0GEeHp7OzlRZDnNzc3AAtLTASFWx&#10;kQKR8vDwgpPwPRtpv379ODg4sBsjJycHN6+j01EEAjwZzMzgv/n5+QE1zZkzF5h5xYqV69ZtAGbe&#10;s2ff4cOB4PWB+3fhwiWQHsjw9u07aWn3s7Jynj7Nx8wMOgWxt7d33c4AGmlupgiTTut/+DAzJSU1&#10;MZHKKb98Oer8+XDwKo8eBUUc2L59B3iVQJWLFy8GlmDcUeTs7AKOpYmJiba2Dqws0tLSSPI84FVy&#10;cHACer+WgUfJKCU1NTU9PV1TU1PQu6vrRwXqUfL9wqVLf1mzZi2svMBg4BIfOxYUHBwSHh4RGRkN&#10;j5aQQK1fGRkPHj16XFBQWFpaXl39HOY8kBWepYwJ5V3cv09R2WsGKvvID+ziCnbxBrvb5qfYjLiF&#10;BAR/ARKAJyAg+IdBAvAEBAQEBAQEBAQEX4VPhnO6VxvGISWcrfK5lKzPDZxPicNCjKlaZWUVKOG1&#10;KDc3LyPjYXLyratXr50/H3HixMl9+/Zv3boNx86nTZs+frzPsGHDXV3drKys9fX11NWpesJycnLS&#10;0tK8PLx9+vRjY2VjZ+dgYmIrHSlnTD2nu4X25io4hxJlaHHy8PCgDC1hMTExSUlJHBHU19e3tLRy&#10;cXEdOnSYt/f4KVOmzp+/YMWKlZs2bd67d19Q0ImzZ8/FxFxJTEwCoWVl5Tx+nJufX1BUVAzyrK6u&#10;ef68rr6+CUSN36J+48aGjiQkOp+S4FvxuY0pXd5ZM765pkHvXGlj2LDyrVtVcEbsu3eUxcE5m5up&#10;JOa6unpUSKCmspJK0cN5zAUFhTB57t9/kJx858aN2MjIqM7qtYd27Ni5YcPG5ctXLFy4EGXjTfDy&#10;8oIJ6ebmbmdnZ2pqqqOjS5uhpKSUqKiogIAgzi8Ho+ml9dGFGbi5KQMRERERF5eQkZFWVFTU0tIy&#10;Nja2sbFxdXUdMmTI2LFeAQETZsyYCUSB277CnePMcjCTy5ejbtzoyMzLzMzCecZ0hYby8srq6lqw&#10;F2CkzvIMYDJ/UUKjxwNoEBQKMwSVeXiFkvka6uo6Cjzg1EmsF7hDuE+wblQnPz46OgZY8fTpM4GB&#10;R/bs2btly9Y1a9aiXNV5U6dO8/X1Hz169KBBg1FCuTUIB0SkpqYGqpGXlwdKAWIB7QDJ4PocIFVm&#10;ZU8yfQDfgt5hCmFuhBsWEhJC2u9IYFVSUtLW1jU1NessLTCCobHFL+vWrf/tt+379x+AOQzaR3mZ&#10;cXfvpjx4QNV2hqmel1cAqi8tpco748ocjY0dVAnm1mO9Y8KEM/zr5POfQ/cdKl9gy+6ESeeLv0U7&#10;hBg5swfaxHp8i2qx4IxbVP6BqhxQU0PlNwNjlJaWFxWVFBQ8AyN9/PgJ6pJwC8gTqCY8/AIATPXi&#10;xcvHjgWBec6aNXvixEne3t4wUTv7ZFvq6xtoaGioqanCZKYtFBwAISFhuoIOzib/TuLl2CrBY0GE&#10;zM3Ly8vPL4ANE/st0tIySkrKOiin3MbGFjHzUC8v70mTqJI5S5cuBb7ato0yTETL4UBo8fEJKSmp&#10;2dk5hYXPwB5BtthvoYvn0/VUGJfFzg1h79s6t4LB7/ECB/4kagCUjdLK40EdoaFhR48eB5dp8+Yt&#10;4D4tXLho2rQZfn5+I0eOdHf3BAJBq1hnxXsZWbRTQQTll3P1fkcRwxLGDWoVFBRErXlk0PpFZZbD&#10;fIBZgTLLOzLvV69eA9wODA+3HRwceuHCxatXrycmJsMcy8zMhsUL/GR4Rph+MAlxbSFY1pnCYH8w&#10;OH6ExwgI/rv4118pEBAQ/F+BBOAJCAgICAgICAh+EDD+af35V9UfZa92ST1vY8hb7WUO+vv37S0t&#10;rxlThR48yExJuYeKml6/dCny7Nlzp06dCgw8smvX7g0bNi1fTnU9nzZtmo+P78iRIz08PO3sqPee&#10;2lTNYSUxMQleXj7mZrj26dOHjpSzoMHKygo/8W/69mVaB3TcBFRAQEBCQlxeXl5NTV1PT8/U1MzW&#10;1tbFxWXQINwHdDxdtn316jXbtm3bt+8AzjuPioq6eZMKDmVmZuflFYA8X75sAJVhvfTyRSoOwaIo&#10;bDt6ndpR4J0RjBPp/+f1TZd3VZ9PU27rYkqMwqFzlBkNCttU79WHrOwD2HJ9fdPz5y/KyyuKiopz&#10;c/OysqjO5SiJOTk2NjYm5sqFC5fOnTt/+nTwsWNUivn27TvWr9+wYsWKn39eNHPmLJh448Z5Dx8+&#10;3MPDw8HBwcLCQl/fANVjlxMTE+Pj4wO76L0V0AOMjouLS0BAEGfmqaioamvrGBoaWVpa2Ns7uLm5&#10;DRpEJefBLQVQnctnzJs3b+nSpatWrcH1GA4cOITSi0MiIi7Co928GX/nzt2MjAePH+cCz1RVVYN1&#10;4D64WMj/wACuwyn+dEYs6lVRU1pKZawC9WVlZaen379zJwU0cuPGTbjtixcvnz1LJf3Dsxw6dHjv&#10;3n1bt/6GWiBTHeUZ0iU7kv6BDM3MzPX09DU0cG1nCeATYJXvoYzztw5cypiXl1dYWFhSUkpBQUFN&#10;TU1HR9fY2NjS0hJmIJ4DwIrjxo3z9w+YNm36/PkLfvll2dq163AO65Ejx06fPhMeHhEdfSUuDiZA&#10;CiwuMAGKi0uqq2sbGprA9JhlYnh0UmVHCffOdE9A10jwmzdvu/DDj8qZX2bILotI99Xkm6iy94Vw&#10;8Pjw4XdQWXNza10d1U2mrKyisLAIVV/Pvn//fidnxl25cvXSpcvnzoUHB4cEBZ08fPgIWOi2bdsx&#10;bS5aRCU0T5ky1c/Pf+xYr2HDhrm7e1Dtya2sjIyoLgkqKiqysrKiokCe/BwcHN9JdPzzgwoAI06m&#10;SotLS0srKioBz+jq6pmYmMBDoaoPAwYPHgy07O0NtEyb5K9r1lAmuXv33sDAo2CS589jk0zAe1lg&#10;MSouLq2ped7Y2Pzu3fu/NLG2NiDSV/X1VLp/eXkl8DmcITv7Ea7JkZwMqrkZFXUlPPwC6AXWMqCC&#10;rVu3rlmzZvHipaixCLWDAdTh5jbA1tYObl5Li/IeJSQk+Pn5gXOYJS+Ugk95dGJi4qBoVVVVVCED&#10;ljBLtISBrIbg/HJYW2fMmAme7bJlIKu1iL72wHQC1zcs7Nzly5HXr99ITExKTU0F7y43N7+kpAye&#10;HRgMx8iZuMGL0dmjGayts3j7F1y+Lgz2g5EYAQEBAQEBwT8AEoAnICAgICAgICD4fvG5F9zdc79Q&#10;i0TKKcUvr3v8kg7HYvHlcHfYpqaWmprnhYVFOTk5KSmpcXE4Z+jssWPHd+/es2nTluXLVyxYsGDq&#10;1Kk4+3zAAHcHB0dra2tTU1M9PT0NDQ1FRSVpaRlRUVF+fn5OTs7epFTSpdoZE83p8DkMNjY2HERn&#10;Yv12nIkOg5ubW0pKSllZGZ7LwsLSxcVlyJAhXl7jJk2aPGfO3F9+WbZu3YadO3cePhx45kzIhQtU&#10;gDA2Ni4p6da9e6kZGQ8fPXqSn19YUlKGapzWo8rt77/pHStj7tG3zhCGmuGfCBT9SC9YvykyxCgc&#10;/IW2P1uSf3NO+Sf1hW2qDZV2wI14cfFVmAMVFVUFBc8ePXqcnp6B8iNvgnGdPXv+5MlThw4dxp3L&#10;V65cvXjxEphgU6ZM8fX1HTly1KBBg9zccKFvK2NjEx0dXTU1NQUFBdwbm5eXFyWXM60/AjYxLi4u&#10;YWFhHG/Q1dU1Nze3t3dwd/cYPpxqiztx4qRZs2YvXLgItS3fTLctR8nlkVeuXL1xIzYhIen27TvY&#10;FrKzc548yS0oAHMoraigkhqbmprhj+UPH5icVN5d/iitvBUnrb548bK8vBKsMjv7UVrafTDV69dv&#10;REZGIhXg5vF7cB45WPf8+QumT58REDABTB6IzsPDA1Vypsqtm5iY6Osb6Ovr6+lh6Glra4NSgPpA&#10;Yri2M2I/LiCq3pMS3jxE7xmCz5jumKLxbtei6BbPAWBXmFo8PDxiYmJycvLq6hqokbkVyAHm5KhR&#10;o/39/VFwbj6qxr9h+/YdBw4cPH48KCzs3KVLl2NirgIfJiYm37mTkp5+PzMzG9XkoCixspIqyNHY&#10;2PTq1WtQVo/Nje5x/q1UwJg8/QOHo7qlwX0prby7WPDj05FyZsXF/+hGlejG3jI2dYbpUVpanpdX&#10;ANSRmpqenHwbl+I4d+78qVOnA1HJh23bflu7dh1ujjBjxsyJEyeirUUjPD09XV1dHR0dbWxsLCzM&#10;jYyMwUi1tDRVVFQVFBSlpaXFxcWFhISBOXFO+Xe4rwUbOPZDaFcHHBIgFnCulJVVdFAZdmtrGxcX&#10;10GDBo8ePQaMEfhqwYKfV6xYuXHjpp07dwcGBp4+fSYi4uKVK9du3oy7desOzpkGKi4sfIbq4tSi&#10;/PLG5uYWED7our39w9eoGHi7peV1be2L4uLSzlopt65du37hwqXg4JAjR45iXxHnl6NdX1TbcrhP&#10;0Iudnb2FhQUuho/2LsiBOgQEBLm4mFCJHQ+8ioFyQVwyMjKwhAFFm5nh8hgeQOYwTyZNopYwuvkO&#10;7iUBU+v8+fDIyOhr126A65uUdPvu3Xv372dkZmZh7ioqKsFFMmA1hzUdbKTH7vcf38hgXzbVH5XB&#10;CAgICAgICP5zIAF4AgICAgICAgKCXqEXEdAvhT/pF9zfNOD7cDb8trqioqqoqPjpUyqFiO64fP36&#10;jaio6HPnwoOCTuzbd2DLlm2rVq1euHDh9Okz/fz8R4wY6eHhYWtrZ2RkrKGhIScnJyQkxMHBicI8&#10;/fv1Y1o8G79KpqPmLJ2DrtxOh5R6c0U4nJ2dnZeXD72klhYSEu7Xj01MTFJf38DExNTamuoYOnDg&#10;4DFjxgQETJg1a9aSJUtWr6YqoB44cPDkyVMgpStXriQkJKWl3X/8OLeoqOTlywasR3qvQ49TbOk3&#10;rfR2h2+dIf8J/FUe+RfeIH9WFF9+g4xj572MDMEZ3r5ta2lpra9vrK19UVlZVVJSVlDwDCXk5WRk&#10;PASDSk+/n5aWDp+jomJQh+xAHC8Hg1qyZPGsWVQS8/jxPiiz3NPBwdHc3EJPT19VVQ0lR4pwcXEx&#10;t3pw52zHicWS8vLyODPP0NDQ3Nzc1tbW2dkFrBt1K/CeMGESLsb+668rcDnuffv2HzuG69leunr1&#10;Gkz7e/fSsrKy8/MLSkvLUQnuZlR9/RXqMfG29ybwyfHhw++YweCKlZXVIPbCQkrsOTmPQdSpqem3&#10;b99NSKCyVOEmIyOjIiIuhoSEHTsWdPDgwR07qJ67K1euQVotaAAAIABJREFU6tyvMNXX12/UKFx0&#10;3RXlRFKVhFVUVGVkZERERLi5ufF+nV62iujBgCviQs1caHBycrKxseNtQ0wpaAwn5Ofnh2eEmSAn&#10;J6+ioqKpqQXTz9jYxNLS0s7ODk0GqrKxt7fPpElUZWNcewNXNj5y5BjeQgRCRgma6bCI5OcXgkbA&#10;InDB585WI+963AGhy2DcXfQFVvwyG/zrjNcDVvz6TULdRdEDbuy9pkBNcLZXr143NlJbWFAqefmz&#10;Z8V5eQWPHz95+DAL6DElJSUp6VZcXPy1a+ByUEU4wsLOBgWdPHjw8K5du4AnV69ejZojzJ82bbq/&#10;f8DYsV5Dhw51d3e3t3cAqjQwoKqvKygoSEh0FHtgQwNzZu/bu/wDA9k4Ow8Pt6BgR2Y5PA5wspaW&#10;FvJAKEsEWnZzcxs9egzuj8Bohrt3U6nSZ86ciYi4cOVKhxk+evTk2bOiqqoaYOP3779hnwpoHNfM&#10;B8ttbGx5+bK+puZ5Z4mOJw8eZN67lwr6unHj5sWLl4ODQ44ePbpr155NmzYvX75i/vyfp06dDneI&#10;yuNTjUUwkSorKwO9gHaYWCIF7fQCiQmi5HI5ZWUVEJeBgaGZmbmNDSxhzrCE4XYSkydjcS1ZtWoV&#10;7lx+6FAguG24n0hsbGxy8m1Yo2HhgBUEnGG0q4AqVt99uypT9pF020Hyjt7v9WUGI+FwAgICAgIC&#10;gh8bJABPQEBAQEBAQEDwaXxN0vmbbi1Fe/kuD7/Fw3H0urr68vKKp0/zHzzIun37LsqOjUTRpmN7&#10;9uzdvHnLqlWrFi1aNGPGTIakTE9HR2crKytjY2MUalKRkaFSz3l5ednY2JgUPu9IQGfMPu8SOO/9&#10;VRgHKyurgICAlJSksrKyrq6emZm5g4PDwIEDR40a5evrN23ajPnzqabOGzdu3Llz1+HDgSdOnAwN&#10;Dbt48fKVK1fj4hJQtmVGfn7B2jXbhYQ0fvllY03Nc1wWtb3921ItP3z4na7hSQeK6NnSpZjnDxNQ&#10;731COW0gTHzfzWgyNOD8LS2v6upeVlZSjQ8eP8598ODh3bspCQkJV69eu3jxUlhYGEyPQ4cCd++m&#10;MptXr16zdOkvc+dSHbL9/PzHjKHqCXt6ejo7O9vY2JqZmenrU0W/lZQUpaSkRUSotq/s7OxMDPyA&#10;7YBtioiIysrK4t4EML3t7OwHDHAfOnTY2LFe/v4B06fDDF+wbBlVgnvLlm1g+4GBR4KCTgYHh547&#10;F3HpEszza7Gx8bjQAq7FXVBQVFZWUVtLFbPtZU7e18gfFApXqa9vrKqqKSoqQf0mslJS7sXHJ8K9&#10;gdhDQ8+C2ME2Qexbt26js1Rnzpw1adJkHx/fMWPGwPOC5F1cqIRIS0tLYDCQhqamJlg9SiKXFBIS&#10;5uPj5eTkYGJXcsb+u6AI0C8/GvAZd6n/1jgfnZves0kCx3JycgoJCcF8gwfX1tYxMTHFzZIHDx6C&#10;s1qnTZs2b978X35ZtmbNWpgPe/fug/kA4oWlISLiQlRUzI0bsYmJSSD/jIwHOTmP8/IKSkpKQTWw&#10;oDQ3t/5lLei/1DWOM9E0+EkmpIniC1vQ/luBqL/aS9S96HrXruRdGlR/khWZSIx/MHAjVhncwMuX&#10;DZWV1dhIMzOzUdg1GaWSR58/H3769Jljx47v27d/+3a8l2X1kiVL582bB1MOfIzx431gBnazUxM9&#10;Pf1OO5XDdsrDwws2xUQ7/ccG3S9GXFwC9YtRY+RkcLHA0ZowYQIQF9AXeB0bNmykyzyEhISEh4MB&#10;Rl+/DgaYDAZ4/35GdnZObm5eYWERzi8H+YMNvkUdZL5Sg/Bl3LkcVrRHj56AM3Pr1h3USz4yLIzi&#10;1YMHD4Pns2nTZpxfjqt0dKb+D3Rycra2tjYxoQqlqKqq4cYi/Px8oCCmuGqgZR4eblgcZWRwcRSq&#10;vY6dnZ2b2wC8hAUEBMyYMQOXYQfm37btN6Cso0ePnTp1+uzZc7A6REfHoPooybBSw9OBxJ4+BYkV&#10;l5dX1ta+gGWltfVNj6ti0GJkJK4uLlx3L+4z3PWlGkL/LaeOgICAgICAgOAfAwnAExAQEBAQEBAQ&#10;dAW4Z9+UXfRHR2/R962tr1FZ47qqqurS0vLCwqKnT/Nzch7hBKObN+MvXYoMDg4JDDyyY8fOtWvX&#10;L126dNas2f7+AaNGjXZ397CxsTMyMlJTU8OlpAUFhfj5+bm5uTk4OJiVLMvY+Lwfw+jbOZhyCRzT&#10;4uPjExISEhMTo3O/NDU19fX1LS0tXV1dhw4dNn68z9Sp037+eeHKlVQO0759+4OCTqK882tJSbfu&#10;338A0gMxVlRU4cqoL182oBzc1zis+/VhRVxE9fChYBERvbVrd7e0tMLZUNXQhi8nW/+fv1Flbn7Y&#10;u3fw19Db5mYqrRznTYJmi4tLsZk8fvwkK4tKLgdLSUhIjIm5Gh5+4fTp4MDAo3v27N2yBWeWL50z&#10;Z+7kyZPHjx8/fPgI3LPczMxCR0dXSUlJTIzqcYBjP6ysLEyJLqC6tRyoiIKIhISkrKyssrKyurqG&#10;jo4OrsHu6TnI0dHRyckRVf0d7efnD1N63rwFy5b9um7duu3bd+zff+D48aDQ0DCw/evXY2/dup2e&#10;nvHo0eOiopLy8kogCpiHMBvr6uqBOmB6w2xsQx2smTXevWuHSd7Y2Awyr6qqKSurKC4uKSx89vRp&#10;3qNHHTJPT79/924KEFR0dEx4eMTp02c6xU5VX8eJqvBcvr5+o0ePQQnlzlZW1kBWYNEKCoqoxLqI&#10;gIAgLy8vFxcXOzs78NXfnaJKUxnO+xcQEBAWFhYVFRVDAz4gChXk5uZhY2NC1fef0GSAa8EDwjSD&#10;a4mJiUtJScvJySkqKgJpgyj09PRgVsB8GDhwEC6w0VkLOmD69JkLFwLRrdy0afPu3XtAvGfOBF+8&#10;eOnatRvAdenpD2D+g17AIvCUAGWBmYDWcMomcBHosTezgo7CtrW1t7W9Y9gh1MNSE/8/YEp+/+eU&#10;AmoFObe0vAZdv3xZX1v7Ahsp8ENBAW2k2bAa3ruXlpiYfPXqdbSjhar6cOAAVfVh/fqNy5evoCt7&#10;jxvnPWzYcHAncCq5np6+mpoqEBcYBVgErMj0/hIODs5/qwJEzwbtWvDw8PDzU/YuLt5hg8D/qqqU&#10;DaIAsCkdLwdp4O4YixcvhhVk69ZtiJBPnD17LioqJj4+MTU1DTy0Z8+KwehgbcKG9vW6RjUbOrr2&#10;gKmCR1FT8wKIvaioOD+/ELQGKrty5er58xEnTpyCS8MNwG0sXrxkwYKf589fALwKWsOFOtBS4gQq&#10;w8sZPBp4UMA2oCNw1novPdAy7h8Bc0BcXEJGRkZRUUldXR3WMpCYgwOw1kAgKz8/P9ziHS1hVHGU&#10;/fsPgsToJSw5+RZawoCvShFf1eAlDJ4dL2EgB2ASbDhMrIrBWBLjC1sbCWsREBAQEBAQEHxXIAF4&#10;AgICAgICAoLvAl/X6ZDx1Vvb27efTiPrfQ46jFevXj1+nPvwYdbdu/dwXOrcufBTp04fPnxk587d&#10;mzZtWrFi5aJFi2fNmj1x4iSUbDTc3X2AnZ29qamZjo6usrKKlJS0kJAgBwcHE19t073Puw9m9Tun&#10;L8TBwQn3Ly0thduLmpqa2tr+mdWEksBm0klgO3bsPHDgUFDQibCws5cvR964get/ZuTkPH72rLiq&#10;qqa+vhF73r3RCx1Doou305OHniqffDkLP+HYvXtPiIjorFq1o6GhqabmeW3ti8bG5u9nnn8hoZzx&#10;LTNjkwK67gLjzGduoAjO39r6ur6+oaqqtri4NC8vH3c0uH37bnx8PEorv3z27DkwjSNHju7bd2D7&#10;9h0wH+gy4FOnTvXz8x87dixMmwEDqPLCFhYWBgaGGhqaioqKUlJSQkJCXFxc/foxp9UrKysrHx+v&#10;qKgoblUOlmhiYmJjY+Pi4uzpOXDEiJHe3uMnTpw4Y8bMBQt+7swh3rpr155DhwJh9oaEhEZEXEQ5&#10;xDeTk2+lpaVnZeXAI5eUlOOSCSD/vyMO12W0t3949QrLvKaoqPTp0zwgonv30lCJ4NioKCpX9cyZ&#10;kGPHjoPRAR3hnPLly5cDI82ePWfKFJC5HxjpsGHDPT09nZycQAJgv3p6ehoaGoqKSiibX5S5reJ/&#10;6tiswAmnFRQUFBERERMTExeXkJCQlEAD/oUj4vAFYMX+DIMOqvHx8QkICAh2DvgMv4Hf4x1IPeY3&#10;OJCNjY2fnx9uSVZWTk1NDU0MU1yWf+BAamKMGzd+wgRqYsyfvwAmxurVazZv3rJ7N0yMwydOnAwL&#10;OwfzHGZ7fHwirAgPHmQ+eZILzFZZWV1XVw8GAipj7hyg6Q4zXpdkzU/ml3//ddq/qZZG97x5+in+&#10;SQLE492796i0Rn1lZQ3Q4NOnQIM56en379y5GxeXcPXqdVj1zp07f/p08NGj2Cp3AbGAVYKfAEsk&#10;DVgxsYX6+/t7eXmPGDECph/OJjc3Nwdi1NLSggVXRkYGpSnzwyr8X8wjZxx9+vRlY2MHQwbOkZaW&#10;VlJSQvvwDNAGJnvwKIYMoUo7+Pr6TZkyZfbsuUBiILT16zfgvhhHjhw7ffoMeF+RkdFAy8CBqalU&#10;23JgxZKS0urqWnAtYG58+PC1WofpAa4I9gFKSsqA3oHk4Zy4ADuuBHDq1Bm47t69+7Zt+23duvXL&#10;lv0KtDB9+gx//4AxY8bCDbu5uQF7AIdoa1OV2JGzhxcypikLfDo4IZxWUlIS1koQGkwPS0tLBwdH&#10;d3f3YcOGeXmNCwgImD59+rx585cu/QVTFu5cjtayMFjLYmJiYmNv3rp1GwmNysUvKirBxTBaW1+B&#10;7TDLQLrUWnj//s8U8+5O2ud3//yXSmIQEBAQEBAQEBB8DUgAnoCAgICAgIDg78JXBNT/jBy0tXW0&#10;ku3B23OcIgNXgVM1N7c2NDTV1b2sqXleVVVTXl5ZWFj08GHW7dt3rl+/ERFx4dSp0wcOHMR5SAsX&#10;Lpo2bbqPj8+wYcNdXV0tLS319fX19PQMDAzU1dVxrhg3NzcrK2vvw1R0ijlj1Jy53Uzh3CwsLOzs&#10;7LicMk4JFRMTk5eX19bWNjMzc3SkMjLHjvWaOHHS3Lnzli37dePGTbt37zl69HhY2NnIyKj4+ITU&#10;1PSHDzNzch7l5uY9e1ZUWlpeWVn9/HldQ0NjS8trVDq1J/EN1PL8D/pt7D8/FeEe9u2jAvCrV+9s&#10;bGyurX3RmwD81+0X6bprhN4vgsNFvRy4i3wb9SdNW2vra5j58LdMfX3DixcvcRplRUVVaWlFfn5B&#10;VlY2Tiu/cuVaRMRF1OH12N69+7dt27ZmzdpfflmG85v9/PxGjx49cOBgZ2cXCwtLXFhYRUUF5g8q&#10;ySDaaQ7M6WUAtgCWxcnJidMZxcXFlZSUdHR0zc3NHRzsUYPqkePH+0yePPmTDarhQXBnXHi0+/cz&#10;wMZzch7n5j7Nzy8sKiopK6uoqqrGnctB+L1PxWMUO5yNngmgTRzLqa6uBbYpK6O66mZnP0pLS09K&#10;Sr5+PfbSpcjQ0LCgoBMHDhzavn3nhg04XXXhjBmzJkyY4OXlNXToMDe3AahDuYmurq66uoaSkrKc&#10;nJykpCTIHKwYR6zBtJkSLO+DRt++fRgqXlDaBBYC5aLmu1RypIKCIqheTU1No3OoqamrqqoqKiqh&#10;gvASgoJCoLsuM6EPw+jx7eES7sBjnXODH64FV1RWVkYp5hY4xRwla/rPmEFllq9YsRKobNeu3YcP&#10;U5nlFy5cuHr1WnLy7bS0+5jNnjx5CnrBEwM0BRMDtNbS8gpsp5dRqC6tf39s9CyCTsfOmdUtnpY8&#10;TYB46Qdjr69vhNW/trYOtAwrF6r3UAq0kJFBtaKIi4uPjr4SHh4Bk+TIEarGA3gCNAeCM4D6UIwZ&#10;PHioq6ubjY0tNkmgQVVVNWAnsEppaWlxcQm8lYQhQZk5+4e6D0ySYP5gC7iwBNM7vIDFwf3DmbHF&#10;YecBjA78H/AfgIWAjsB/wBtW3NzchgwZSrfGwDvwsBcBtBwSEnb58uUbN27euZOSmZkFYgfvC1wI&#10;WIzA4pqaOqi4B7ru7Dr/BmwWvBE4LRh1SkrqzZsJUVHRuB7Anj37Nm3agsqwL4R7A3aF+xw8eAi4&#10;dlZWVuDawVMAgykoKIASRUUpasXeHbOWMxYWVrwDCc4MMwSuApeDZRRRloOnJ6xoo3x9qV7v4H3B&#10;lEP12LcdPhwYHh4eHR0Dk/PevbSMjAeZmdmPHj15+jS/sPBZSUlZRUVlTQ0jZYEhMWE5w+bDuJYR&#10;EBAQEBAQEBAQMB0kAE9AQEBAQEDwf41vipEz5uAy5qN8LhHtW98GwjkbG5trap6Xlpbl5RWgRNv7&#10;t27duXkzDr00vxAcTCV97t9/4Lffdqxbt27p0l/mzJk3efLkcePGDR06DL0xtzY0NFJXV5eTkxMW&#10;FuHk5Oz9e1U8+vTp0yV8TsfOcRCr969w4RSsrKy8vFT+royMjIqKira2NjyOpaWVoyOV8wTPOGbM&#10;2ICACdOmTV+w4Ofly5fjrueBgYGnTweDfK5evZaUlJyWlo7zzqura5ubW3HosZd5gQyJTR8YUzC/&#10;k07nfxkWgjuE+9+zJ0hYWHvlyu11dVQtbtyQtcutdp/VjOh96AjO8PZtG+jlxYv66uoamOoFBc8e&#10;P87NzMwCxaG08qTr129ERUVHRFwMC6Myy48ePbZv3/5t235bv37Dr78ux52zO+sujPDw8ITpYWlp&#10;idPKFRQUxMUlBAQEmNiqHOY4aihAJRDDzFRWVtbU1DIwMDAzM7O1tXNxcfH0HAh3MnasV2cB9vlL&#10;l+Ic4s07d+6mc4hRAdsbiYm3UlPTUGZ5QVlZ+fPndXiW9kqsXxwfPvwOf4UBt8C1KioqwTRyc6n+&#10;x6mplMATEkDgsdHRMRcuUALHXZBxt/JNmzbTTeKnTZvm70+l8g8bNtzDw8PNzQ0Ix8XFFT6DqfLy&#10;8jEx/RHOAwIHKsAdHCQlpUDswGmgXEWGIScnLysrKyUlJS4uLiwszMfHx83NAx8kJHB5YTqCromg&#10;AcSoqqqmrKwCp5GRkYWj4Pzc3Ny9DB/i/HJc2RguLSsrB9fV0oIZYohmiK2zszPMUpAbniFTpkyd&#10;Px+3MKfiT2hHxdEzZ86Eh0dER1+Ni0u4ezflwYPM3Ny84uISWA4aGpraUE3+3vMYPboQGq5v3IXT&#10;vs+G5b1PIu9y/10Yj7GcTG8W9E/K/N2796icRhMu0w2WiFLJH6H66qnJybdu3oy/cuXa5cuR589H&#10;hISEAm/A3Dhw4CCs+OvXb1y5cuXixUs6jTHAy2vc8OHDPT09nJycrK2tjY1NtLV1VFSocuuwhoI5&#10;MJEDv9UiOre5dPgMLCwsOMKNo/W9vCtcagLnlIP5y8vLq6qqIm+B0eI8wGEYPXqMj48v+Awf9yzf&#10;Dk4UsFxISEhExIUrV67Gx4PR3Xv4MAuMrqSkvLb2RVNTSw+6bre3f4A5hrtdVFZW41IBQPVpaRm3&#10;b9+Ji6OUe/HiZaDZkydPAcfu2NGxIQn8menTqd0Po0aNGThwkJOTM7g94PzgFU1CQpyfn5+J2gQB&#10;Au9hvsKN3nV1dY2NjWEWOTo6ubt7IF9rjK+vL7iXs2fPwUn5GzZs2L59B6zFsCKfORNy/jwVNY+N&#10;jcNdRcDpgqW8rKwCr2i4YQQTSzIwUlZ3N4x0lCAgICAgICAgIPg+QQLwBAQEBAQEBD8UvvLVPBPz&#10;cXH2eRvKQoNztra+bmmhejyXl1c+fZqfkfHw1q3b165dj4i4ePr0mUOHDm/fvgP3Pp89e/aECRPH&#10;jh07aNAgFxdXW1s7c3MLIyMjbW1tFRVVeXl5CQkJISEhHh4eVlbWHr9pxS/BGUPmLGjAOeEn/JNZ&#10;Xc8737Oz4lgU3LySkrKOjq6FhQXKOx8ETxoQMHHWrDlLlixds2bdb79tP3jw4IkTp86fj4iMjL52&#10;LTYhIenOnbvp6RlZWbhSaHF5eVVtbR04qCDYr+93TuulS1Lm12+2+ELkCZf9/5ve3n5TbAnfJ/1O&#10;GceN8CvvT0mDkt6xo2fFxPS3bjn8xx84F7/9c9n8DNL76G11U1NLWVlFQcGznJxHaWkZMLdv3IgF&#10;9Z07dx61Jwjcs2cPapu9hk6p9PcPGDvWa8iQIQMGDICZYG1tbWpqpq9voKmpqaysLCtLxUE7U/FY&#10;ejkP6QGzEeY2BwcHKsYup6amrq+vD1PR3t7Bw8Nj+PAR48Z5T5pEdcZdtGgRzh7euXPXoUOHTpw4&#10;efbs+cuXo2JirsbG3oQ5efv2nbS09IcPsx4/zoUHLy0txxsXWltfgQCZFVp4//53mkNwmiPOZ62t&#10;fQFXRFWCs3ELZCCTixcjw8LOwq0ePHgYbnvTps0rV65evHjp3LnzpkyZ6uvr11klGATuaGUFAjeF&#10;x9fQAIGrYIELCQnz8vKhQugsvTF/bPiYVVjRAPPHdYMlJCTl5RXU1FS1tXUMDY3gHkD+oH0bGxtb&#10;W1v4AYB7Mzc3NzExgdtDpaep+YAS30VQ7QpRcVzDvXPAP+lGznx8VDUCdnb23oTPcc0MuGGYJ0C5&#10;6urqBgYGlpaWTk5OAwcOGjVqtK+v79Sp0+fOnc/QD5hqaQ/yv3TpckzMFZgkiYlJd+8Ccd3PzMyG&#10;SZKfX1hSUlZZWfP8OV1+4JsjefTEaG//o0sd469f4xjY7HsJSnW51ldE0N90TyKnuY6JtdYZtyPQ&#10;UT20moMltoC9V1ZWFxYWPXnyBNb0O3dS4uISgCJwOQ2YDwcOHNixY8eGDZtWrFi1eDHVB2HyZMoS&#10;R48eM3jwYLBE1AfBFma7sbGxnh4121E1BUV6wuPqGmA+zM3wxusyDn5zdA6cSo79AYY6EH/LoH0D&#10;xBKs8Jhg0QoKVEVxQ0NDS0srkAzKjcbdMSbPnDl74UIcKad2L8GacurUmYiIC522lpySkgoqePTo&#10;cV5eARgaKif+EtgStNbj+QDrIGgctAxuW35+QWfnnbjIyKizZ88B0x44cAgFyzctX74S7wCbMGHC&#10;mDFUsNzFxQUIzczMHKgDL2oyMjKiolT9fE5OptXPR/nlLDBDcEUfDQ0NJD1gKme4h5EjR/n4dGSW&#10;L136y5o1a7du3bZ37z5UKyX4woWLIL3r18HFSrx9+3ZqahoIEHlZT3GKOcjw+fM68FrRovauN8Vp&#10;uuxT/Fa3/Gu2/pA4OgEBAQEBAQEBwX8IJABPQEBAQEBA8E/jc+/fP/cm7uvRgyqvHz5Q3khzc0td&#10;HZWxVFJSmp9fkJPz+MGDTJyRFhsbd+XK1UuXLoeEhAYGHtm1a/eGDRuXLft13rz5kydPQannQ1xc&#10;qOLtenp6KioqkpKSfHx8bGxsLCys+O02s16/4jQyODM7Gmydg5WVDYe+6ID6t54c55uifDIRKSkp&#10;BQVFVDhUz8rK2sHBAfUoHQZPOmnSZFQ49Nf16zegaOVh/G732rXrt27dzsh4mJubV1ZWUV/f0NwM&#10;zuRr/Nr03bv3vcycZgyl41q7X8g4Z1bS+bdEiXoyV7uA3g6Cs7u+NbaEcivb4TxNTc0wk1Ex8Iqi&#10;ouK8vAKUXJ6dnn4/I+PBwp9X8PMr+fnNuHjxEoqXH9m//yBdhRglOuOQuf/o0aMHD6YmtrU11Tzb&#10;xMTE2NjYwsJCTk4Oh3OYMrEZJx4YDkpkVNPS0jE0NDQ3N7e2tnVycnJ3dx8+fLi3t/eECZNnzpzV&#10;GZvZuH37jgMHDh4/HhQaGnbhwiWYhImJyffupWVlZcNTl5aW464BjY3NTU0tLS2vQDiYHHrWQYBR&#10;1O/fU6JuaGhCCeVVRUUlcMVHj4A0HsIN3L59JyEhMTb25tWr1yIjoyMiLpw+HYzaw3f000VJ/Atm&#10;zJg5YQJO4qcSyh0cHFHKoyFqUq4oKUkl8eO660xp0ICytNl5eXlxH2LQo6KiEpg5LrGuqamFB3zA&#10;meIqKtR/aWtr6+rqGhgYwgQwMwON2Njb24NSYGIMGDBg8ODBI0aMGD/eZ8AAdyBA+ALcP5xESUkZ&#10;LiEiIszNzd0Z8OPAlIVpCpfN+KabhwO5uLj4+fnRVJGC+8dZ5vr6+jA/4cYcHZ0QUw0dP348MBUq&#10;2r9k9eq1W7ZQKeZHjx4LDg4BsgKl4HmSk/OooOAZqA+XNcYzBLMHNsPeF3voUpsd08h30q38y/z2&#10;ue0+vaQ4xgW6xxF0FCt919LyGqwbDLCqqqasrLyoqOjp0/xHj55grktJuZecfDsuLuH69diYmKuX&#10;L1/GO4RgBd+7l6K7tWvXwSK+YMHPyAwnAr2MGDHc09MT5raVlZWRkREYgqLin52t0YKO5+3fnlBO&#10;b5jDm1rQis8B98DDw8PLy8eLBlgWJ2fHXfXvD3f1bQbVfYCJwalwWjkuOwEmLC+vAFYG9KCjowum&#10;bWpqBi4BMICLiwvqgDC6s5w41SBj1ao/O3CfPHnq7NlzkZFRQIOgCNAImFthYREoC+YATL+eGRdM&#10;GFA98DnOLy8pKcvPL0TE+6e3Fh195dy5cLQ5iSobsGbNuqVLl8Idwn36+PiOHDlq4MCBTk7OoGVM&#10;trDoiIqKgnixfnupu+6uFHCpjo4OrJ7AkHZ29q6urp6eA0F0/v4B06bNmD9//rJlVCWMrVt/27Nn&#10;X2Ag1T/i/PmImJgrMHvv3KEqYTx5kgtLDKzpsJYBTYFn9Tf1c8F81bkHhaKITxb4ed2tVTmJiBMQ&#10;EBAQEBAQEBB8DiQAT0BAQEBAQMAEfH12C3p5947OY6NLvPY41EG/N4TztLS8qqmpLS4uefToSXp6&#10;emJiMmr5HIFzc1EC04Zly5bPmzcf54mOHj0G54na29ubm1sYGBhoaGii6JekoKAQUyoq04VY6Rx0&#10;/KGzbDszSrczXIuTk1NYWFhGRkZNTd3Q0Mja2trFxXXoUCp8PnHipNmzcfb5WpzHeezY8eDgkPDw&#10;C1FRMZ0vytNxZeySktIXL172oCw2ozoY6xt3yeDKNx7XAAAgAElEQVRknB7dc56Y+GK3BznldKCI&#10;Mduy9xP1k4LCsoJLNDe3Pn9eV15ekZ9fmJPzOD39Pqjj5s24qKjo8+epfr24DDsobv36jcuXr1y0&#10;aPGsWbMnTZrs4+ML0xhU7O7u7ujoZGVFFSLW0dFVU1OTk5OXkMAzmZuFhWnJ5aysrHx8fGJiYnJy&#10;cnAV3OEVLGjAAPdhw4aNHesVEEA1x50/f8GyZb+uXbsORUD3BQYeCQo6ERoaFhFxITo65saNm0lJ&#10;dC7jk4KCwtLSclxtG1TwrdUO/nKAkEGt9fWNVVXVRUUlT548ffAgMyXlXkJC4tWrVE3g0NCzQUEn&#10;Dx0K3LVr9+bNW1avppoi4/gcGI6Pj8+oURRXYCGjJH5TPT091K1cCbWHF8EFn5nen5huyiArK6ui&#10;ooJiOSagZScnJ1zVfOTIUaNhBowZC5IfMwYwZtSo0cOHjxgyZKin50B39wGurq7Ozs729g62trZW&#10;VlZmZlTGuampmTk1LNBPc/gn/NLQ0BAeCvV7pvoES0pKCAoKAqX05qGAlEAsAgICMBWBWlHaqxFO&#10;e+1M3PQBNu5scr8ahL9nz16YLSdPngoLOxsRcQlXOU5KunXvXiporXO2lFVX17x82QCc34NK0fTA&#10;BsjIV3R94+5J511I41M7gf65Iu1/FUH/bDNyRn5rQwE8uuI6s2qt07KlKQ6FTttwg5WyMrrBClWX&#10;++ZNqiv5hQsXQ0JCgoKCDh48tHMntsE1OEY+cya2QV+Y2zDhYVbDogbzGWYR2IK+PsxYLWVlFaCj&#10;Tkvkh7Wb6V3J4YRsbGy4RzgPDzce8E8ODg46m5xe3NH63pdxfaeLseP/ZNZdYfvi5+dHhCwLlqur&#10;qwvsZGtr4+LiMmgQZWIos3zSzJmzQJh0IYd9+w7AmgKu0dmz54EAgQbj4hJQtQ+qkMPTp/nAk5WV&#10;1Ti5HOYJU6bEu3fvMzOzwJATEpLgikjpVPNy8Ea2b9+xbh3lnsHCMWXKFFTGw2vo0KFAuZ2bk4xx&#10;cSBZWTkxMXF+fgFm5ZfD4ggcizLL5dTV1fX1DSwsLOCiQLDDhw8fN8574sSJsNouXLho+fIVsP7C&#10;rR48ePj48SBYl8+dC790KRL8TJjGsGTDo8GKBis4rOPgiIIAwY+CaQ+T/0PvguRfw1Rd/KsvuFgk&#10;rZyAgICAgICAgIDgnwEJwBMQEBAQEBD0Cu/ft/c4U/DDh9/BDWhtfd3Q0PTixUucyoa6ohagVLas&#10;lJTU2Ni4S5cig4NDAgOP7Nixc/36DUuX/jJ79hxU/3PswIGe9vb2JiYmmpqa8vLy0tLS4uISIiIi&#10;goKCvLx83Nxc7OzsLCwsvQwg4RrL6PV6f7oDet/O0cuXv3AGlNzJzc/PLywsDPePuxerqqpqaWmb&#10;mJg6ODgOHDhwzJgxEyZMnDNn7i+/LMMJ6CCQkJDQy5ejbt6MB0HhBpxFRSUgw8rK6pqaWhBpfX1j&#10;c3Mrzv39JjWh0scdNbE/+fb2H87X/FbQaWFMyQyDs8FjtrS8Ale5ru5lTc3zioqq0lJqrubnFzx5&#10;8jQ7+9HDh9R0jY9PiIm5Eh4ecfr0GVDQ7t1UJGnVqtWLFlFFiSdNmozblru7u9vZ2ZuZmenq6iop&#10;KaF5K46qavPhbEumxBVwDXZeXl5BQSHcvFxISLRfPzZRUXE9PSpIY2NjO2CA+4gRI3HSMNzh4sWL&#10;V65cuWnTZphgBw8ePnnyJE5kvHEj9tatO+npGU+f5sODw+ODEF6+rG9sbAb7bUMZjb0RMhyOJNxa&#10;X99QW/uisrKqpKQU5nNubl5OzqMHDzLv38+4cycFpnpUVAwW75Ejx/bu3YeTWcEo5s9fMH369IAA&#10;qtz90KHD3NzcQMKmppSEVVRUZGXlJCWlxMREO4XMjVsR90a8YLbc3NxANaA7WVlZ3BheT0/PwMDA&#10;qGMYo2FiaWlpa2uHU7TBlocOHTpq1GgvLy8fH9+JEydNnTpt1qzZYNqAuXPnAeCfM2fOhN9PnDgR&#10;xf6pagQDBlD7hCwsLAwNjXC1duAKMTGqJDs8F67ZDjcDNAIah1mEqa8HzwVzD46FRxMQEMCJsAoK&#10;CpiO4GFgzsBTgIS9vMYBI+H2wJs2bdm//yAuzB4ZGX3jxk2YLaC1/PzCwsJnxcUleM5UV9eCcuvq&#10;6oHwMS+hChk9qUlA12bH7T8+Ttb8Xsqt/03MhoLlzKy+DicEUaD6GS1ggM+f11VX14C+SkrKgOLy&#10;8iiKg/UlMzM7Le1+UlLytWs3Ll2i+lijPSsdTRCA5ZYsWbp48RIM+Ozq6obqchviruTAPxISkqKi&#10;YmCD/PwCeJYCQdHJ5b0xxs8NxhYJOIkcDEQQDQEBgACwAfySnZ0qNfF3lGHH9UJw2B4nl4MEJCUl&#10;QRoKCooov1xDT0+fjviOGDHC27uDjcGyQKo4rRxVYj997lwEEODNm3F3794DdeCOGMCWNTUvXr5s&#10;aGoCNn6D2Lgn04AuowKsDkaK/LEK3KUel/cAo4aFAFQP/tjRo8f37dtP0++8efOBr3x9/YCsBg0a&#10;5OzshGsCAU3Bw1IMJUpxFAi8N8KkVzSUoy8O1IQ9JW1tHaB6e3sHnFyOi7HDLTEWY0dty4PDwy9e&#10;uXItISERFuvMzJy8vPxnz4qKi0tBjOXllfDImKDAcQJbwFV8wDTAQHpgbnj3CQ6WI476ck551xIU&#10;/2maIiAgICAgICAgICDAIAF4AgICAgKC/zA+lwD3uby3zvbV7+m8Xho9eV/bOdra3jU0NFVV1Tx7&#10;VoxSzzOSk29dv37j0qXI0NCzx48H7d9/EKU3UbWX58//edq06X5+/rg3qrOzi5WVtaGhkYaG5v/Y&#10;+w6wKrJs634z3SqgogQJgmBAJAkiCBIECQaiEXNEDJhzxogRFcyAIElBRAUEJEmUKJIEiYIBUDAC&#10;arfdOvOvOodbfdvQo3D7/fNm6nz79fBsqVu1z95rV9991tqKin2lpaVFRUUFyNal379/ceHfCOpT&#10;/v73v3fr1o1Om/7jFGEb/tmcmzdv2b17z+HDbidOnCKSyMFEEpmRzs7JyS0uppLIT168eIXN6oj8&#10;MT9ZiqVJvedjR3077/xPQu7bJ3p+kXb5RealALtK/yDvmXi5bWx8RseWIzjv3CnIzMxKSUmNjY2L&#10;iIgMDb0cGBiEvaAMPFfXfdu3u6xfv3HFipV/nKU9mvTL9TU1tZSVBykoKJKx5T26dOkiwJ4Nwh5R&#10;JCEhKScn179/f1VVNcIVNhg50mzs2LHjxo3DzcyZM2fRokXLl69cv36Di8sOqsR+8iTCyTcoKOjy&#10;5TDS/kxITWVEtgsKisvKymtrHyA3nz1/+eHDx9OnAiQlNQ8d8iT+ab+vP378B7b15cvXT5401tY+&#10;rKioKiq6m5ubl55+KyHhZnR0DBmNHIzcP3PG093d4+DBQ4j8bdu2r1u3ftmy5U5OC3n6E+PYvvKQ&#10;IdoAAUIol5OQkIArBM5hRZ7S8eS9e/fmsbGZMbpmZmZWVlbjx0+YNm3avHnzKX1/A7M2ws+wtWvX&#10;UcOfr169etWq1bRTjo3A41BzdnbGLy5atJgantHRcQGuNmPGzIkTJ1lbW2Mf8ZhaWkNICCkALrp3&#10;7y4QrCOR0xVOg+v4IseQPJc1HXhPKbA8EqcrUOj48ZPe3ucoBRa5gIxITk7NysouKCgsLS0DmNfV&#10;NTx7JjD+Kz8Z+nNtDH5++bfwNXm1rEMNqu/SYP+MRP4FQPtELUOwQ8rZxRPibqETELBTSPPCwqLc&#10;3NtUNiM6+sbVq+Eovn5+/l5e3sAHoMS+fft37Ni5adNmclTF2dHRceZM5mwH8A05OHLkSENDQyqe&#10;gRJG9A96I6IQogLUdaCnzUg3uhuu3INZPbHIDz2Q8vhX9GTM5wu/KCQkRNjnVIW9O37Ar5CzJkKC&#10;GorxQ9uwhs5kWENbQqmoqGhpaenp6RkbjzA3t0QuAyumTp2G1xiUCXJuaSMfGjPM8sDAC0Dj69ej&#10;iLRMOraGSMtUUp2P169bfunAwHK+SPj49u27ly9f1dc/JcIeFfQcGBIZ6YwXsEuXQv39A7yYo2DH&#10;qagAAoA2y3HzKCgoK2PGjDU1HfmJAhAV3heIAhCPoM+cUlJWVibqHRa8oe8MudzZeemaNWu3bt2+&#10;e/feQ4cOEwEM4BIjYh8ezlDzk5KSMzIyb9/OxztSZSWrlfIaadjBeSKfLH7xHn6MYuHiuzDqP+C4&#10;D2ecccYZZ5xxxhlnnHHWQeMa8JxxxhlnnHH2b2Tf1VBnZ6m272tcdjDte8Jybmx81tDwlH6bX1R0&#10;NzMzKz4+8dq18KCgC2fPeh45cnTXrt0bNmxcunTpnDlzJk6cNHr0GCMj4yFDhqipqQ0cOLBfv37y&#10;8vIsi1dYWLjjjSW2d/53vsUKvXbw4j/whp526dJFRESENgMoO01BQUFNTX3YsGFmZma2tnbTprXN&#10;Pt+6ddv+/QeOHz/h63v+0qXLUVExqalpubl5BQVFJSX3KiqqampqHz2qe/q06fnzl83Nrdim3377&#10;0D7iFJ3E+ZcG2J/E2NfaTr8IbjoyG4GUYU/I5S0vX75+9uwFQvHJk8b6+gY4s7KyGtFIFGtTyDSB&#10;qwhIb+9z2IWDBw/t3Llz40amWe7k5ETbnGPGjB0xYsTQoUNJWCr37dtPTk4OeyomJta1K0N6FkiT&#10;hkYO6QZ1o7oFCH4iXatND15YW9ODF7OcnBbS+bg7d+7CDXt4MK2FwMALYWFXED94qJyc3Pz8wrt3&#10;S8vLK5F6eGQ8O40fOLzjSuwIpPfMG/gvzc0t79797Hb4jJi46oYNe8rKym/dyrx5MxlpHheXEBER&#10;GRJy6fx5P6L/7L5v334XlzaVe0fHBXPmzJ09e/aMGTOQ+xYWFnAsUl5RUbF3b/i2V8+ePeHbTp0E&#10;41s+jqOEjIxMnz59+vXrD98OHsyM0TU0NBw5cuTo0aORmNhu5ObcufMWLlyI+1yzZu2mTVt27Njp&#10;6upK5umeOHv2LFEJvoiY8fcPPHfO5/TpM+7uHocOHd6719XFhWlG4reWL1+xcOFi0imfgV2zsxsH&#10;cDMxMTEyMsJuEnn2YVpaWuRwQD+qcY3bQyy1++wF4Au/DtgBVIqJicvKysKflAULzLGxYUiccPXi&#10;xUtWr16zdSsjenz06DEiSBB4+TKQJxobR7SO8wsLi0tLywA+1dU1fMoEr6gyAdW96HgI8ReLfytr&#10;Xwed9u/fv28roAJpkxPQ/geZncyQXOF8pPCrV83YCxbTsDuPH9cjzYn6OjNjgqbepUuhZGS157Fj&#10;HigxLi47UGqpYMbMmYC1iVZWNmZm5vr6wzU0BquqqiopDQSyEUK5DGUVIyDpRPC/iEfOrh9/ZI56&#10;9Owphs9FuUc6AGDl5Rl2O36UlcUf9MbPqKH9+/f/6adOAMu/6E6ANj/99GPnzl2EhNrI5QB5CYle&#10;yCa8jQD/dXR0jY2NLS1H2dnZT5kyde7cuTShtmzZRjXYyRCW8xcvBuM9JzY2jo4qJ9W8jOqHY7+w&#10;cahKKE+//PJbB4MEkUZEPt4RGZWXjY1Njx83IHOB/xkZmXTaSGjoZX//ACoqABDevt1l3br1S5cu&#10;mz9//rRp0+ztx+FxDAwM8d6FMBgwYAD8jOeVkJCkL10CObHEolP37qIA4T59FAB9cKaJienYsVYT&#10;JkxETKLgrlixavPmzbt2MQcK4UlfX7/g4EsIZhSUjIyMvLw78CTqWllZRVXV/drah5RfjlxAavz8&#10;M3Cpo9I0bLP83xOaOOOMM84444wzzjjjjDPO3nMNeM4444wzzjj7Lvv61/1/xvr9Gk+u44OlP3z4&#10;2Nr67vnzl/X1TOO8tLQsP78wMzM7KSklNpYZbBwScsnPr43/tHevKyGgM+SnmTNnER1sq9GjR48d&#10;O9bc3LxnT7EuXbp0/Nvbzxc7AZ3tnfMI6AL4ar5z507du4vyBiQP1NAYrKura2RkbGHx+/TTBQuc&#10;qHL7nj17yfDOswEBgWFhV2NibqSkpN6+fRt+q6190Nj47M2bdwJoLPPWJ98Of0Kc4ouTT0lUX+sb&#10;fRJU/HH1tdASlAw7/0LU4U5evWKY5bSfVFZWQQnQGRlZyckpcXHx169HhYVduXAh+Px5v7NnPd3d&#10;29oJ69dvXLZshaPjAuwLItDK6nda8KBBygoKClJSUt27dxcg9ZmSnhHe0tIyCgqKAwcOJFO0dQwM&#10;jMzMGGa5vT3DLJ89ew7ygo4t37Nnz+HDjGitt/c5HpExOjEx6datzLy8/JKSe9XVNXV1DS9evIIf&#10;BCsEzaOVNz18+LiqqvruXUrZz0agxsfHR0ZeDw29HBR0wdPTi86DR0hTWvnSpctYr1pbM+06AwMD&#10;IiyhRhiNMj179vwrEpyy9iUlJeXl5emEcpKARhYWFjQBqbg9y712dWV6yR4eJ44fP4FHOHXq9OnT&#10;Zzw9PREkgKlz53xgvr7nz5/3P38+AHmKFRBwAY984cJFPz+/06fPUqGCbdtc1q5dR1pTjtOnTx83&#10;bvyYMUzXnKr6407k5OTFxSWEhIQ7jjO4gpCQUI8ePaSlpRUVFZWVB2lqag4bpjdixIhRo0bZ2dlN&#10;nsyIHpPDFqs2bdq8c+ductjiOJ4oMDAoNJQSYW9SDX82foDb2G7BMjj5F1U//gSC2IkSgiVufnML&#10;/KuqG59/1p+gmaCSjmTcL69ft1HJqZbD3buM2nZ2dk5aWnpi4s2YmNjw8EhsYlDQRVbR4cCBg7t2&#10;7eYNPnCeP38+gnDiRCb1zM0tEP/IAuQC0AaFCZjWo0dPhJCg1DJQPXkt0u7Ia3FxcSQgiiAR+m7T&#10;+sYf0sY8HWmBPCWDToCEPWnvXE5ODvemyFvARsAv/pA09ZlTNchr/IpA7plwytvmNeD2qHK4srIy&#10;XDR06NDhww2QuZaWo+A9llm+ePFiIiG+hWYTYUUz2QQ0jopiNNiBxsBG1O6amgcNDU8Am+/evRfg&#10;9HpWYwA1DglbWnqPvlwBilHgIiOjcCfAJeAVKgU5DcaQy1eupOTyOQ4ODra2dsAHvI3o6Oiqq2sQ&#10;bY/e2BdhYWEBKgr8EZqU6QB4Y+MR8KeNjS1hmc8ESAIqiWjKzgMHDiCAEcZ+fv54P0Rsx8UlpKam&#10;5+QwHP3KyupHj+rw1C0tb3/7rV1C9t/g2w8f2l6N6IEVCh0cp5wzzjjjjDPOOOOMM844+88zrgHP&#10;GWecccbZf7V9Ixv4j/TfttnS7VtsU5b9zrG19W1Ly5umpue1tQ9LS+/l5uYlJ6dFR8eEhob5+wec&#10;Pn3m8GG3nTt3b9y4kXabpkyZYmtra2k5ysTEZPjw4UOHDiVf9Cv/UTNWqH3f8LLNcrZf/hNZnTp1&#10;olNaaftcUN8d42psY0BKSqpv3354Fn19PUIDtZ0yZSqZMbx806ZNtHd+9qxnQEDglSvXoqJiEhIS&#10;ic52dn5+QUlJaWVl9YMHjyh7GC59/52ayZ+Tzv9lbNAvi9+8eQf7vK3+J8ZPJRcUm5wNLcTne76J&#10;yDS6Xr58TboI9+/eLc3NvZOefis+vo15iRjz9PRyd/fYv/+gi8sOuHpj29q8fv2GxYuX0KmuY8da&#10;WVhYjBhhQmf6qqmpKSkpKSgoyMjIiIuLEwJ0J4FEBSIQlxITE+vdW27AAKXBgzV0dYcZG5uMGjXa&#10;3t4ewT937txFi5bwj3c9fvyEtzej50/lam/eTE5Pz8jNvV1YWFRaWkan5DY0PCWB8abjwr+kf8DE&#10;CZ0K39j4DIFXXl6Bj8vOzk1JScU94E6Cg9sI5UePHtu373dWq6PjgmnTppMh5Yz0uoGBwdChOoMH&#10;D1ZRUenXr7+8vDwSgXLKBaIhQTUecDVJScl+/frJyPT+8Ufhvn2VRo8ebWdnj52dM2fukiXOK1eu&#10;2rhx0/btLkSc/Mjx4ycRFX5+AcHBwVevhkdEXI+JiU1MvInIgXujo28g+5KSUlJS0hITk2Jj46Ki&#10;oq5di7h8+Qr+PjLU1/e8l5c3sMvD47ib29GDBw8hf8mI6M3Lli0jY9rbpI9Hjhw5fLiBtra2qqqK&#10;YKWPAVQiIl179eqloKAI3+IjDA0NAZu2tnYODoiieXjqtWvXEj32fceOuQNb8LxUNRpPlJSEKLpF&#10;WOYFxcUl2F9KMackztevW5BcgPF2hxD/bODPAefPJzsIVgD5zz/3Tz6aNQAgXCHY4REUjVl1evwn&#10;JPmsd8i45uZWlEs6VAKAdvs2AC0jIYEhECMCqULGiRPM8RQE87Zt29auXUeFHNi8I3LrRgAWLS0t&#10;NTV1ZWWmehIFFxmq4EKb1oKqdHTxtLhFkeBycvK0A62qqoqSp6mpqaU1BIaFH4EGANhBg1QAgIhe&#10;GZm2pKCJTMVa6BRzcbLwv1TFHXeOv0Cnqnfw5nG3tDrjUhQ96BE32t9lj54glVAgFi5cvGIFo/Ox&#10;Y8cu1BFUE2QTKkt4eGRsbDyA4tYtAHJeYWFxWVnF/fs1jx/XATZfvWrGnnaQCU3ziKIx4hCJSUfh&#10;4FUqLy8fgZGYmBgZSZnlgWfPehGNAVS6nTyNgYUzZ86aOHHi2LFjzczMjYyMWLmLAQMG0MMT8DOc&#10;L6ixOHAsXqvgUvLC0xcBgFc4Q0PK1P8dmtasATRtAzQdOXIMQOrn549iHRl5/caNuJs3k9LS0rOy&#10;svPy7hQV3b13r5y8/Dysr29obHwOr75587YjZY68SHzKLG/H3Jk/QSeuic4ZZ5xxxhlnnHHGGWec&#10;/ZcY14DnjDPOOOPs392+UZL9e+3du5/JENnv09P++PEfuJPm5tbnz180NDx98OBRZWV1SUlpfn5h&#10;Tk5uenrGzZvJN27ERkZev3Qp1Nf3/IkTpw4ePOTismPt2nXOzkvnzJk7adIkKytrExNTHR1dNTU1&#10;RUVFSUlJERGRTp060w63oAaT0y/Q6eTUzp07d+nSpTPf6sRb+FD8ne/6sh5/GVfr3r27hISkrKys&#10;omLfgQOV1dXVtbWH6uvrjxhhYmFhSSW48bx46g0bNuzYsevQIUan1M/P//LlsOjoGykpabdv37l3&#10;rww+pGOGaRsbm/uecB/b15bm76OzUsCtrW+/ZrR9zmuif0cfnX6b/J5H02zHmQwSS7/RnsGzZ88R&#10;To8ePb5/v7aiogoRVVBQBP9kZmalpqbfvJkUFxd3/Xp0WNjVwMAgLy9GgP3AgUO7du3etGnTypWr&#10;Fi1aTNvktra2cL6hodHQoUNVVVVJw1VGVLSHsDDTvMFeC6SlxBcAjEi4goKCkpISgllLa8iwYXrG&#10;xsZmZuZWVlYI9VmzGFr5qlWriVbt7gMHDnt4HPf09Pb3DwwNvYw0iY+n83Hz7t4tra6uefKkkfQP&#10;3tEzClQdun0L7sULaktL64sXL6lvcf1798qLiorh2IyMLMIpT4yKigkLuxIQEOjp6UWm5B6ixNZV&#10;q9qIrdOmTR8/fsLYsVampiMJU18L0S4v3wfPLiwsTBJWAAxRSmmluuuyssx4chUVFU1NLT09ymW0&#10;tLGxmThxEnaZtI3XAVIOHDiIG/b29gkKuoDAiIiIRITExMTGxyckJibh6dLTbyF+gEt5efk0nPLz&#10;C9av2yEq2n/evOVE7jiMaLMH0IMClNe7c+cuPl6vIx5/woQJ2M3Ro0ePGjUKdwI/ALtUVFSpE3r0&#10;6EF7fu0TLaCxJCraXVKyF53LPmgQ8+C6uroIYwTS6NFjxo8fP2vWrIULaSBt2bVrD8DkxIkT587h&#10;2S9SKYukpJSsrJzCwsLycmbKMmFwvqEJzp+qHZEb+WN0/T7FnNamTwaEf2Vs+a//0r5RRL3jRu+N&#10;1WVh62D7nIN6+uLFa7i9oeEJzTVsREnJPRJ4eZmZ2ampt4BjsbHxUVHR166FBweH+PoyegbHjh3b&#10;v/8AOZwBKFtJR1M7OEy1t6eDAEz19PQ1NTWVlQcBZ1ArEWyItA4mHT3lA1Ts3p3qlkv26iUFKEM5&#10;k/vjQjLiz6WlpVjWeN++fQF3QFdEKUoeEA+wYGBgYESWgYEhfsY9I4CHDBmirq5Bu/syMr3FxMRJ&#10;of+98tLiS4+1teOJ2EEYwA08hZQUMkhOQUERt4f0hNN0dFCRh9OKjLcOSoZesMBp2bLl69dv2L59&#10;x759+48ePYZdOH/ePzj4Unh4RGxsHEozIUMXV1ZW0VR6+fI13nn4Ybl9QUIw+ZfXr1tR8evrn/Be&#10;n+6R16ectDQmQm7ciCMnwy77+QWcPcuAEjm9xPTLV6xY4eS0EFCAVwsbG1tzcwtDQ0O20mHvgEX0&#10;8IFAKt1PP7VR9rHvffr0GTCgrcaRSfDG5uZMjSN67MyckeXLV27cuBFhDAh1d0eN80JNwatOZGRU&#10;YuLNjAyGrI+3nZqaB0+fNr5+3dzS8pZ94WFnCQnkKB57sofv8Mq/hiauKc4ZZ5xxxhlnnHHGGWec&#10;cfZXGNeA54wzzjjj7H/Vvt5s+MLAafptL69D8JF24zoipk27C/QiuObLl6/r6xuqqu4XFhZnZ2ff&#10;vJl8/XpMaOhlMo317JEjR3bv3rt589ZVq1aRr31nOzg42NvbjRnD8Fb19YcPGaKtqqpKZEXlxMUl&#10;BMJY/eGPg89ZzXZ+2XZBydjShet369ZNRkZWS4uZQGxubmFnZ0eo5/OXLl1Oeuc7Dx48RKal+gYF&#10;Xbh8+cr161Hx8QlpaYxmKVxXUVH54MGjp08bX716jS1rx1fIdEfYb42p0Whhu1As1ZJSuvmNtNne&#10;fq2lJEC94k/i5/XrlsbGZw8fPq6oqCoqugtvpKamk5m+jE54QECgl5f38eMnDx8+THTCt1HF7AUL&#10;nEgsTbG3tx8zZqyZmZmhoaGOjo6GxuCBA5UJ31GaUu4EKMP+A0+JXVxcvHfv3ghaNTV1HR1GKtzS&#10;0oIS7+bNm0uJd1u3MhrsBw8ePn36zIULF0kX4Tp2PCUlNTMz+86dgpKSEjwyNr2h4emLF6/g/3ZT&#10;gfl9i/fJV6+anzx5Wlv7sKysoqCgMDs7B84akLoAACAASURBVB8aGxsXHh4ZEhJKWjLMMIWDBw/u&#10;2rWLdOxWLVy4CP6cMgX+HE+HKRgZGfMN7R4gL9+Hzimn/fKOexJpiEtJSIjLy8sNHKg0eLCmnp4+&#10;MGHsWKvx4ydMnz7T0dFp2TJGcX3r1u3YegQAwgDBgJAIDr505cpVwrGOJxzrjOxsZgZ8cXEJ4YbW&#10;4tmBSJWVlffuld+9W4q4gsNzc+8guljdAlyENC/PuLkdxfW3bNmyatXqJUuWzJ07b+rUaUSMnWGW&#10;A6O0tIaoqKiQ/p8Mggq3/T+COIEBCMKlxMTE5eTklJTggcF6enomJqb4XOKBGY6OC4AeRPHYZd++&#10;/ceOuXt6ep0/73fxYnBY2LXr16Pj4uKTk1MzMrJu32ZInOXllBdbT3mx7979jOTteJ6yuuVUaoIf&#10;W95/ppr+nczyL3fTv50+zj+dhN4PC1ksagmQU87vGWr4OKq8UlfHjC9BvPEkHNLi4xMpmxzp7+Nz&#10;nrTJ3Q8cOLBjB5JuMz3xg2BD3sFmzpw1e/ZcxJumpiZQRUlpoKKioqysrKRkrx49eiBOUBYFUrPo&#10;sAMJCUk5OXkgmKqqGkrwsGF6BgYGxsYjkIDAUnPewo+mpiNHjDAxMDBEcGpra6urq2toaKipqSEj&#10;gLSI20GDlAER+BN1Zmng//Aj/QvKysoDBgzAg+CzpKWlAZvdunUXlMhHp04/de9OH0QOAIUH0dYe&#10;iqfA/VtZMRgybdq0efPmLV5MdT5+p5XjtQRVmAw1uAxIvHEjNikpBUmUl3cHAEILMQ+T33Uck/kX&#10;ohSJ+fRpEw+ci+ikm5iY2KtXw5HXvr7n8ZJw5MjRQ4cOHThwcP/+A0j82bPnTJgwwdbWdtSo0cAH&#10;vGBgI2iQ9OnTR1paSoCwTBdel7p1a+PrDxw4EDGppzcckYDSwIMmR4Dz2rUbtm8HNDHjMODVc+cY&#10;AZXQ0CtAV6KhkgRkBuQCmYmGSvXDh4y4Di12SNWOJCb7CsEPTSw6ffKe/BVo+pnro3PGGWecccYZ&#10;Z5xxxhlnnP2fMK4BzxlnnHHG2f+S0e5Cu7uhlHpO6cLPn1NKa11NzYOKiqrS0jIyf/p2UlJKVFT0&#10;pUuhPj7nT5w4uX//ge3bXdasWUNHno8bN37UqFGGhoZaWlpKSkp9+vSRlZWVlpaWkJCgo1KFhYU7&#10;d+7cQXYdbZ/zN87ZRTvoHf+KGZei81979OiBm5eWlpGXlye0vIGqqmo6OjomJiZWVlaTJzMEdDr4&#10;c9eu3W5uR9jZ57GxcWlpt/LzC8rLK6urax48ePj4cf2zZy9evHhFiW4///z+u1hu/IrBX2Ncfe07&#10;YkFFyCf38+uveOv4paXlzatXzXi0J08a6+oaHjx4dP9+DWLm3r2y4uISeCAzMysxMYmygXkSte77&#10;9iFydtC52pQEPG7cuNGjR48YYTJsmK66unr//oxUOJmVK0ln5VIGcMf7TJQQjAuSSb0MJ1hBQWHA&#10;AIZwSbR/aZtzDIJ5+vTpdLAr7hNxfvDgwePHT5475xMcHBIeHpmQcDMjIys/vxAPiweHB+CH1ta3&#10;8EkH+IvMaxsugks1NT2vr3/68GEb1ZVMTS7MyMiMj09kO8RUfd3VdR915rJlyxcsWED0fidZW1ub&#10;mZnp6w/X1ByMp8NjwpNiYmI0DTt16iwIBfIfqWJzjx49e/XqhWSnA+Cxfbq6w/Dptra2U6dOdXRk&#10;Zhxs2LCJqtmfPHnq/Hm/kJBLlLmI8MBz3b3LdMepAjky5dGjx7W1D2trH9y/X0ua5dXwQHl5RVlZ&#10;eUnJvZKSUoRWYWExVcYmM6RvXL3KUH7pyR5kIj5rw4aNcMi8efMdHBysrW1GjjQbNmwYdhmJLCcn&#10;hxsWE+tJhP07dzCoEFG4CC6FiKKzqP/+95/ExSUHDVLR0GDUpE1NR+IGJk+eNGvWbJ5cwZbdu/cc&#10;Pux24sQpHx+fixdDrl2LiIuLT0tLv307D65AHsEJdXX1wOHGxmcAZIQEy5FFLrdbvoJ/Zjk/knwX&#10;s/zfv5x9Lb/ev/9A5xqgzAGNm5qewcPwMwGu2srKKnosg+oZILqIhEP05cthgYFBRHf9BHZt9+69&#10;W7duXbNmrbPzUkDEjBkzJ0yYiIpgZmY+fLiBpqYmsoBOOkD5EBVlBAy6dBHqQJucKXni4uKyssjj&#10;3rhynz4KvEWHi2P1oSBGtA2GoQoDx8zNLUaPHmNjYwM0AyZMnoxUmELWVPw0adKk8eMn2NrakeEX&#10;liYmI8jwiyGocUQbXL5XL6mePcV6ktWDWaJADyAnKiMwBLnfqVOndmMy1QmHWyiASEgwAIJ3BiD/&#10;oEGD6IkTU9M/nDhBOlMopidOyEQD/0uXLkdEXE9ISMBmYctKS+9VVt7HVmJDAct0YAr2GjuOuEXk&#10;dyR+Pnz4iLxAGiJynj5tAlLhBQnohGJXWFiUl5eflZWdlJQcHc1ofgQGXvDyOkc0PxjRi40bNy1f&#10;voIeZoLngc9AJH19fQ0NDUoup5WOhEqXH38UwIkKIDytdGQqvJScXG/2HQa7bGBgiPCwsbF1cMBr&#10;TJuMypYtW/fs2Qv8PHnytK/veVLpIshZwFvEt8y0ETwyQae6+voncAIK30s4+HUL3gSAIe2m77Nv&#10;OPyiF1w7nDPOOOOMM84444wzzjjjjLM/N64BzxlnnHH2X2Gfs/S+SMv7hJNHGTmfcPI6slBa8CnP&#10;n7+sq2ug01tzc/PS0m7FxSWEhzPjqEmDypN0QPezHVBHxwXTp88YP56ht5qajhw2TG/wYE0lJaaF&#10;ICEhISIiIqhBrZRc/revL4F8Cl2dO3fu0aOHtLR03759VVRUtbW1ed84M8rts2YxoqZkqOoXRE2v&#10;X4++eTOJtgbLyipqax81NjY1N7f+9lt7GG+8acT/5Cedf1H3+DNNAjY2BEbW/PjxH/iIV6+aKbO8&#10;qorRp71zpyAzMzslJSU2Nj4i4jo8EBR0wcfn/JkzlJd5aNeuPVu2/N5wQrRMnDjR2tqaJ1Gro6bG&#10;9Gzk5OQkJMSJgrFghrnSRSf7ior2kJKSVlRUHDRokJbWEH19yrqzQtxOmzZ9/vz5zs7Oq1evwX3u&#10;3r3n0CFGif3sWS9/f/+QkEvXrkXcuBGXnJzC45ffq66uoV3zlpa3v/76HcPssS/4FSrwW1PzoLy8&#10;sqjo7u3beWQ4QlJ09I1r18LxiX5+AZ6e3sePn3BzO+Lqum/rVjommck1SmmdMWMm3OjgMAUBaWk5&#10;yth4hJ6enqamFp6ub9+2Qd1UC1ogLuzUqVP37t179epFaYvsmGFLS0tbW1sHBwfclZOT0/LlK4AJ&#10;27ZtZ9vD3t4+gYFBlKOP8EhJScvKyqa0Rfjw8eP6pqbnSA24hd9LHz58fPOGAaL6+jbub0FBIX4x&#10;OTmNxBgjgBwQEOTFCBicwGbxROlXL168ZO7cuVOmTLG1tSNuMabRRXtUPXv2RF4LwiFtZF9JSUl5&#10;eWbuMu2UUy16OGTy5DaHLFvW5pC9e12xlSdOMDx7f/8AXlDF3ryZcutWZl5ePsC2srIKaXX40GkJ&#10;CfUdO46+e/dzayujG9E+3PjnHwUhPmGZv+eTr+BXsPi8j/5d9slF2P4WW+koKPHXrL+ISk4fnzeO&#10;5CVPT7sKfkYKZ2XlpKamJSQkRkfHXL0ajtIG6Easnjp15uhRRnGdDI/YDEAAZCHpkG6AfQTVqFGj&#10;TExM9PX1iHQBM4Wap9/QgxCFBZBu5IiPEKqPlJRUnz4KSkrKiC5dXUYMw8LCApBlbW1jZ2drbz9u&#10;3LjxxMbZ2dnTRjgWAAF/wcbGFoZ/NWXK1NmzmXMbNCnG8RZ+BX/JymrsqFGjzczMkcso3BoaTO8f&#10;OY4nQr4LilD+AwHhzp3bhmIA5+kEBy0tLaIWPgLPhbtGUQCmzZs3f8kShllOBpbvdHXd7+Z29OTJ&#10;U+fOAUn+oO+Sm8vIsANCHzx4+PRp06tXr3/+uT36Ln++EEJUSeXRo8eVldWIn7y8O7dutcH11avX&#10;goODz59n3ovc3T1o5KCIrFy5eskSZzwLOyECTuYVO3VesZMEhnS82PFG1zOvKwoKCsrKykTzQw+B&#10;is3FRgOOEANEhn3F+vUbCBztpfiMFznyA8WlwJCQ0PDwCELcT8YLzJ07+SUlpXgVfPSIGQkPP8Ab&#10;gnLs50TzTyjmn0DTZ330/89HfDjjjDPOOOOMM84444wzzjj7DzCuAc8ZZ5xx9n/SvnFkLG1U/PLL&#10;e/4++nexrD58+EhoiD9TJvHz5y+bmp6zZOKSkns5Obdv3kyKjIwKDg45d87Hw+P4vn37yRfEqxYs&#10;WDB16lRbWzszM3PSNR88aJAKlXWVle1NKJ5i3bp169KlS8fZrvyNc5ZxztLQBdI7p5S4zp07k8Gx&#10;3Xv27CkhIUFbhqqqqrq6uiYmptbW1kTKe/7y5Ss2bdq8Z8/eo0ePeXp6BwVdoKTkzMzs/PyCoqKS&#10;e/fKq6ru19Y+rK9/0tj47MWLV/Aw5Z2344tm2j6nhNHPD1XQ74sFMmEUV3jPvD28f/PmHW749euW&#10;ly9fPXv24unTJsLUbHj48HF5eSUhQ2chMK5fjw4NDaMDto8d8yCaBDvWrduwdOlyHrN8/OjRYwiz&#10;fJimpiY8SSJEAREiKSnZo4eoiIiIQIT96SJs4E5CQkI8irmkvLw8EarV0tcfbmZmZmNjO2XKVOzg&#10;smXLNm7ctHNnm3KAv39AWNiVmBg6uj4P23f/fu2jR3VPnzIUxpaWVkr8Jc2/73AylbLHNsGTcGB1&#10;dU1xcUl2dg7RcqDTEAIoZ3r37r2IqFWrVpMZyXMQZra29paWlkZGxjo6uoMHa6qoqCopKSG5CJu8&#10;F2UrIlwFe3CEzQIqwCArK4v90tAYPHz4cNyMnZ09OW3guGzZcnhv1y6mTX769Onz5/0RBtHRMUlJ&#10;yTk5uXfvlsJ7dXX1QBJEDiAFBjciC2DAGXijubmVf4Y3/xhvOBkeQ9bU1DwoKSnFBXHZ69ejQkIu&#10;+ficP378xIEDB7dvd1m9es3ixYtmzpw1fvx4CwsLPT19eIkcIOhLXYT7F1R0EbJsF1aUQk5ODh80&#10;ZIi2oaEhVfifMmUagmrp0qUsR9bd3cPLyzsw8MKVK1djYmJTUlKp4nFx8d1798oqKqpqamqRTZRi&#10;TqUp8NTwQLtncNC4PHsmSFJy8K5dHrggrkz7Xh0vQ+1QX3/PN5S9I4NF+Bdlz1MkfPPmLcGoZngP&#10;GIUnffLkaX19A2UGw8nkZA9gKjk6+saVK9eI3Lrv6dNnjhw56uq6z8XFZf36DUByJycnOnba2poZ&#10;Oz18uIGW1hAgFdFa7ysnh1omhVpGycEdTDcEkpCQMB3pjUACQElJSUlLS8uQhbjt168fPhqhpa+v&#10;P2LECDrbGxEOQMBNOjoucHZ2XrFiJYJ/zZq1a9eug+EH4Ab+EOHn5LRwzpx5M2bMmDzZwd5+HAqW&#10;peUoU9ORCFRdXWZqg4aGBk+MXQ0fhDAeOJARY0fWoNLhXnr06NmR6Ri8seVUmqKHuLg4ng6opaKi&#10;oq091NCQOQSAd4bJk6ewvOfNm7fs2rX78OHDJ0+eJFLhF7FZSJnk5NSsrBygcUFBISmpZdXV1VSD&#10;HXgCGEGkCUSGHcGJ6xA9lbevXjFz7oFaKNwIJOAY3oJwD2lp6eQcYQSZbc+Isbu5uZHxEFvpwZ05&#10;c2bD57a2tqgyenp6BItU+vfvr6CggJ0VF5cQFe2OwiSQMxasRo6oqCiiCB+BrdTRGYY6Syj7E8kk&#10;eOaEH2oKVf44deoUbhsQiheV+PiE9PTMvLw7BQVFwOry8oqqqmq8qzx+XAfEfvYMvn0NV/z88y+/&#10;/fZBgONdaLOc7ZFzxhlnnHHGGWecccYZZ5xxxtn/deMa8Jxxxhlnf5V9rTnxpRbpH6jn/AwbloPO&#10;TrNuX6MCv4sPam5uG5hdUFCYlnaLUKxirly5Sud30sbD7t17Nm3avGIF0z6fMWMGlW03NjbW1h6q&#10;rDxIQaGPhISksLCwYLt67KJ9dLZ9Tnvngpp6jquRucVisrIyhHeuQpjK+iYmpqNHM0QuB4cps2fP&#10;Wbhw0erVq7ds2ebq6kqFZAMDg8LCaJMsPTc3r6SktKbmwdOnjYR0LqDGEVnsd9B0x9lYEojcMa7w&#10;5s3PdIwr7RyUl1eWlVXAqIR4eHhkaGhYUNBFBAOrQ+DismP9+g1UPBzxMGHCRGtrq5EjRw4frg/v&#10;0ZDo1Uuqe/fugh1YTlfnzp1FRduI0ZQHrKurQ5ialtbW1hMnTpo+fQZubOnSZWvXrtu2bdveva5H&#10;jhw5derM+fN+wcGXIiIiqT5tXt6dkpJ7NTW1DQ1P4YFvpNnB23D+mzdvX7583dj4rK6ugY48wKXy&#10;8wtzcnJTU9MTEm5GRUVfuXKN9l1OnjxFJr4jibbQZjlR9J1sY2NjZmY2fDgzk5sMeleQkuolKira&#10;qZNgCNOfL2yHiIgIol1Gpi3aNTUZPuiIESaWlpY2NrbUe/PnOy5Z4rxq1Rra5Tpw4KCHB6O14O8f&#10;AAcCH27fzisqultVVf34cd3z5y8BIx8//osopH4D1NBREYQZzCgZkJnuudiOxEQ4jSF3Xrhw0cvr&#10;nLv7caJ44bJmzbolS5YgBydNcsD+mpqOxA2rq2v0799PWlqme3dRgXSnfmBmMDOEe3r8YsCAAWpq&#10;akOHDjUwMDQzM2dnMM+dO3fx4iVr1qzdunXbnj2uRPf4FOn/XQAaREffuHkzmYj8F5SWliMw8KSI&#10;E2D4X0G2/ueXwIGUlV9Ip/nd1+ztW2ooNMz/++HDRw8PXwkJDRcXtxcvXuGenzxppLf9xZEQ/AWI&#10;tY6f42EXOUvxy+vXrVSz4eHDR1VV90tLGcVsIG1mZlZKSmp8fCJRbogAOiFgkNpnz3pR6exdu3Yh&#10;bgmP/Hc28NixACgzMm2aaZNTcQJxcXGkgwBHTf/wGTMYeU2VG1AuAVC2trYTJjCy6oyiOrOmEZsK&#10;FAUmzJ07Dzfs6Oi4YIGTk9MiAAUi39l5KZB2xYqVWHio1avXIvzwA22f41/hr82ePRfXQ7VCzTIx&#10;MRk2TI9Iyiv36aMAnCSQ0kkg5ZJdQBJhYeZkCQ+HldTV1Um+GCBDcRu2tnaoC3gUSit3cdm5f/8B&#10;lA8UET8/RuEDOBwXFw+0BGYWF9+tqKh+9Kiuqek5IEKwBZRdiE+ENGWWA7hoUFElleTkVFZJhYTT&#10;eZT4Y8c8EE47duzcsGEjXO3ktJDgtgNw0sLCAhUHz6uqyghdAE579hTDvgvKvXjDwWtJz540ihRJ&#10;FGlSuQtEEQoHC9R0mszn7r12LZKKf8C9wGpUKEoo/+vc+88/whH/wIhPps/8+SSarw2j4Ywzzjjj&#10;jDPOOOOMM84444yz/wzjGvCcccYZZ99h30g6h31C72vf+nyoNhkN29zQ8LSysrqwsDgjIyshITE8&#10;POLChWDSx3J3dd1HGVdOTgunT59hb88Mrh45cqSBgYGOjs6QIdowbe2hkpK9REREyDf1HfrimL9Z&#10;jvUTszrRwats71wgX1LjOrggvXrXrl2lpKT69u2rrq6mqzvM1NTM2tp68mSHuXPnOTsvXb9+w44d&#10;u3iMLr/Q0MuRkVGxsXFJSYwU8+3befAbZZ8T+nLTy5evW1vffS9Pjmoa0++gOyzL/+lsUf7Jx9hx&#10;2IsXrx4/rq+uZkT7yejfW9j3yEimhUDI5YxQ9sGDh1ihbDrJdeLEyVZW1ubm5lQ/nE7PVVJSUlDo&#10;Iy0tIybGSIgLCwsLCcGEBKIGjB3HHnXv3h0bpKjYT02N2aARI0zGjrWaMGHizJmzFi1atGrVmq1b&#10;mU750aPuZ896BQSwhxvSsrJy8vML8IzYoMrKqvv3GQZwXV09O8mVjnF9/6ck4I8f/4ENxd/H71ZU&#10;VGG7Cck1KSoqmjflnZ1xsH3dunVLly6nEtBEtd7G0tLSxMRk+PDhQ4cO1dDQUFZWRqTRCbiioqId&#10;Z7h+zWm8Tp4M/KaioorNwj2YmZkR102A65ycFq1cuWrz5s27d+9xcztKaOV+ISGX6ajytLRb2dm5&#10;+fmFJSWleGpWWYEO54bfvncyN/17QJu0NOaQAYItODjEx+f8yZMnEWlIsQ0bNi5ZsnTOnLmTJyPM&#10;rMzNLYyMjLHdgwczMvX9+vXr3bu3hIREt27dBNIRpMRZuAiXHTBAiTeDeSTPPzOpQD2Rld6FO0RG&#10;eHufCwq6cOXKtejoG/HxCQiwjIzM3NzbBQWFiDFKMQcI0DHMVMOg3f2qT7L4k3rxJ1WDJYX/SRP9&#10;K53138Ut2AM6fw5H9OSEj0+olJT2oUNe/yTy13iH/6ImCivdzHbX2CZZc3MrPcFTWlqGkMvMzAa6&#10;xsbGXrsWERIS6u8f4OnpRaX7EatI9nXr1i9btpw2NQkJ2A5VCbFtZGQ0bBjDuiZTvZX69KFUYHHE&#10;TMeVG6jWBfCNal2IAe/EEY8SgCYqo62hMRg10dDQcORIZNlYe3vmABYSbcGCBagjq1ev3rSJ6SUD&#10;qYAV+/YdwD9RXvfscd25c+e2bds3bdq8fv361avXIOqcnZ0XLlw4b9782bPnoOxOmTIFYIILUrV2&#10;ZAeuj0cGtiBikdeowqqqqv3795eTkwOwCFCMHSWXCFQwYEJO3jB0eTrfxMzMnB5aImDCqIUjhV1c&#10;dtBuLlARG3fp0uXw8Mjo6Jj4+MTk5BQUmuzsHIIq9/DKQcjlT0iyvEEkCKTwIbpoLiCkUelwZUA3&#10;srKiorKoqBiYlpyceuNG7NWr1y5eDPbx8UVZd3M7gl3YsmUbnA8IogcvqJIKttLQ0AgopKnJKILA&#10;w3TUPQKgI6z9TxbFIvoeoqjYNkGGcPfpvIypeBVZssR59eq1tNIdOXL0zJkzBK5DIyKu37gRh3qU&#10;mpqOepeXdwcVCnkE9wK06+oampqek3cSZiR8B7Qu/pC83w5HPPv5awMjuAHnnHHGGWecccYZZ5xx&#10;xhlnnHH27cY14DnjjLP/KPuTbxg/V8H9LmuHjjehgf7a0vKGEg1Zbh+lgaan37p5M/nGjdiIiMiQ&#10;kFAfH19WOXnNmrWLFy+ZNWv2hAkTRo8eY2w8QltbW1lZWV5eXkyMoV7xOtwdbW9TujltnHfu3LkL&#10;WZ35Vifewt9pXzsEVxYREenZs6eUlBTuv3///ioqKoMHD9bR0TUwMDAxMbW0HEVEv6dQ0e8NGzbs&#10;3MkIop48ychWX7oUGhUVDUdlZ+cUF5dUV9dQvuarV83NzW/oAGPaWSQtqPafdWC37BubCogBxMOb&#10;N+9wJ8+evcBdPX5cd/9+bUVFFaFvFufl3cnKyklLy0hKSo6LSyCTgBm+77lzPoQkzbQQ6OBtZ+e2&#10;FsL48Qx309R0pL6+PiE1DpSXlxMXFxcWFob/O97CxA5iT+mUXFlZWUVFRXyEmpoaPgvbgQ/V0dEx&#10;MDDEDYwZM8bOzp4qsTs7L1u3bj3t03h4HPf2ZkSzr14Nj42No2Lsd+8yzHJ44PXrT4fQw5nIFziK&#10;d3akBbnAG2FQ//Dh45qaB0iK8vJKOA37m59fgI1OS0vHxfER1F0nTtCObxs30dFxwfTpM+ArVrie&#10;TODu37t3b2QHgg3PiKhDdnTQXeyC5zt1+gm7QDmg+KC+ffsiH9XVNZCY8Bsy1NzcfOzYsePGjZs6&#10;ddrcufMWL168evWqTZs279ixC0nt7u5x5kxbf4v2yzMyMvPzi8rLKwALcAgC6ddfP35j9FKv4tUL&#10;v9Xc3EpdStn58CTcmJeXn5mZnZqaBjdeuXItKCjI09Mb9+Dqum/btu2rV68hPNo5EydOsrIaixzU&#10;1R2moaGB3JSVlaEMWnq2pn3ugq+6du2KvZCWllFQUFBSUlJTU2cdRTmdkydPnjNn7pIlS4luwXba&#10;ozp16oyv7/ng4BBK6MT95+bexuNUVlY/flyPx6Ry9G/fvvtEjl4gh2BYKictHLQjTo+//Il93hT/&#10;rpry88+fdtDbMa2c6g3ggi0tzDDyp0+b6uqYeeTV1cisCio8gDzNyspKTU1H3Vm5YpOoaN8ZMxb6&#10;+wcCZo8cOXbw4GFkN5tiCxcuQng4ODjY2dmNGjUaWYYIISe3tIcMGYKMk5OTo3giqBTDpYSEhBB7&#10;yC+qSaCqqkrlSXiCDTbjx0+cNGkyIZRPnTlzFuJn/vwFTk4LlyxxXrZs+apVqxFLuP8tW7Yionbu&#10;3Llnzx48FEoJQsvDw8Pd/Tjs2DH3w4cZYXD8nfXrN+BhkQtIWAq/5LiShbExPUeiSeQ9FGVkZKSl&#10;pVG/JAAAgP9/JSWBnAhsQCjFmXbz6fnLIpzZv3+/QYNoWdQhtHJaFm0mTWprluMByWhtF1fX/dgv&#10;mikXLwYDJGNibiQnpyDfsctlZRW1tQ/pqTLmP+iaW2mVpEMc3n/P+ZuvrQ8fmP9wo23yhoYnjx7V&#10;AcHwoQBzZGt8fCKK3fXr0deuhYeEXPL19Tt9mpl5j9vevh0OX48Sv2CB04wZMydMmAhvjxxpPny4&#10;AcIKjw9XwxvwLSIBvhVIyaN+JlgkLS/fh8SVGuKKDIY3pqDNO970+4kEithnz3ohQUJDw65fj0pI&#10;SLx1KxO4ijqFKk+KXUtr6+9vIAIc8vJPvtM8BI7ahC64djhnnHHGGWecccYZZ5xxxhlnnP2fM64B&#10;zxlnnP27279sqPOrXNKvIN/z+hmUfS4QsVxc8+XL13V1DVVV94uKijMzsxMT26YO+/r6nzp1+vDh&#10;wzt37t6wYROl+hFC7SQbGxsLC0sjIyMdHR0NDQ0lpYHy8vK9evXq3r27QAYPfy7YTnnnApRtpwsX&#10;xz1LS0v37dtXVVVNR0fX2HjEmDHMl9czZszA87LDRA8fdjt58pS3t09gYFBo6OWIiMjY2ISUlNTs&#10;7JyCgkI6Obu+vuHFi5etrYwesgD25k8XS1VnDYHR2vr2+fOXuA3cDG6poKAoKysnJSUtLo5RpsVt&#10;BwQEeXufO3HiJB5n717Xbdu2r127bunSpYSQV8B1AAAgAElEQVQqPWvy5Ml2dnajR48xNWWkBYYO&#10;Haqurj5w4EA6Irdnz57CwsKC0jrmeZ4y7RihbISTpeUovgb50jVrmKnSrq77jh519/RkGr1EljYi&#10;JiYuKSn51q2MnJzbhYVF9+7dq6qqJlOlG4n/36D+8mfHFzMFqdTc3NrU9JwQyiuLiu5mZ+fCV7Gx&#10;cYTwesnPz+/MmbPHjrnv33/AxWXHxo2bVq5ctXjxEp4iNEMrRxYgYIhashYdwk1Fobt27frTT4IX&#10;rkf8s9LQioqKysqDiPp626wBe3u4jpk1QAcMI25372bOfGC7sekBAYHUe9HRNyizPCcnl3ivrLq6&#10;pq6uvrHx2atXr9++/W7VhH/yhJHx6/X1T8nwYEbPAB8RH5+ATLl0KdTPL+DsWU93d/d9+xhnIupw&#10;k5SgP2kSiyfGurq6GhqDachR3enOnTsLpF+FS1F5CRUVlSFDhowYYUL12OfPd3R2Xsbrl+87cuTY&#10;6dNnfX19g4IuXr4cFhl5nRWZyM3NA0KWlTGZ/vhxPR3GDHDuYLJTejeldbJa6FQgnS0Tnxy0+pcd&#10;9Ddvfh8w/8svtHZ8+KR2/EV68vSJ8LkoK0+eND548IgenoD30tMzEhPpcBCG9Yv8Qkh4eBwnhPK9&#10;hFC+DlVm4cJFc+bMRYpNnDgRgQFMMDExQZAPGaKtpqY2YMAAWmuQBcLCQgI8j/IDAaVu3bpJSkqS&#10;5nF/KuDPo5JbjR8/nifgvxhQQJua+/YhZo6iNAArUC6Rax4eJ44e9cAfAmMPHjyEgCf88r27du1y&#10;cdm5bZvL1q1bN23agl9ft279mjWMDDuutmLFiiVLnOfNm0fV5q2srM3MzA0NmQoLEMZTy8nJU065&#10;QCosu3g64T0BXP37M9oeOjrMI1tYWJBO+eSZM2cuWMBoMOBugcY0R06ePA1IIdMcQq5cucqfJkh8&#10;bDcQtbb2QX39k+fPmfMlAhlY/rWF8EYmPnnytLb2Ial6VLogOSYmlkaajw8zuRw74urqylMHWUYm&#10;jwB8Jtva2hLRe1Oi7Y8Yg7eVgK4KCopAIfwgJCQkEFcDxoDecLWMjEy/ftTVdOwIqp6dg8Pvs+Hp&#10;KweCB3GFHPHz86d+joqKiotLSE5OzczMystj/IzkqqmBnxuePXuBctbBORG0Qf4ncMT/7vrFA6Bc&#10;H50zzjjjjDPOOOOMM84444wzzv4bjGvAc8YZZ/++1hH9dpYU+Pp1y/PnL588aXz0qK6m5kFlZfW9&#10;e2VFRcW5uXlJSSm0g07Z5/v27d+6ddvKlaucnJymT59uZ2dvbm6hp6evrq7Rt29fOTl5GRmZXr16&#10;iYuL9+jRo2vXrlS1u+Myuax++99562+81XGCO9Xg7d69O25bWlpaTk4Oz6KkpKSrO8zMzNzGxnbq&#10;1Knz5y9YsWLF5s1bqCq4l5f3hQsXr12LSEhIzMjIKiq6C6fV1DBi4I8f18OTTU3PX7x41dzc+ubN&#10;u59/fi+oIaM8tvR7ltdLmeV1dQ0PHz66f78Wt1FWVl5Scq+wsJi2LePiEsLDI7GD58/70QH2bLOc&#10;0sqnTp1GRfgpiVNdXQ2PLyPTu1cvKUpkhHM6vok/tE3JbfMz5fr369dv4MCB6urqurq6pqamVlY2&#10;Dg5T5s2bS0XyCc3u0IkTJxF7wcGXIiMjExJuEm8XVVZW4ZFfvWqGH94TziL7FT/ba6Rf07PK1bSb&#10;SPiOrQj4ly9fNzU9q69nWLBVVffpqILExJuRkVGkxUvPixzZvXsPNn3jxk0bNmyEIfJNTEyHDWPI&#10;0AoKCrKyslJS0uLiEmy0//TTTwjJDjqKLqIO3VlEhJkrLCEhIS0t06dPH+IxZXhMU1NTX19/5MiR&#10;Y8eOHT9+wvTpM+g5A2wrVfTlTeP2RaBeuXItNjaOsKXzSkvLiGR9w9OnTVR6nYTolxW2vx1ACNfz&#10;Ka5cXV1TXl5RXHw3KysnMTHp+vXr2DtfX98TJ05gN7dv37Fu3fqlS5c5OjqS6Q/jSeCN0NHRVVVV&#10;JYczpBAeoqKiHaTPkvU/P/7IkPJxNTgQ0ITr9+8/YNCgQVpaQ4yMjEaNGg3XzZgxgzYFscs7d+4+&#10;eJA5ZHDunM/Fi8HXroXHxsYjiajfqqqqkWIIGOR4Q8MTqvlP0xzxRqG4fUlNo5fE7W/8sxUE0oIS&#10;FAOe/4apJja/ugDRt6iHc+7fr6moqLp3r7y4uKSgoCgn5zaRGYgPD4+gKESnG9CTKMgpeJ6nu870&#10;L8kwaWMdHR01NfV+/RhxbBkZWdQUgkUCiYq2xRKscXFgPjJLWXmQhsbgoUN1jAwNlZQGderUddAg&#10;9fHjx0+cOGnKlKmzZ89ZuHCRs/PylStXr1+/fvPmzdu3u+zZsxcP4ubm5u7uQc5UnSNnqsKio2Mi&#10;Iq7jZ1/f82fOnCUnA9xIy3bHpk2byDj2paihuCaKy4QJ462srC0tLZEI5HDAEGQ3Hh/YSKqqHIXi&#10;bt26keEOHXp2qvABsMKDS0r2kpXtraioMGDAABUVVTqaHfg2ZsxY9kAJUvWPAgyneQIMEVTeA/tL&#10;BBiqqqtra2sfPnrEYAuCgTfZ4XVr6xtaATsefohhxDNgnKD3c6A3W/UQb3fvlhYWFuXl5ZOhM0Ce&#10;qNDQy/7+gZ6eXuSwzn4Xl50bNmxYtmw57ZcTMRVG3EJHhxEIAZ6j+gMoABfwD1zdQTF2/DoqAuod&#10;9g6whmIB/EE8Kyr2paoq2GgDAwNzc3MqdzF79uyFCxevXr0aFQd1h57SA3JevMjIXcTFAYjSAUQo&#10;7ihYfwSitvcNwjh/S7nmyND2vRbSljltk7NCF981pJxrh3PGGWecccYZZ5xxxhlnnHHGGWffblwD&#10;njPOOPuCfcucSH7SOcs7f89HPRcI+/y33z60tLxpbHxGCIIVhKnMcLaio2+EhV0NCrrg5XWOnX69&#10;ceMmIp+7cObM2URd2XrkSDN9/eFaWlrKysp9+shLSkp07dpVUNRkyj7/2hLg7HPKBpOVlaVsMMI1&#10;NLKwsLC1taVfbS9axAyHJj22XYcOuZ04ccrHh/lqOyIiIj4+MT09486d/LKycviwsbGppaVVUC1z&#10;dmHTiSbt88ePG6qr75eW3svPL8rOziXToxOJ+nr4pUuhAQGB3t4+p06dpj2qnTuZgeVr1qzlMct/&#10;5/gSEWDdwYNZjq+UoDi+dGGDRERExMXFe/emDE51yrEzN7e0sbEldMZZTk5OVPiX0Df3Hz169PRp&#10;Rvj3woWLYWFXoqKiKT06NzevuPhuRUXlw4ePnzxpfPWqGenwJ+0B5EhLy9tnz17U1z8hmuEV5DjI&#10;7Vu3Mm7eTIqJucE/R9nDA7F9eNcuplNOOlvO8+bNnz69Tawe4W1gYDBkiLaKiipiQ0ZGBnEiJCQk&#10;8CHlnTp16tatm4SERO/evfFBKioqyCk9vd/VoZFutE2+ePESGoo7duwkTjuG7T53zicw8EJoaFhE&#10;xHUyipvKITCc8vv3a+vqGp49e9na+raDYQnAASK9fPmKUjzh2MJCBGEOPo5P2CAQiHHixEk6nRpe&#10;XbVqzeLFi+fMmTtlylQ7O/tRo0YRWXs9XuwpsPzyjruRL+rgxv6qqmra2gyJlp3NDB86OjqyRw32&#10;7Nnr5nYE6YyswZ3DgZGRTLMqNTWN50CqJ/HkxQu8twlAT4ISvvmZnWyn6pMDH8h3euADP7BK7Gwf&#10;i+1U0XLAEsoF2Cln18eP/8C9NTe3NDW9oDr8ZWXMIYnbt+9kZGSS2eTxkZFRly9fuXgx+Px5f6QV&#10;AgCORXwiSjdt2kwza/58x+nTGaYvEIA2jIlgg+agQcrk1I6MmBijbNHBJvEXo0JIiKFWS0tL09nk&#10;+NBhw4YZG4+gyTVp0sQZM2YQBYKluFUy12DngQMHaXJ5efkgPLy9z3l7eyO2iXmz5ukJ88I/z57F&#10;P73Onj177pzvjOnzu3btjepx6NCh7dtdkK0AYSrGPmfOnClTptjbjxszZoyJiam+vr6WFiMPrqio&#10;iKBFDYIf8L8ooz+Q2tThBxeiD47rw894cD09PXgeD47qRmnlNCNwh8hWFDiKKvRAgL8/FasIR4m5&#10;eTMZ252Xl3/3bmlVVfWjR3VNTc8QFYhDAQfcHxetfU1NqH311dU1JSWofQWZmVl4S4mNjQsPj0Dh&#10;CwwMAgaeOsWIsdOo48mEMOr3U6dOmzCBwXMzM+C5ITABVR5VCQ4XF6dvLB3VCMFOAcGouIWCgiIv&#10;xhhXA/Fsbe0mT56CFwmUvOXLVxCt++2urvvooQQfHx+8aCF9kERxcQmpqemo7AAfvFEQTvkTIqby&#10;FnmN/4R8+fJ1x2fDs+tzojk/xfxzxYs/P9bD9dE544wzzjjjjDPOOOOMM84444yz/2XjGvCccfbf&#10;Yl/sqX/yZSX9BpN8U/kb2zL5rvXx4z8offDt23ctLW9evWp+/vxlY+MzymOurX1YUnIvOzs3KSk5&#10;MvJ6cHCIt/c5d3ePvXtdN2/esnz5innz5js4TLG2tjY1NaGKssrKg/r169enTx8ZGRkJCUlR0R4i&#10;IiKdOnUSyOxzVrydlXCnNPSOd3lxETpVXVhYuFu3bj169BATE5OUlOzdu/fAgcpDhmgT/fYxkyYx&#10;g5CdnZdu2LBh167dbm5HzpzxDAgIunr1WkLCTfo1d0lJGZUNhw/hTHgVu9nuL7g/fGgbLErJ5fX1&#10;Twiz82F5eSURpGXaBlFRMWFhVwIDg+jhhgMHDu3cuYs93DBr1izctrW1jbk5M711yJAh6uoaysrK&#10;2CZ5+T7S0gxnWlS0u6DGltOFSxFnioiKikpK9lJU7IvYGDZs2MiRI62srCZPdpg7d96SJc50VPmB&#10;Awcpszwk5NL168y87ays7OLikqqq+zU1Dx48eESJjHh2ymVsanoOx5K58i3Nza18U12pBkNbVxJR&#10;Dafhd+GrO3cKb93KTEhIDA+PvHgxxMfHh54CwadTDvTcuXMnT56Mexsxgo1k6iJ5XiSLiogIdzyS&#10;fyDBTP2D1KDz3RUUFFRUVLS1hyLMRo8eZW9PB5PPXbx4yZo1azZv3rp7997Dh90oGfrChQtXrly9&#10;cSMOIUcJ5TExscnJKdnZOXfu5BcX3713rxyug9/q6xvgKzgKLgKMINnbGYWkWf6+bWr1G1yQRiN2&#10;5+7dUoIPKdHRCMKwgIBAOrx8377927e7UN+ywgaWlqMMDQ2J4PYfCLU9e/bs2rUbHCIQYYMuXbp0&#10;7doV+yUuLo7tGzRokLa2jpGR8ahRcOz46dOnOzo68ijmzPGXU6dO+fqeR+whNuDSzEymKVhYWAzo&#10;KyurqK5GCD5iOfqvX7fACXBm+/jl7OIRzT+8f//rtxyf+gTzebD/K+1vsYrKpAq0p6lPaaaU7/7m&#10;DVMLqDADHhkhhGdvaHhaV1ePbEJoITdzcm6npaXHxX2iw+/BG0y+aeVKOph8NpLd1tbO0tKSUMl1&#10;CZ1ajbf78tLSSC4JqmwBBBYg/ggJCQHJCadcSla2t4KCYv/+A/DRurrDTExMxoyxmjCB4VUDz52c&#10;FiJKV69eu3kz0yl3dd2HXPPwOI4n8vX1Q4pdvhxGBnPEIzwSE5MQ7bD4+MToaGZydmho2IULwX5+&#10;/l5e3idPnj52zOPQocO4CKJry5Zt69dvWLVq1dKlSwHFs2fPoefMLCwskOn6+lR8Xl1JSYkwnmXE&#10;xMS7desKkBGIB5BQcIIIs7pKSUkjETQ1tfT1h5uZmdHjIygNeHbs1KZNTC4ADz08TqCIoJSgoNAe&#10;OaD49u28/PxCbDqApaKikpcRjLYKlQdHNAqEU/5PnqoK0TNgBELwQkIlDXgR2IAIrKysRnoCdgB6&#10;MTE3AIZBQRfwZkJq30ESflTJwGnmTDq53Iowy5kZEHBC//796fsJCl/37qI08Drs7//hQ54eFNJV&#10;VVXxoSYmzJsD1QUh4hYrqbgFguTkSeC5L16rwsMjkEq3bmXcvn0HrxB375YAefAWUVuL4gc/P332&#10;jIHxlhaGUI487aCr2YHlqAjs5PL/72+8nHHGGWecccYZZ5xxxhlnnHHGGWf/341rwHPG2b+Rfcuw&#10;80+IPvzMHnqRzzso7eiTIf9x2Zcvm588aaytfVhWVkm/oeYNyWZ6JP7+AV5e3h4ex/ft279t27Y1&#10;a9YuXrx41qxZEydOItqnI3R0dFRV1RQVFSUle4mIiAhwHvnv31Lz9dFp71yA7HNcREhIiIyRliHj&#10;t5mJyMOHG5Axt23K2I6OjsuWLd+4kZkh7eZ29MwZT3//wLAwpp2Zmpp+505+eXnl48f1L1++7shs&#10;199++9Da+u75c8qZZmeWt21HZOT1y5fDAgMvnDvne+bMWVaGnaeGvQD3OXEi0zYYNWo0NSw8lLCw&#10;CHzWcUfxLzIoV0RMTExGRrZv376DBrVRpcns7TF2dvYODlOo3DGdGc+q0fr4+F64wMhiE9el5ebe&#10;pi3z+voGeA/R+BXPfKQi4VSz98GDR1SwF+Gam5uXmZmVnJwaF5cQFRV99eo1ohHNqK+7uR0hZz62&#10;rl69ZvHiJbgfBwcHW1tbMzNzAwMDLS1tZeVBffr0kZSURNwKik1OxwFQHrmsLJzTj3SwGKqrkZEx&#10;PtrKauy4cePJbPLZTk4L4Z+NGzcSquuBY8c8Tp8+e/78+YsXg2mDPCkpGU9XUFBYWlpWU/OgoeEJ&#10;vIQK2z5h3n+5/sEU699aWphJ8HV19TyRg4LMzGzi4TjKL6dET7Zx9fmhDerhIUO0KadWSkq6e3dR&#10;AY5qZjm1MjIyCD929PuIESajRjHzgydPdpg1a/aCBU40/Igq+yHcsKcn0yZEHl2/Hp2YmHTrFiMa&#10;wfqWqBoIjNbJupTVZn/PN1aAHV7Ocso/ERr5RGvkt98EozVCF2WT048mgs/vseO3b+cRNYtb8AzS&#10;E3t9+fKV4OAQPz9/b+9zbEJRzAEeklYldtyBiK5bGhnR+dwaAwYoycnJiYtLiIgITIbkTwKAkKoH&#10;sVINwD2CP0wAIL+WLVuxfv367dsZpi+hkjPiFsivS5cuh4aGhYVdAWJcuxaBYgeARVRER99A3sXG&#10;xsXHJ7CNc/wQE3MDfweRc/HiRVwB1wEC79u3b/t2F1aCHhlNEMbO0nKUsfEIXV1dDQ0NJaWBcnLy&#10;QAPcsGCLI3UCKhehOyuQsQ4a2AKqtWBjY6OpObRz5x5DhgybN2++k9Micnxk8549zKGc48dPenmd&#10;CwgIhB+w0ZTxTJXYKyqqHj16jHhoaXnTca2FP1/0DQR59/Rp08OHzCmNkpJSpGRWVnZKSjrcHh0d&#10;Ex4eAcwJCrrg48Mo4VNyOTmmswFPxJtcPsna2voz2GH0VARyLoEuvIawGga4vrKyMlW8JxoGFqxA&#10;CBW9R9QRSZUDR4+647ZRkljRe6psgeIFV+OpCYO/FdX/L3NyG7n8k+Em7959QZX9W4TZOWY5Z5xx&#10;xhlnnHHGGWecccYZZ5xxxhm/cQ14zjj7a+1fNtQ/ISC+5xt8/r0NlT9O2/2V/ZL02bMX1dX3794t&#10;ycrKuXkzKSKCmVvs4+Pr4XF8//6D27ZtX7NmzaJFi2bOnDV+/IQxY8aOHGlmZGQ0bNgwTU1NFRWV&#10;fv36y8nJ9+rVq0ePHsLCwh1pnLCMc8o1/4msTp2Yf+D/6L/6H7IE8Z14W2++U6dOuHM5OblBgwYN&#10;HTrUxMTU2tp6ypQpjo6OK1eu3Lp16759+44fPwGHXLp0OSbmRlJSClGyvVNSUlpVdf/Ro7qGhqeE&#10;mddCmXnfuBe//vqxpeUN5fXiUjk5eSkpqTExsVeuXLt4MRgfd+LESTKHey/bCZ47dy5uzNbWbtSo&#10;UaampsOHG+jo6AwePHjQIJX+/ZldkJJi2L0iIiKC6llS/+CCfLRpbTpA2t5+3LRp0+fP/53de/jw&#10;4ZMnT/v4MFNyr169Fh19A+GUlpYOd+Xk3L5z53eaL/xWW/uQzHBtJJzpV83NbyjZjlJj8fPr161P&#10;njy9f78Wv3L7dh4Z6B5/7VrExYshvr7nT5w4ffiw2+7de2gT19FxwdSp06lCOHbQwID1DCOQQHjP&#10;vahnOjjall1U+V9MTLx3b3klpYFEG1kfm4IEGTduPPHMfGdnZ8JzZYbaHjp0GFFExyRfvhwWGXkd&#10;e52QkJiSksbzT0FRUUlZWXllZfWDB4/YoPr55186yH5mF0ADUcc/2paSj8kQhya4urS0LC8vn3L3&#10;cYd0HjxCEQafnz3rSTSo59LjCIgBU9ORcDWZBaDJ52opCgUCcTWl7yMIRUVFZWVlyTgANYDPiBEm&#10;o0ePJVPMZ9Ip5hs2MMcRDh5s83NQ0MWrV8OJk2+mpsLJDLO2oKAIzwgPI+nq6hoaG5+xfP129KdZ&#10;Zicrw/4JbvPa5G+pBjt/s5xfg73dkM7eBqvA/J5PeJm9Aezvixev6uuf0C1GpMEbwDE4By5Ctp4/&#10;73fmzFl3d3cAPhJ506bNq1atwl5TQrmNje3o0dhrU7LXSCuGU66qqgY0oCeohISEBHtIApjP6goA&#10;0/r27YuPImr8RpaWo5DmU6ZMnTNnjpPTQuz72rXrt2zZunv37gMHDpGTKGcQrEQTm8kyoBBwA0CU&#10;nJyann4rMzMLuYZKl56egT9JTLwZGxsfFRUTERERFnY1JCT0woVgf/8ARLuXl/fp02ePHXN3dd23&#10;dev2tWvXIp3nzp03bdo0RB1qBKWV0zqorKyCm0R8iouL47YF6A3qEFywW7fuUlK9FBSYQwN0fjYZ&#10;TGAzadIkcmJgETmRs4mKz7u7e3h6euFBQkOZNvmNGwzUEA9kZmfnAoqLihjhCpoIjx8ziYDX+zdv&#10;fn7/nunmenuF9Oo1xM3Nh0RXe4KSSt28Z/4r4j0VOUAKtLa2AtCQcQA3fC4f2twkM8upoIWXu/vx&#10;gwcP0TgkMuxLyACIKfb29ohDMzPm9UNXF27XUlVVHTBgAOWXA4qJrIUAJENYn2MrEX6IcKoXQga7&#10;WKL+OjhMwS1RvRC8IezZ4+rmdpQc0fALCbkUEREJh9+8CdhJz8zMxqsCCh+FHVS9T2Cn3Sei+MHn&#10;8/dJYu//2BH/srJFO/ronHHGGWecccYZZ5xxxhlnnHHGGWecCcS4Bjxnn3yj959g7X72f9kj/3aj&#10;33K+55EUv7H1gr+DX2ltffvixauGhqePH9fX1DyoqKi6e7eN+0Umat8kbZWIgIAgT0/Po0eP7tmz&#10;l+i3r1ywwGn6dKZJaWFhSdtmOjo6+vr6vXr1InLonX788ce//a2j+uq0sU3b5515qxPfom118ll/&#10;+96PwsXp1+JiYmLS0tJ9+vQZMGCAqqqqltYQQhQ2Mje3sLa2njzZYd68+cuXr8CDu7ru9/A4Ttrn&#10;odHRMampaYR3XlVX1/D6dcvn7H/SpPwA1CIi+Ywm7bNnLxobGUHaR4/qHzx4RNi9ZQUFRTk5t9PT&#10;GdLntWsRFy5cPHfOhx5ZcHFxIXR/5zlz5kyezAwMNje3NDQ0HDqUGd3ar18/WVnZHj16ULcIRND+&#10;B6IALCwsTEmNcIuSkpK6urq2to6BgeHIkWZjxoy1tx/n4DBl5syZixcvWb16zdat2/budT1y5Ojp&#10;02f9/PzhnOvXoxA8t24xZwtKS+89esRo2jc1PYOXmpuZBh6VAYffHj58jMCrrKwuL6+AK4qLS+CN&#10;27fv5OTkZmZmpaXdSkpKvnHjxrVr4VQs+vRphvS5Z4/rli1b16xZzWvsTbayssa96evraWgM7t+/&#10;Pza0W7dugtKlR5xQhyC86WBySvTU1h6qp6dvbDzCwsLCyspq4sSJtH21atWqzZs379y568CBQ+7u&#10;HmfPevr7+4eEhFLqYUpKWlYWQz0sL69EDJB+VQvpqjKNVbalivSkoxkESIamJH7EIT708eO6+/dr&#10;ysrKi4ru3rlTAIdjv5KTUxMSEinRlrbMCd3TnVVlX7Zs+YIFC6ZPn0kGCY81NTXV02NGmPfvPwCh&#10;SLmeAiEcs8xa+FxOTo4Og9fU1ATUGBkZmpmZkdMJbec2li5dinvbtm077vPYMXfEIRyO+4+IuI7H&#10;SU/PyMvLv3ePoZgj6vD4dJQ4T/yfuvpDO6Zg8C9+iicFfLyEEIh+9xXE/vXXXzu6xeTwzQdcs7m5&#10;heYUkLy29mFVVTV2FtmUn1+Qm3s7IyMrNTWdcMrjkZtXrlwlIONLCOVHXV33ubhsX79+A6VQI4aR&#10;UHZ2v1Ookf7IKRkZGQo1gtVpAALjshISErg+QkhamsoJKGtoaOjo6BIiddteT506dfbsORRzyGiD&#10;PYcPHyHHdHwvXgwOC7sKlIiMjAIyx8XFJybe5G+TIwAALIhzeCMzMzs9PRPoDWyJj0+8cSMW0c5q&#10;KsAn7PBs3sj2pY6OC2bOZAVXTIYNa8MZ3LCEhGTPnj2BNoAIPE7HnUN98klV0tTUQlWCN0xNR44e&#10;PdrWliE645aQjEhJBP/WrdsBwm5ucMgpPAUdpB0VRSUWMvHgwOH792tRegC/SAFgDs0CFnPed+BA&#10;3hcXvdqxo17i4qrr1+9GQGIXsrNz6QmqnJy2gwsJCQnR0TewcSzgIIUPHDgIQwV0czu2cuUqGxsb&#10;xMCIEfD8MHgeJYnIG4iLiIh06SLUqVNngUA9n+dl+vRRwKegyA4Zok1A3hjvA2PHWo0bN37GjBmO&#10;jk5wO+GXu1DMISAfEBLCnFGIj09A4KGKlZSUwuf19YysBTk0QDEH8P6ewrtAXM1rn/9+TIE9FMW1&#10;wznjjDPOOOOMM84444wzzjjjjDPO/kuMa8Bz1sbP+0+yz7vpX2yo8zfVaJtcsEK+ra3vmpqePXjw&#10;6N698ry8O+npt+LiEq5dC794Mdjbm6o0MxOj16/f4Oy8dP58xxkzZk6cOMnGxsbCwtLY2FhXd5ia&#10;mhqZ5Crdo0dPISEhQbVY/nfW3//+965du1F6GR6EzC41GTvWasKEibNmzVq4cNGqVW1NYnf342fP&#10;evn5+QcHXyIK5LFJSSlZWdl37hTCdRrm3wwAACAASURBVDU1zHflL168ouzz335jemlv3rwj07jr&#10;KiqqCguLsrJy+CeXe3oywvj801uXLl3Ga2I5EBb1aBMTUz09fU1NLRUVFUXFvtLSMj17CtjJf/vb&#10;/wgLC/fsKSYrK9uvXz9VVbWhQ4caGhqSMwRMq2bGjFkLFjgtW7Zs3TpGCZn2y0+dOn3unG9AQFBI&#10;yKWrV8OjoqLj4xlqY0ZGFp3neudOAemF387Ozs3MzMnIyERopaam4+/Ab7GxcfBhcHCIr6/f6dNn&#10;jh495urKtGkRZsuWLUekLVnivGTJEsq2nzp12oQJE3AzlpaWI0aY6Ovra2trY7PoCGEZGWlRUdEu&#10;XboIRB2ZxoOkpKS8PEMo19AYTFjOI4gwuP3kyVOoLvSKFSvXr9/o4uKC2yanB86cO+dD9JBD8VzR&#10;0TGE7kx5h/nFxcxo2/v3ax8/rqekQwRGR6T++Red+077KNRYFjJlJdIm67NnL/HpVVX3i4qYOdap&#10;qWlkCyIQzJR2fOyYO98c61WLFi2aM2fO1KlTx4+fgGS3tGQI/cOHD0dsqKtrDByorKCgiJRH2HRQ&#10;bYKuzp07Az0osxzX19XVJVPhR48bZ4/dnzdvPkJi7dp1NBMPHjxMfyDDFM76+p4PCroQGhoWHk4Z&#10;n8m3bmXm5t4uKrpL3V5XV9/U9Pz16xYAaUfmwX/ubZ6r/+BtWrDwwvBFhP+8ffW9la619e3z5y/r&#10;6hooj5xMechJSUnlDd247O8f6O197sSJU25uR1xdXanGONHYx57OnT59+qRJk2xt7caOHWNmZm5k&#10;ZKynp4eEUldnZnL36cMguZiYmIhIV0GJNABhhISEiUhD7wEDBmhoYH/bcsreniGRI8d5rXEq0nCI&#10;BVvSHb9CuLxx2Nm0tIzs7BxgS3FxaXl55f37DxDVT582YXMR4SUl92DFxXcLC4vz8wtRzijLHCiN&#10;kEhMvAmYIlMwgry8vFHaDh06vGvXbnwo7ZSjuk2fPmPChEmAGgsLC6JITzXYlYAGvXpJ8XBGsDLs&#10;/0O16D+BX9yAjY3tpEmTZ86cRRn2wEYCOPuOHDkG+MUW+/vDPyHwT+T/Y+86wKq40nY2a3oxxR6N&#10;XcGOYqEXAem9d1CqgIIggg0RUAFBqkpvAtKbdKRXgXvpvdmixhZNV7P/O3PkBtFkjSm7f3bO8z43&#10;w9yZU742N77zfScnF+5cVnaxurq2sbGxtZXV2dmFh87o6Nj16zdu374Hm/nzKoRPanAEDAePw4Ov&#10;v38QbghnRDDE7wrMMyUlFXGS/mkR7OPje/SoJ3zZwWEPAj7cHPKnjZMqayEmJrZo4ZIpU96ZMWMW&#10;wgKMZ9q0aX+sCujyIVTkmT17NoSPZ8qGDbzQO8kvx1MYMdDCwnLXLvt9+1xhKpzyIbGxcXh4padn&#10;5ubmFReX4KFWV1cPe6ML4PcPD4/ixwDZJ56OOa8uzOdCzZMXhZpnXs18/o1MhkdnwIABAwYMGDBg&#10;wIABAwYMGDBg8CtgCPj/adAE0rc9PT1tbW3tf4uGhfT29v7SdtG//k/b3377/cOH39y9+9WtW1/S&#10;ydBXSRJwVxfk09Hc3FJZWZWfX5CamhYdHRsaGurt7XPokJujo5OVlZWBgaG6urq0tLSgoNCGDRuW&#10;LVv++efzP/vss1mzZtGpeJ98+OGHdFrY22+88cY//vHvKV5CvCkqKhYUFKSkpGRkZGRlZWZn5+Tm&#10;5uTlXcif0C5cAH5ueRNa7n+0YTJFRUWlpaXl5eVVVaQKd2NzczOLxe7o6Ojq6u7r6xscHBwZGb16&#10;9eq1a9euXLk6NnZ5dHRseHhkaGhocHCgv78f18A+u7u7Ozs7cRf0S3M/jXV1dTU11ZWVlei8rKys&#10;uLi4sLAQI2Lc7OxsiCstLe38+fNJSUnnzp2LjY1duXIlTcm8QPLPpzbSSb3rCJW1davEzp07sRB0&#10;/ry0Jwl8osxxnE/vGFxSUkLtFVxRUV1djWk3NDQ0NTW1tLSw2WxYbBfMi6pJ3g9RYOGQAEcaly9f&#10;GRsbGx0dpQUyDJEMDAxAIJAGbmxtbW1qulRf34Buy8srIGcigZycHJhKenp6ampqcnJyYmJiQkJC&#10;XFxcTEx05HiLiqILjsOOY2PxVXx8PKSEKyEu3JJCN/SA46VLly5cSLKc1/HzU68OyMsr0NWhjS0s&#10;LAmxx6FPwsLC4+ISUlLSsPrS0rKqqmqOfGDGkCFEAWURe6ipqa2vr29sbIJJtLay2Ow26BdL6+3t&#10;wzKxXhjGZTjh1WsALY3LkAZOjowQ8xgaGBgct5BeGAkk2dkJdJI4APGyWKzWnxvr2cae1Nomt5cK&#10;OLgRqoRCodba2lroAoomBoklE4PMysqCMCFS2hoT4uOhC7Snwod2OMLHJ643MzNDoJg3b978+fMX&#10;L6ascd06HrIpgIqKqr6+HqnHTjYFOHHCOygoOCIiEn1kZmYjQHHskCN24oNwlvHMY+KGLMwf4uru&#10;7oEYIVLIFuZH2+EwRH2VatdghOOSH8H5iWJHpIW+IPaODsi8g0hjgsxZz8qc/azMX0Xaf2rDHDBL&#10;aPPSJUqbnAgD54UAIcaJCkWEgX+RCEP7Vyy8CUrl6BQ+BY2HhISQmgEffPDBxx9/PH369NmzZ0Oz&#10;ixYt4uLixpMCEUZGRlZNTZ2TRE5egPDz8z9z5mxMTBy8CQG/rOwiIgdm2Nc3QErr37hx68aNm3hO&#10;Xbv2Be0g0BTi55XR0csjIwihCBqj0CT0hdBCl7Lo7+npoynbZoRiBCRYB55lmO/p02f9/E55enru&#10;3/90Iww8zjQ1NfFEU1NT09DQlJSUWrBgAaxxzpw5WMLUqVPHt8D4vWQtqeqBhyPC74wZM+fOnYuB&#10;EIG5uFasXr2Gl5d6WYS8oKOlpWVsjJjz88sEPj6+xPLhQGlpGWQ7DJh3aysbK8WSKYtGQB27AvlA&#10;UDdv3rp16w5JNP/qq4ckxRzP/T/ofbsn+NWB3w/37z/AEDdvfkkK2GACCGXQGgIbHnow+5YWVnV1&#10;bXFxSTb9SgdUDEX7+5/y8jpO3sazsbHZvp2qZgFnpzP7RTdu3Ei/ircAvyhmzpz16aefEhW89dZb&#10;r/yCDtnnBc8+CB8dzpw5k5jl8uXLMdbmzVvExbcqKChqa2sbG5tYWf38jg5MJTT0THx8Qnh4xKlT&#10;VOEZRB78PEGkqaioamy8hGUiRGDVeJTDJmGfsNUvv7xz9+49/P/Fgwdff/PNd/jZ/8qSn1TQgrMX&#10;w2/KLP+P//ZmwIABAwYMGDBgwIABAwYMGDBg8L8AhoD/n8aPPz7++utv2trampoaL/0tWlNTE5vN&#10;vnz5KtlYurm5tbq6lt7tOO/8+dTx/UcDJuZGm5mZkTK2srJy4uJbt2zhW7du3fLlXJ9/Pn/GjOmk&#10;YvbvpBleoZFBTUxMrly5AgV10q1jQvtP01Uv1Tg8KKHlWujW3NxMNIXW2NiAVj+h4a+G8YZvG8db&#10;03jDveiBdMVhVjEIh9MjQ0NERGhddEtLS4+KioEN0Bn2RRcvVlRWVlVUVFdWVldV4bOmurqmqgqf&#10;tTU1tfRnHZ1ZXktY498pgUlkMBECLYanRkvWOEkUzwuEyOSFciBCmMhnEjvhSACt+5db17ONIzo8&#10;EV45ofzJkyfohEyGM7Hn7YFjEhNFQaTxvDwanm0TLYQ2kp/thCOlP7vRqnxGERx6f5IiiEh/XfK4&#10;sq+v/+rVL27fvvPgwde/Vfg//PDjJDb7eQt8kRv+bH7jkp8s+mfF3vis2P9qmf95bZI2xz2L/evh&#10;ZZJW8SfnPEmVvnMHP6q+fT5VmuQ00xuOfDEyMtbb29/W1oFZIPKUlpbn51O7PCQnp4xn3gefPOnn&#10;5XXs0KHDe/futbPjlKbXVFBQkJSUEhQU4uXduGrV6iVLqGLg06Z9+v777/0hWw+QRl4m+Pjjj2fN&#10;mr1gwYLly5evXbt28+bNwsIiUlJSCgqK6uoaenr627dvt7KyJkw5nrOYMKaNyYeFhZMyJxkZmXQp&#10;i1KEX5gPBNzd3TM0NHz16nWYPZ1T/jtSm39jI/VUoIJr174YHh7t7u4lm4/gcYDIf+ECUcF5/HgI&#10;C4sIDg7BWujdAQ6T4gd0QQtjLS1tZWUVaWlpUVExPj4+Hh6qsMrChQtnz/4jC6vQ1Symzpgxc/78&#10;+cuWLVuzZu2mTZTwJSW3kbRyA4Ofc/oPHjzEKakSGRkZH09Vv8cPocLCorq6Bue9bh9/vNTObn9X&#10;Vw8pM3Pr1u0/I5WfU9aCk2g+KcWck1zObFjOgAEDBgwYMGDAgAEDBgwYMGDA4G8GhoD/nwZNwH/b&#10;3t7e1NTU/P+/YRVtbW3Z2dmrV6/+9NNPp02b9uGHH7777rt/CIP+j19ur9zhG2+8QZIjyW67s2bN&#10;/uyzz+bOnYe2cOGiqVOn2tnZ9fb2koxVpr1ya2lpOXXqlKWltZmZuY6OrrKyMilBT+p+w1qWLVu+&#10;cOFCeudgymbefvttwpcQ7oqHh4fFYk3k5/4XGhbb2tr65BeK/D558tOPPz6hd9T+HjHkq68e3rv3&#10;1Z07927dun3z5q3r129cvXp9ZGTsP72I/2cNhgpnv3r1Kk1cvUp+6A8//PA/ZaX/tY24T3V1tb39&#10;HisrKyMjI3V1DVlZeTExsc2bN69du27FihVLlixdsGABQv7MmTM//vjj999/nxN5fn9DP2+++eY7&#10;77w74fkyC8NhXLoSu6CkJFUMXFNTi5Spd3Bw2L9//9GjHr6+J0NCTkdFxSQlJWdl5RQVFdfU1LHZ&#10;be3tnV1dvX19A3RyM1Wa4osvbsLf7927/+DBQzqt+dHv3IZgUoMHPHr00w/0/tnon+SXY7jbt+9i&#10;3Bs3btHZ/9cxmZ6e3pYWVm1tXUlJWU5OXkpKamzs08xyT0+vgwcP7tnjaG2908TEVFtbR0lJeds2&#10;qlYN2R0AwX/RokV45pLk8g8++BAP5d//1gJ5vkOhUCst/+mff/45hM/LyyssTO0BoaKioqenv2PH&#10;Dltbu717nd3cjnh7k2oWUYmJSVlZWZB8dXUtvJnFYre3d/X09A0MDA4PU1sDIMDSkqcSyhGB8UPu&#10;5aMF0VF4WPKMGes8PUMQw9HP3bv3yXsP//EfpQwYMGDAgAEDBgwYMGDAgAEDBgwY/G3AEPD/LzEp&#10;B+j5zc4n5RJNzBz6YcJWuI8f/4RvOzo6/mwC/iXJS5I/+TK9vXDCOIm1pKSkfPLJJ+RfwH/lH8df&#10;p9sfQqhPmTLlww8/nDFjxvz587m4uNauXcvLu3HLFj4BAUERERFRUTExMXE0fOJYVFRUQkJCRkZW&#10;QUFRRUVFU1NTR0dHX9/AxMRk+/YdFhaWO3fa2Nra2dvbW1pahYWF069HXHqZ5f8hjZNa/ZLtT50M&#10;p/+XNJ4X3k4++fj4Xhsn1H+pvfnmmx988MG0adM+++yzxYsXcXOvWL9+PbRpbGxMCPg/fnnPTvXf&#10;S/LSyyroD3ldAD3ExsbDCIOCQsimzvv2uezaZW9hYWFoSOXdyssrbN26lZ9fAILi5uZesGDBzJkz&#10;4QuQ5Gt0vmZtbW1ra+ukPn+rjf2mCf/Wnv+8yfzqoJc4aegTGyHgh4dHHjz4+ubNL+mXGKhdMDo7&#10;u1ksdmPjperq2rKy8sLC4pycvPT0DJKYGxERGRwcevKkn7v7UU9PL9ItWRedxv30z794jX92e5kn&#10;xSu3lw9rv3QZekDoLigoeJknCJ1Z/u7HH38E9/n888+XLl22atVqXt4N8Cw8NWRkZJSVlTU1tQwM&#10;DHfsMMMDgtQDd3f3gFcGBASdPRseGxuXnJySlZVdWFhUXl5ZX99Ap5X3kj2z7969jx8Af0it9Zds&#10;T55QPy3u3fsKZnzlClWQhhTAh0nW1TVUVFQVF5fm5V3IzMw6fz4lLi4hIiIqJISyYQ8PaudyLHDn&#10;TmrneB0dXVVVUoldZPPmLWvWrF22bNm8efMQpd9///0pU/6M5P5ZCxbMX758OZ1fvklISEhCQlJe&#10;Xl5NTV1PTx9Tgvzp/PLDXl5efn7+oaGno6NjEhOTSW0VCL+hoZHNbuvt7R8bu3Lz5q2vvnr444+P&#10;/iQ5c5LLSWb5Dy9RlR2fuCsoKGb69NWHD/tBR/R2Brdw8B//ZcuAAQMGDBgwYMCAAQMGDBgwYMCA&#10;wd8JDAH/X4FfIdQn/uMp+RfV7777nsOjP37805Mn//pN/7CO6x89+gn3krG++uphe3t7c3Pz5C2R&#10;2WzC3PwhjcVqbW9ve/58S0vLxAK/XV0duOzf8mGtrS/urampCWtJS0ubMWPGazTbSlh2HEyZMuUN&#10;ur35oka+wjW4EgcffvjhzJkz6RK7XGvWUGw6Hx+fkJCQiAjFpYuJUVS6iIiIoKAgzvPy8q5fv37d&#10;Op7Vq1evWLFi6dJlS5cu5eLiwvHKlatWrVpNY9XKlSu5ubmXL1++aNHiOXM++/TTT2n+4BdT88lX&#10;BgYGAwMDEEhbG3scbVh7R0f7qymCFnjrr1yA/n/9guc75OgCBvOb7n1xh80TTYKNlXZ2djSPU+m/&#10;Po3nCM2fW0REpI/PybNnw2Ji4s6fT8nOzi0oKCwpKS0vr6ypqWtsbIJg2to6urt7BwYGR0bGrl69&#10;duPGLVIP+dat2xgcVve8j/zKiL+10Xtyv8D4aak+FQgugDRexkd+yeMmjUjY8QlV8SeO21pbW/vW&#10;W2/9VirrH/94nbjbnDlz6uvrSPFzjgHTS6A2sH812puUrv+VbzHEb+oZ88FdhKvGwe9X6AuZ9RcO&#10;Shn7sw0RrKury9PTc9GiRYgYJDF31qxZn3zyCcIFdPHrLxXhc/r06RA4zf4iSnQQWUEmxIn+Cxtd&#10;4/1VggYWiNVxFPc7pwGN0Q7Omhh2SP8vMY0XjM7JgD9w4JCX13F//1P0nu6xdPDJyc+ngk9FBYJP&#10;bUNDIyyXDj49/f0DCD5XrlDJ5Xfu3MXTGU98POt/oQ7FqzdC3HJYW/JL4+uvv0W4w6D37z+4e/c+&#10;cOfOPfw5OnqZJsuzk5PPR0fHhIae8ff351TCt7XdtWMHVQlfXV1DXl5+2zZpPCMFBAQ2bty4bh2V&#10;6L948WI6v5zK8h/fPP73Nlg7/Vh/49133yOvvuFhjQcxPz//1q0SCgoKGhqahoZGFhaWu3fbu7i4&#10;Hj161Nf3ZHBwaGRkdFLS+dzcPKigtLSssrK6rq4BSobau7ogfwT/0atXr9+8eevOnfsPH36NH7ev&#10;LPxJQv5NP/Ymvkb5x+5ujmswt+BgioB3c/OHrm/e/BLAwX/8lzADBgwYMGDAgAEDBgwYMGDAgAED&#10;Bn8nMAT8y+LlCfLfCtxI/tn00aNfqvf8gkaqx9+7d//GjS+vXLk+Ojo2MjJ6+fKV9vaOsrJykl6W&#10;lpYWGxsXGnrGx+eku7u7s/M+GxtbU9PtWlraCgoKEhKSGzduFBYWzs7KdnZyN9TbaTAOQ/2dutqW&#10;Z05Ht7W3Tcrwm0hIXGqanMzKyUCdmMve0tJSWVmVlprV2PhssuCl5uNepwz1bAz1bQz0bSzMHI8c&#10;9s7NyWc/m23c1HRpUm/V1TWpqZl1dfUcootc09jY2N7enpGR8fnnnxMqnXy+//7706ZNmzNnzoIF&#10;Czjs+Cq6rVhB8eLLli0jXNeMGTOmTp1K8nd/f535f/zj9bfeevuDDz745JNPZs2ahVktWbIEQ69f&#10;z8PHxycqKrptm7SiopKmphaUYme3a98+l0OHDru7HyWb5np7+2RnZycnpRsb2urpWOloWQJGBrYO&#10;uw9GhMdNZH0uje/lPIkuosVyiagFB21tbYEBZ1z2HcWVEN2l8ds4aeL4zM3Nv3ChkPCjpJE9nZsn&#10;7NLNOYNWX9+QkpIJjXR0tAcGhDnuceNMbJLi6B5+Tkl/frbkPYPYmETYA5apr7tzh6k9LDMhIaV5&#10;fMvqZ9f78+0whrRUahocdnbi6LgPoe1fv72sN7n+22+/gVlaWThRhjrBTaCU/AtFLBbreR/hTLXp&#10;RT7y/BIw7YsXK1JTsyYx0zg+fOiEkb4t7ZU2luaOHu4n8y8UstmsZwVLj/LLHsexEM5d6MHayvns&#10;meju7q79rp7+fqcJdc25Ep3U19fLycnLysppaGgYGhqZmVns2gUr3efmduTECe+AgMCwsPC4uITU&#10;1DREm7Kyi7W19a2t7J6evtHRy4hLd+7cLS0tt7Nx1dexJtarp2NtbbnX50RQTXXtxJWOW+9EKTZP&#10;tD18i+vLyyvtbFySk9JgyfREJ8sQoS8jPWeCuT6T4P68m2CNGRk5xUWlnZ0dmRk5NtbORUUlnO0G&#10;nvepZ3XX/MJma+MaFBTe1dXJuXdiP4SXjYyMV1U20VAzu1hWgT+fXtB0CRGst7fX1tb2tfFXcPD5&#10;7rvvfvTRR9OnTx+PYMsQtdat49m0aRM/v4CoqJiU1NMdoHV19eztHZrpV1hysi847XFTVTKWkzEw&#10;0LOJi02e9JrF8zKfsLpLl37BT8dX9O+v4RxPjB70wc/jwgiPHzt1xM2bEzR+KTJM0gUOYd5Qd1d3&#10;Z2REvJ2tC0RHFsfxheeXRpxxkr5wsr29DUHMbLsDcXBT410Ouw9Fhsc3NqDPiVb6ApPIzMwtLi57&#10;PuyQBkP9TQHn37YnT37Cr4WHD7+5d++rW7duX79+4/Llq8PDo319A11dPW1tHfCDhoammpq68vKq&#10;kpLSgoLCzMzsxMSkqKjokJBQX1+/o0c9XF3304XxrY2Nqc3LlZSUJSWlhISEeHl5V65ctXjx4tmz&#10;Z+OZ9SHd8Px6++23fw9ZPmXKG++99x5seObMmXPnzsWjFo/gNWvW8PJu5Ofn5xgwZmJkZGJpaW1v&#10;b+/q6uru7uHj4xscHBIREXXuXFJ6emZBQUF5eQWdX97e19ePhZMC+PfvP/jqq4eQCf164g+v8Gvq&#10;hQ2xn2xbzsksf8l9yv/LNylnCHgGDBgwYMCAAQMGDBgwYMCAAQMGDP4a/O8S8C9PqJN/XeUknT96&#10;9OQV8s5/paHz27fvXr58tbd3gMVi19XVl5SUZWfnJCWdj4yMDg6mij+7uT2lz83MzPX09OlUMwUJ&#10;CeofzTdu3LRmzRpubm4uLq7Vq1eR5O+XIYzJNdOmTUtJSdnAIy0prmln42JhtsfS3NHKwtFsu31k&#10;RHxHR/tEzobejrT1KXd76RLJN51YnZumeFqax/PpCQHW09N98MAxdRXTNjoldwI72ayhtmPDOqmd&#10;Vs4Y10jfRpBPacVyYX+/0yTHl+Zrm0lyPJvNan6aIdrp4x0sL6vf0NCICRD6jVyD0dvb21NTU7Go&#10;lxTCpPb6668Ttv6zz+YuXrx45cqVJKlOXFxcRkZWRUVVW1vX2NjEysp69277fftcjhw5cvz4CVIE&#10;OCYmNjn5fFpaekpK6vnzKcnJyUlJyYmJSQkJ5+LjE+Li4mNj46KjY6OioiMjI8PDI8LCws+cOXv6&#10;9NmgoBAfn6f1ve3tHdC5qampgYGBlJS0v7+f38nTy5cK7tvr7uF+8shh7wOuXlJbtRZ+vjk6KqGz&#10;s4MwPa0trRwRTSQ1OQnB0EkLJZw27+OB0DJhoSjZtj2VG/rBZ119AwR70jcEKqO6ZVG0EqmFMK5x&#10;FhkIWm5qpHQRER4vJqxaVVXd3d3lfSLQytyJcGnokMVqofPpWRx1k4LY6Idkmk7i6nALVnTEzWf+&#10;3E3mO/ZYWTiZGO2SldZfuojfdqcLvYpJ02CTZeKu8LBYya2a5eWVOEkIsnGzeTrKJAIe/30h4Np0&#10;yvudq1evDQwMdXR00QbWEheXzLVUCOZqY+1MfAQw3+FQUFCMQSZlyk70EWoadI4s54Kn2botzbTv&#10;UOcbGxv7+3vtdx3UVDMbGhrAnxxx4ROOKcCniHEhE0N9G75N8qu4xUJDI2ntEz1S8qT0SPf2jMe1&#10;tRHBYoYkAZ0e/anLGOjtDAwI6+3tlpfR32m9r7OznfDulNjaqOR+HL8yi0VEnZuTv5JL1NRkt5eH&#10;v7ubj9uhE0YGtnNm8jjYH2KP8/3NdIo2pkqExmFMyUzISVIGoKys3MTQLj4uGZbc2EibdzsnMlyC&#10;BdpY7zM2tIVZklsgPhYVn1jjBtnKEQIJX+iEf4tC2NnY4ZHB8+fTId78/CLahCg5EAtCL2RWJNOa&#10;MOjPK53TNq6Xdth9EAqlXxqYaO0tZA71DQ0IejpaFjDamhqyx3MrZ1booba2tqKisqEBC2R3dnb1&#10;9w8MD49dvfrFrVtf3rv31ddff4fH0C+J/fvvv+/oaIuNTVrBJSIuqu7rExwcFG5qvGvxAr4TxwNJ&#10;NCAxk3YOalYToncrJ6pzfJNeaeuka+gVsZ5X07iP//xuUGvr04oF5IDqn7LVp/3j4PDB485OR8aD&#10;BjG/NvqlhJ8tgUyJTcsc1+CCwsKSLRvl0tKyh4YHQoIjEChoAr6F1Panl/ZzMCRTGo8b7IlmhgYb&#10;6OnpCgw4u2Qhn5GBjbXl3u0mu1WUTJYs5NfRtKypreO8jcSxHzIN9FZZWY3oh1A8/r5FM+2JP1/z&#10;PAH/ww8/3rlz//r1G8PDo93dffQTv6G8vKKgoIikmMfEUJuXBwQEent7u7kdcXFxxbPG3NzC1HS7&#10;rq6euroaHv2SkpLCwsJkL3kuLu5FixbNmTOHVFX5Q/LLOW3KlCnvvffezJmz6EfhBgEBga1bJTAB&#10;Or/cELPatWs3542c4ODQsLAIzD8xMTktLTM3N6+oqBgxuba2Hkpob+/o7e3Dqq9evX7r1u2vvnqI&#10;Xz6/hyMn+eWkADupwU5AtteZ9DNv0q+7PyOz/P8LGAKeAQMGDBgwYMCAAQMGDBgwYMCAAYO/Bn9z&#10;Ap6zHeYkQh3nCZX+W0n0x4+f5p/dv//gyy/v3Lhx88qVayMjowMDg93dve3tnS0trOrq2sLC4oyM&#10;zLi4hNOnz/j6njxyxN3Z2XnnThtjYxMNDU1ZWVkREVFeXl5ubu758+d/9tncWbNmz5gx45NPPpk6&#10;der777//9ttvv/HGG6+//vqr7Koq3QAAIABJREFU/aM52eB8Ct3++Wx7/dmGizFuenr6+nXbvDz9&#10;h4cHOEQdRQixWXV19QCHUMG3tVTJ3IaWlpaOjjZ8VVpyEWc4FdHr6xua6I3YKyoqKyuqaKKF6tDC&#10;zFFFyaShvn48CfIpv6ilYWZsuKu7p4um3yiew9R4N9cy4by8AsLW43x1dQ1Gqaqqpitmt7DZrL1O&#10;R7ZJ6pSXVxJeh81m41v6mqqurs6CggIVFRVpaRlVVTUtLW0DA8Pt23dYWVnv2rXb0dFp//4DUIeX&#10;1zHoJTAw6PTps1FR0QkJCWQD3by8C3l5+RkZWUlJyXFxceHhkSEhp0+dCvD29vHw8Dx82M3FxXXP&#10;Hkc7u12WllYmJhRNrqmppaysIicnJyYmxsu7Yc2atStWrFiyZMmCBQvmzJkD8X788cfvv/8eXT76&#10;NyiU5L+ame0ICY4S4FOAYIeHB/v6eiArSE5USEVPx7q7u4sk/Tc2NZWWXqQF3sbhBSEKaKqsrJy8&#10;RUEKBtTX1dfW1j3lotrbKiqqykrLqdL9NC9VUFAsJKB84ngglWDd2ETd0tpSVVmN0QnpWFtbi4Eq&#10;yqtwHmfQs5eHvyC/UklJWQu0j85ragnvha8aG5tKS8qqq2owQ8IlN1CtsbOzo6qqBuqjqFHWMwmm&#10;+Mr9iO9mXlmc7OrqIMr19g6aM3N9YMBZQqy2t7eRaVRWVrVSBcmpa2C9IoKqhYUlhDaeYDZVGAI4&#10;d+4cUSKd/ekA9RkZGUN3pBSEgIAgD896Li7uhQsXzps3b/Zs+OM0KG7q1I+gBUFBgfPnMzbwbEs8&#10;lwIVcHg4wk3W18NH6jg+Qom6to7eg5l6KwKTxDQIFTdOr9axaP6yrPQijnGeeq2ks0NX20pdZTtN&#10;Lf9MwKNbSXEt+10HMC5ugXIbGhvVVEx5eaQhc5whoq6prsGfkG0b/eYKPsc9roEemuI7L16shDHU&#10;1tYTDhJnICLcgiHUVbfvtjuAodk0DXyxrPzixQrax9sfP35M4h7CKYLnV189vH373s2bt65d+2Js&#10;7MrQ0Eh//wBCX2dnF5sNLUMajdBsQUFhenoGYmB2Vt6Gddvi45PHxoaxhN7ebijRxfnoSi5R2qMp&#10;9bWx2eXlFaWl5S20KpvH989ubaUYd/yJadBGS53HSol8OjqJgVGRgSgCTUvD3MjAls5ev0QbfHNN&#10;TW0tRXJTHeLGMnpplKDoN4eKi0sxk9Ono7B2mCY6J2+0kBdHiBzo+v8swltjGh30ew8wbMJDP0/B&#10;C/IpIkD19/diAugTJo0nAvqha61Tb65kpOds3CATHZWAa9AJLiAvXeETK8U4vb1916/fGBkZI6+A&#10;YLkQ6YULBampGbGxFDtLtspGLEJMMze30NPTV1NTQwgSEBCQkZHBPMVF1ZUUjCCvnt5uRAlI3sZ6&#10;39KF/KREBHkhgIiCNYFKx+owGZguIgmmCk3RLz1AXA3kjSgsHJPE+ZqaOoQFdIJjrAhdcSwcSkE/&#10;HGngXjgIXU0BUm/s7OqsrqomUiUuA9+po68nLo8DuDYupmvmI5RB+20ILAhTFeWVJHBh3KSktNUr&#10;xM+fTycPKSiOYza4iwQH+sWXFkKxo0NMFRPDVIkiJr6ohKAaFBi+fp0UtABxkVgXER67YN4mVxdP&#10;WilU2KGed4h+FVWcVxAyM3I2rpcOOxtDDdRClaOHZOhrqjGdzs7OixcvbtsmLSoqtmnT5pUrVyG8&#10;zJ1L7Skwbdq0jz766L33qGf9r2xE8jINj/V33nnngw8+QLyaPn3GZ599hh8Vixcv4ebmWr169caN&#10;m0RERDAHZWVlbW0dPLOsrXfiEXbgwAGYEAwpJCQUT8DExKTMTGr/eDy4IS78kunrGxgcHIYRws3h&#10;7Pi1c+fOPfzs4SSa4xfUK9DnE/csH/+F9sxvs5ekw/9OjPhfDIaAZ8CAAQMGDBgwYMCAAQMGDBgw&#10;YMDgr8HfloBHt48e/WKa4KNHTx48+PrWrduXL1/t7x9ob+9sarpUVVVdXFyak5ObkpIaExMbGnrG&#10;z+/pRqcODnusrXeamJhqa2srKSlJSW0TFhbeuHHjqlVUvdY5c+Z8/PHH77zz9qsVKv/1Ruqfk43M&#10;yV7mE9uz9PoLOfdn7ppEw79GEfDT09PTedZIHfc6NXZ5hOwWTPaZ7uhoT4g/r6dtVVRYQviS4qJS&#10;DbUdqalZPb3dAafOiAqpCAsqiwiqBJ4KI5l/hw4ed3E+ar/rwFYxdf4tCq77PHt6uiIj4jdvlN20&#10;QcbEyI6Q95zERE11M0N9GxaLTdg1DFpdVcO1RMjtsHdXVwcu3m13QGCLorCAMt8meQszx+ZLzfHx&#10;58VE1DBhYwPb8osV9fX15jv24BohfmW+zfKODocrK6tCQ09DcW5uR/bt27d7926aLDfR1tZRUVGR&#10;kZEVExPj4+Nbv379ihUrSO7gJ598+t5770Eyf5TWSN17dDt79mcLFy7k4uJau3btpk2bhISEtm6V&#10;kJOTV1VV09HRMTY2Nje3sLW1I28GuLsfPXHC+9SpAMw/KioqOjq2srLyxPFAAT7FixcryM7ZUMTo&#10;6JCstJ6qsikUBJlDHTLbdIUElAS2KDjtcSOsEtRxyv/MNkltESEVOxtX+92HnBzdBgb7jnmdsrHe&#10;R8r477RyhiQF+RSlpbQTElJw0many9pVW0WFVE+HROZfKDI2tLO2cuZZI7nH4TCGPnjgmCC/orCg&#10;CnShp2NdVVWDa7aKaeACFSXji2UV/n6nLcwd0Q/sB0qXltKBbQjyKR1x82GxqQ3Oj3n673Vy2+/i&#10;KblVC53Y7z44bg8TCXifjRtkamqeJp62tlK9KcobqqluJ3n8+109MWdhAZUtm+RgPHW19RnpOZDA&#10;utUS2hrmBflFzS3Nu+32E7PBNZbmTnV19QICAq/RZNVLahDe8d57706bNm3q1Kkwm+TkjA3rpJKT&#10;0gYH+8lG7ACE3NXVGR4ep6VhTkhHqCM9LUtX2zIvrwCXOe5xgxcICyhBXynnMwjVusPE3udEkNl2&#10;B1FhVcjnTGhUd3fn6dDI9Wsk4CO7bF05aycEvIS4pu1Ol/b2dsINQ+klxWWLF2zxPhEIN4RMvDz9&#10;KYEIKuNKTGZgoDciPI54nJGhLXrIyb6grGgsJKCMycAeTvqGwJsxeX3dnYEBZ3t7u1UUjWEkOMC0&#10;9XSsxIRV+TfLwzdzcvIR/WxsbHfsMNPR0SOlqgUFBXl4eGDS8+bNmzaNSrr9JQbxgw/eT03J4OWR&#10;Dg+PRRwgJdCHhwcC/M8snLepoqKSJixr4L8YDgaMERGByQsTWZm5murmMDYdbUsvDz99XevKyuqK&#10;iiojA9u4mKSenu6zZ6LlZfSxHNwL+bS1tQWcOrt+ndSWjbLWlnsvNV2ys3Xd43AIS1aUM4R2YqIT&#10;YXXEbGCZcbFJmI6luePyJYLSktqnT0dBShjlQl4hIg8kDDnAfoT4lRC1Ksoru3u6UlMyEXMweVVl&#10;E7ikqpIJLmY9u18GmgCfguOew2Njw4iQkOrB/cfgXwhNFjscocH8/CI1le1rVm2VkdLBuqBNf78z&#10;4iJqiKViwmrwoKGhITs7u9fGX8F5+UaePgsWzA8Pi1u2WCD/QiH9EgzVYJaFhSXHjwVgIRBUaWm5&#10;oZ4NlgZAnmVl5TBj6NrEaBcCuLysAVbnYH8Q68UZmKjsNt2EhPP9/b2JianbjXcf2O8lLaUryK+E&#10;g6TENAgKuoMJpaVlwzugF21Ni2ZSYb6N7eri4bTnMO7F6Ltt93scPSklQfm+rbVLQ30DeWTsdTxC&#10;0tbDw2Lh6VC6pLimj3cQeZPG1ydYVFCF+LKasinWhQnr6lhxLxNWkjdMT83GXVgFeoOPpKdlKykY&#10;iQhSittjf6iuvgE+AoHAxjC0nLQ+rAWLwrOek9bPIeARx/LzijgbEMAdYEgbeKQwDSp2eZ0SEVLF&#10;3GBgeAjm5ebDSjHu6pXieNiFhkT29fUgssHLcA28D84Fcy0uLnpeTW+99RaiyowZM+BBS5YsWbly&#10;1YYNvHx8AmJiVJ0VZWUVuhi7kbm5OSzByWnvgQMHPTw8fXx8AwODwsKellrJzMzOzy8oK7tIF1GA&#10;oDr6+gZGRy9/8cXNe/fuf/PNd0+e/EEleiaw5pxE8/Gq7I84+eWvllbO8Oh/PRgCngEDBgwYMGDA&#10;gAEDBgwYMGDAgAGDvwZ/TwIeHdIJ7o9rauo8PDwtLCw0NDTl5OSFhUXWr9+wdu1aLi6uRYsWzZ07&#10;l+z5/e677/6B5Otrr1T8/PnGId0nMe+EQf/9Q5Aepk+fnpqatplXbrvJ7qjIhODAsNDgiJCgiNMh&#10;kQ0NjQ0NDau4RT3cfXt6uru7O/ftPSrIr8RiseJik7iXC3sc9SsuLj3pG7J6hRjuHRzqRyeff8a7&#10;38WrsLDkxLGAhfM2JZ5LbW1tMTKwlZfVv5BXML4n9zMEPHu8InELXcBeWdFYV8tqcLDfdZ8H91Lh&#10;06GR+RcKgwLDuZcJn/I/w2azbHe6bBXTSEvN6urqsLLYy7NaMioyPj+/yMvDf91qSSfH/dOn//sS&#10;9BDjm2+++c4777z//vsfffTRtGnT5s2bt3z5ch4eHj4+fjExcVlZWVVVNT09/e3bd9jY2Do5OdFE&#10;iJefn19IyOnIyOjExOSMjMyCAiprkC59zGKz2zs7u3t6+gYGhoaHR8fGrly//sXNm7du375Lcge/&#10;/fZ7WObL1F0g7nfv/l0In2+T/Pnk9JLi0uKi0sTE1B2m9hCFv19of39vUWEJH8UxOxYUFCfEJ2/i&#10;lXF18RgY7IsIp0i4QweP4xYnR7c509dpaZhfvjxiY71PcqtWe3ub0x43MWHVgvyivLwCZUUTnGxs&#10;bIRIBbYoQuxQR1pa1txZ6yXFNX29g5IS0wJPnV2ygM/HO/jChcJYaH+Z8KEDx2ASuJh/i0LiuZT2&#10;9nb73QdFBFW6ujpTzmfAJBwd3GAeAafOruQShWoGBvsxk3lzeHfZ7s/NyY+MjJ83ZwMUCtMiW5VP&#10;JOCpNHHW08rPHR3tBw8c41kjCdX7nQxdPH+L/8nQC3mFkeHxGOXIYW9ccMDVU4hfKSH+PEziGbMJ&#10;CCNmc+jQQRUVNXNzCzu7XfTeAe7e3j4hISFRUdHJyeezsnKKi0vq6xubm1vZ7LbOzq6env7BwaGR&#10;kbEr0OH1L+Ljz/OslXRx9gg/GxsSFA4fgafExSS1traWlJRhbvCCzq6O3t5uOxtXQX7Fvv5eOAsv&#10;z7bIiHiowGbnPoEtCmQDY2EB5Q3rpAIDzsJHrCyc1q2WoNKjW1rUVbYryhlWVFTB6SZmwBMCnqTh&#10;kpOQA3qztnSGx/n6BK9YJgLvKCkuO7j/2NpVW3Nz85tbmuFxcjL6UFZ9ff02SW30nJKSCR/BXcuX&#10;CJJcZ0x7v6snOlFWMLKzde3p6dJQM9PVsiwvr0xOThMWUNHRtvjgg/d/JYAQD8I1U6dSHjRz5kzi&#10;RGvXruPl5VVQkM9Iz97As83bO+hiWTnWC727HT6xmluMepmmubm9o91Az0ZUSBVzw1QRDWSldbHk&#10;urr6TbyyWurm+ReKTodGrV0tQaRUWnoRvYUER1RX125cL33U/WRlZRVMAioODAi71HwJoQN3QeCN&#10;TU3iYupY6RE3n6DAsLzcfMjcfMeerKxcyEdB1kBMWK2H5tRXcYkd8zoFqUZHnYNAMjJyYXiSWzUV&#10;5A2zs/LgBZge+oRVJySkLFnID1mdS0jJysoTE1HTUNvB0cszBLzD4ctXRjC92dPXWlrsxcWxMYlL&#10;F/J7evi1tbeFh8Vh8giPMHisZeliAe/jgUVFpbBk9J+WluPhcXTOnDmbN28RERGVkZEhUcjMzMzO&#10;zs7Z+Wm576CgoIiIyHPnEhGCCguLIIemJthG68DAgIvzUcpZ6Gx7ThX3tjY2wgXFOjc3b5PUkZPW&#10;y8zMTU/PhhzUVLd3d3dlpOfMn7tRaqsWInZoSCS8bPNGOX+/04UFxdsktJUUDAcH+6KjEubM5FGm&#10;uPYsnxNBCPXUGySno/JyCxCjEMmxang6HhlEJogzutqWMOzh4UG4A/qHd+RkXwgPi4VqjnudGhoa&#10;wF0qSia9vT3wlKWLBPY5exSXlMHfESjS07IR9xDHYNi4KzU1E2ZvpG8LxZ09E7NmpTgeUpA/VIyI&#10;gRFhIXBShEfYeWx0Ii5ARBodG/bzDZ09Y52JkR3WGB+fDB/Z63iko7P9BQT8hSJS7QDBsK+vBzEW&#10;j7mysnJoHBM+dOA4jAc2s36tJJ50w8MDUVEJvOuljx8LwC0hweG4BmpFRE2gr3fe646AkJ9fyAks&#10;HR1d9NNhcGRk9PLlq9ev37h588s7d+599dXDr7/+Fr+FHj/+A1hzQpZzyrAzYDARDAHPgAEDBgwY&#10;MGDAgAEDBgwYMGDAgMFfg78hAc/JqbK23vkyLCzZ83vevHlLly6lS7ZuFBcX/+STT/Dtm2+++dZb&#10;b72wGvyUKVM++OCD6dOnz507b/HiJStWrOTh4dm8ebOkpOSKFSteezZznZN6/t5773388SczZsyY&#10;PXsORly4cNGSJUu5ublJerSAgKCsrNz8+fP/7bQ5FBjm9u6773744YeffvrprFmz5s6di1WgN15e&#10;Xn5+flFRMSkpKTk5eRUVVS0tbUNDIzMzioDcu9f50CG3Y8eOnzzpHxUVXVVVtWWjHP8WBRUlEwU5&#10;A0V5Q3ziuLy8sq+vx3ani7KiCbV7MZsls03XydFt7PKwvIyBsaFdT093a2tLd3fndhN7LQ3z3r4e&#10;8x17hAWUcYAb6+vrRYVVvTz9L18Ztd91QFPdrKe3u/nSz3vAP0/Ak5O6Wpbqqts7OtojIuLPJ6d/&#10;ceMqjvNyC0QEVVz2eVy+PHL40Ak5Gf1WuhJ4aEhkTvaFGzeuUbngKZn8mxUOHfAKCgr09PQKCAg8&#10;ffpsdHRsYmJSRkbmhQv5paUXq6trm5qaSYndsTGSL/gV2YyW7AL+57WJ1XfHMwipFMBn90f4jvMn&#10;vrp58+bxY6eWLxEU4FOAMFevEFswbxNUExuT2NraSu2Yfth7E69sU1MTm80aGOjzOxm6eqV4Z2en&#10;nq61qpLJ0PAArunr75GV1tVQ3XH5yojD7oPQb3t7m7WVs7CgcmFBMdkqPjkpja5BXS8uoh4UGDY6&#10;NpyRkTN39vq4uCS6E6oWQmxs0tWrYz09PSUlZdKS2taWe0dGBoMCwqAXwlc57nGT2qo1NDRgZGAL&#10;U8FBe0cbrMVxz2GMxWazXfYdhZnV1zcMDPT2dHeJCanu23sUVkT2Mn8hAU+d7OqAFa3iFsWNiYmp&#10;MdHnrl+/0tXdWVxcJiOlg2mMjg4HnDq7VVS9rr4eF4eHxU0ym/0uno8e/fCvCXvAv7TKqOu///57&#10;LH/tqq1bxTSUFY0hQCUFIyzQxnpfXV19/0Cvgb6NtqZlV1dndXWNhJjGca9TmDzFEB85OTjYBx+B&#10;HOBiboe8u7u7hPiV7HcdxF2DQ/25uflLF/JnZuRcvTZmarxbW9MC5k1eR3ghAU9eUsEX0lI6Ztsd&#10;WpqbpSS0dtsdgAxxHp2rKZvCGa9dG4PHaajt6O/vraqqgVXAva5cGWWxWL6+IZBkUWEJBMi3WR6u&#10;hBkqKxjtst2P+ctK6+lqW5ZfrGDRpfVhFY6OTq6u+z09Pf38Tp05czY+Pj49PaOgoLCigmJ8Ozu7&#10;BweHr1699uWXdx4+/AaGzfGjp3vA5xbwrpeGKESFVSCBeXM2CPErHvM6RWqM01ymFIy5u6cb/ltZ&#10;UcWzRiI66lx4WCzPGklMo7+/Z2Cg3+2w94Z12yrKqRL6gvyKZ8/GXCwrX8kt4uXhV11V09XVQb1H&#10;klswONhvbGi7w9QejgCLgrJMDO3GxoYhlsLCkgD/M3CE4eFBCHaXrSu0AJdpaGxcs0I8LjYJrhEd&#10;lcC/WR5dRUUlrOIWKy4qhY76B/qyMvPmz92Uk5OfkZ69eoV4bEwSziOmHdx/jG+THF3zvPkFBPzl&#10;ERjtimUiWCmuR5CEOizMHOEmJcVlWzbKJiWmQjvStAEPDPZBv/AX2MA2Sa0vv7z1yraKBtUL8iki&#10;mnIIeBJdGxoaIKvQ0Mj166QKCooxel9fb35+EcIL3ApOPW8Ob3JS+sjIECwBZoxgjmsgMY+jJyW3&#10;asF44AUQBYwHJ2HVWzbJ7XU6ArEPDg3ssT8Ep8DqfH2CoW4OAW9iZKenbTU8Mkhe3oJf4ykwPDwg&#10;uVUT7gPtbDfZraNl2dvbDd3JSevBKSArGENgwFnIHLEd4eja9cu4ADqFg8jJ6KE3qHvdaom8vAL0&#10;gOnhodPW1rbP+aiYsBrGhcYhzNCQCO5lQjBjPCMWfr4ZjoDp9ff30U8rM86bEy8k4KldIbo6Q4Ij&#10;MUp2Vl5mRm7Y2RgYCXqoratDEMBMYGalJVClHKQHDcIwYEiYak9PF7xDXFTNysJpcHDgJfVItjMn&#10;+eU/jCeXT9o6h0krZ/D7wRDwDBgwYMCAAQMGDBgwYMCAAQMGDBj8Nfh7EvAY4vLlq2+8MeUf//iH&#10;hoamu/vRkyf9zpwJS0g4l5mZRQq3VlWR/Y/ZnZ3dfX0DIyNj16/fuH377r17X+H2s2fDOCz4P//5&#10;z6lTP1q/fv2+fS4ZGZnFxaWEwW1rayfJsoODQ1euXLt16/bdu/cfPXqC4+3bzT76aOqL+P7X33vv&#10;/aVLlyooKNrbOwQHny4tLRseHrl+/QsybktL60cfffT6669jOHNzc0/PYz4+vqdOBdBEcsz58ymY&#10;f25uXmFhEW4sL6+sqalraGii91knudf9o6NjN27cunPn7oMHD7///od/m1H35MlPWAL3Miqdvbev&#10;h0P+jW+p25aWloVvi4pK09OyN9DMTUdHO1Vll1dGXlZfSkJLVlqXb5O8nLQei9VqYeaoqW5GNgyu&#10;rKyS2qrl6eE3NDSw08pZTcWUU3z+Vwh4fCrIGZoa70InLS3NJ31DDPRstkloiwiqrFwucujg8aGh&#10;flcXD5lturW1dWw2q7Gx0cvTX1fHSnKrprCACvcyoTOnY8i6/h1fRWEiHc6xn0mYRHVMIkImlt79&#10;tzTJyzMl9B4KP92+fdvD/STfZvnUlMzKiiroYquohrrq9rq6+tbWFhaLZW3pvGaluOw2XSlJbRkp&#10;HTFhNZ61knm5BYryRs573Ts72+vq6vr6eizM9mio7bh8ecR+90EFOQNqN4HiMglxzZVcotCdvq51&#10;YUExLi4tvSgqrOrjEzww0Ad1L10skJdXQO0HT+8jHhIcAb3IbtODLmASdjau/f29Pt5BQgLK5eUV&#10;PT3djg6HpSV1YAYqisYO9oc6uzrq6+vp3ZTjtmySKy4qddnnoShvCL8jupaW0t3r5N7d3fUrBDwx&#10;QlcXzy0b5bBqHGMaRoZ2MABMYxWX6G67/ZgtpoG1l5WV05uIXzp5coLZcIkcPngcEQ1xZpJGnlXW&#10;C5RIdjt+8PBhfFwyL8+2uNikTnoL8HEPeeojCQkphDBOTEyFOmprarMyczdtkBYVUpHZpgPVwFMg&#10;MftdB9ra2vi3KBz3CsBdVKH1rNwVXCIZGTkjo0NG+jYaamZ9lA8+swf8pAx4NJyENPY6ulVX11DF&#10;2/mVKAOQ0MIo8FB11R1Dw8TjtpOq+BfLyvc4HNZSNxcXUd+yURYzLMgv7urqhFKeEvB0CXpo81xC&#10;Cu966bWrtgpsUbTZSRUJ/7fE4aRNnTnWC7k9evQ4N7eAlAeopMpxl5nvcNzMK5uSkolZdXR2hIZE&#10;ruIWhZqkpXS20VJatljA72TooQPHEAQgZ4gCgkpKTFu3RrKigibg+RSDg8IxVYQCiBRKERNR9z4e&#10;yKb3OIAlGxvaoXPcCIHA3rBMmA1sGxqhZKJkCjtZt1oCooBwEKNWrxAPOxuLqBIddQ4CKSwsOXTg&#10;uLyMfn19A1F0RUUV/2aFoMDwtLRsrOVCXiGpT44JCPIrYdAXEvBXroy6H/EVEVKh6xlcQijT07Ey&#10;N3OEtefk5EMIsTGJuBjeGhQY1tXVUVNTC9V7HvVbu0r82rVrEOmkWPHrUYjY7ddff/vo0aMDB44h&#10;DBL7mTgxyKSnp2u/q5eYiBqJnGSLB9iDv99pyHbZIoGcnAuQHs5vk9RxcfaA1eFKdzcfSXFNWF1c&#10;bPKK5SJQBE7CQ4UFlE8cDyTXkDd7ent7fL2DoRQOAQ916GpZjowMQiay0nqt1Isd1HbssjJ6MLCx&#10;sWFT4916OtZ02DdwcjyCWzAxhIK+vt6Ozva2jraE+PM7THbjW3ERtVXcYjDv/oHetNQsWCk+oTiP&#10;oycpRXS062pbGRlQ+fEIephSQX7Rws8344FFFVFYJY4+mxqbMFsYIYIhHPnXM+CptfgEwz5ht729&#10;XVGRCWamDqR2AtdSQQPdnYh4ubmUKqOiEuDXmDnsGcvBo1BMWHXpIn4baxesAkp5tafDf/zXIYO/&#10;JRgCngEDBgwYMGDAgAEDBgwYMGDAgAGDvwZ/TwIen48ePTEwMHzttdfk5OT7+gb+9XIJhYRMwr04&#10;Li0t09LSXrt27ccff/waXRB+6tSpa9eus7KyTkpK7uzsgqzILTTd+y+ax6UYvkePHuPPmze/LCws&#10;8vHxtbGxU1BQ5OPj5+bmnjlzxhtv/LyzL/p85513Z86cuXnzZnV1jX37XGRl5XBeQkKitZWFHl55&#10;G9dJ1DLJpXshDfDw4Tdtbe0r6Hryvb3dhBwlrampia4J36IgZ3D40ImD+48pyRu3t7ehCQsom+9w&#10;OJ+cHnY2NioyPjoq4VxCCr4y27GHJBfirqqqGklxTXQ7PDxou9NFTcW0+UUEvIHezpbW1sbGJgzN&#10;ZrMqK6tWLBfxORHY19djtt1hw7pttjYugQFhFy9WSElo7XU6MjIyuN/VS2abbk1NXUtri7amOd8m&#10;+d27Dpw9E1NcVCbAp3DSN/Tx48ecZf46//1fy3NwCPij7r6C/ErlFZUdHR2E8uFaKqSrbcVisdhs&#10;to31PhkpndiYpMiIeCjr421QAAAgAElEQVQiKjIhOupcfX2DqrKpteVeXF9bW9s/0Keva62usv3y&#10;FYqAV5Q3oimuptraOtx1+OAJMRHVzbyypSUXq6tqKALeO7i/vzctLYtriVBOTj7UjYH2ObuvWSFu&#10;Yebo6xNcVlquobbDfMeewcF+P99QYUFlaIcQ8NsktWEGqkoY3bmnu6u2tr69vT00OIJ/i0JZWfk+&#10;56OK8obErlpbW6UldV5EwPtuXC8N48EZYo3tHe2y0nqG+ja40mnPYUzDynKvr09IRUUVjArTGB4e&#10;wKzERNRKSy9idFjms2aj7ex05NvvvoUv/FZ143rc9fXX38TRBHxsTCLZV3vcQShgIfgUEVSF4dnZ&#10;uBoZ2MCPsjLz+Gh6Oz7+fHhYXEw0ldUN3UHw0OaJY4FYKeSanZXHvVw4IyNndHTY2NBOQ42qEvEs&#10;Ad8iIU7lCkMFkEZ9fSPUUVRYumQh/+nQKPRGM/FHEuhRoPrIiLjkpLTe3h7MRFXZBEMUFZYI8inJ&#10;btNz2uOWnpYdGZGwdtXW/AuFEObPBLyC8S67/YS3Li+vhL4gMawXpvLgwdccuve7775/+fdI6Hra&#10;T/JoAh5m1tPTA9Ww29hK8obr1kgWFpTAwbEEXh7p4KBwzDwiPA7iDTsTXVFeecTNB1qDfcIwcFfY&#10;2Rh08jQDnk8xJDiCnmoT5HnSJwQGsHypoLOT+9BQP03A27LHCXhXmoBva2+Ljzu/brWElrr5fhcv&#10;RAnYPLQACVdX16xZKX72bAws+SkBX1By9Ijv+OiIUy3lFyvXr5VCeCEEfEF+EfRC3gAQ4FP8dQJe&#10;lCLgG1vpBp/FVCF2yATuRm9C37ppvfRJ35COznZCwLsd9uZZI3H9+vXHj//1CqEJtzx58iQiIo4k&#10;tXd2tCMU1FObo7fBxqQktfJy8z3cT4oIqdAcM6RLmfFKbtGgwDCKgF8skJN9gUTvbRLa+/YehfTg&#10;fVjIOAGftJJLBBaCDtGtEL/S8WMB1DXtbeMEfDccE/6LzgEWqxVuq6v9lICXk9aDGeN8T08XPHon&#10;nQFvarybimZslrrqDhv6RRP0DDEWFhbX1dbBp1ZyiZoY2UEyOI/nC8Ld0NBAenoOFJqamgXFPSXg&#10;29sxlp6OFYSJsIOBcnPyF8zbVFxcBjOD4kiQwWyhBYzV8SICHqrB2um9VygC3tLciX+zfP9A73Gv&#10;ANiJidEuD3e/qspqQ31bTTUzLPbChcItG2Uh8L6+XhdnD0zJbPueE8cDEUjhO3QJgb7/2kcMg/9N&#10;MAQ8AwYMGDBgwIABAwYMGDBgwIABAwZ/Df6GBDy9qh8w+Zs3bwoICLz22muzZ88ODT395MlPjx//&#10;9PDhN5NI6BeySj/88CNZ5t2796uqqkNCQo2NTZYsWToxnX3RokU6Oro+Pr7l5ZVff/0Nh+PHQJjD&#10;pK2+f/zx0dWr11taWPn5hdHRMV5eXhYWlrKysmvWrPnwww8nbquMNmXKlI8++mjp0qXCwsJaWtqO&#10;jo4BAYFpaRkNDU1Xrlx79OjJ8+8SkDcAMHOSBwmQ1f06x4xJfvvtd21t7Su5Rb29g8bGhtva2J2d&#10;HQTt7W2Eh/Dy8BMRVJEQ1/T3O93ZRZ3fbmIvJ63f3d01PDwwONi/08p5rxO13635jj3amubtNIVT&#10;XVWzTVLby8N/eHhwp9U+DYqx6GppaeYk8uIaLQ1zU5PdvX09HR3tXV2dOKmva72BZ1tFRSXEvmWj&#10;HG6/efPa2OWRgoLiDeukDh88gd72u3rKbNPFDAsLi3nWSJ4OjcI1ly+PpKZkrl4hFhIcCUX8f6c9&#10;fs6AP3pSWFC5uLiUxaKqgnf3dB0/dmru7A1nQqOgL/+Tp1dxi8ICR0aGIIFT/mdU6Q2Vd9kd2LRB&#10;pq6ufmCwr7iodN1qCW1NC4jRwf6QsqIx5Gxn63rA1WtkZPDa9ctlpeWzpq9NTEhpaGiAogMDwi5f&#10;GUlPy+ZeJpybmw/V4HpBPkWnPYe/uHF1dHToUtOljRukd9lSqee+PiGYXmNjY/9Ar5Ojm7Sk9sBg&#10;P0YX3KIIXUOnuEZP11pSXBPm4bjHTUXJmEPAy0rrOu917+7unEjAexyl9rwnBdWJVcD8FszdFB2V&#10;wGKxRIVV99gfunHjKtZeReV/K2AaQ0MDmIaYsGrTpaaamtrnzGbb4UMnvvn2m99DwMfHnd/MK3M+&#10;OR3WDvvn+AimRBF43Z0H9nthOQJbFM+eie7p6YKIMB9bG1coBdPDZSqKJqEhkbhXiF/pxPFxAj77&#10;AlyPIuDHhg2pOvYWV66McjLsiZSkJLSwZIgR90Ia0JGivJGwgHJ1dW0bmw230lQ3wxDwC/Rparzb&#10;/YgvnQG/T03F9MqVkYjw2Nkz1qE39Hzl6ujxYwFLFvKVlpShK/4tCm6HvdGzipIJhoBj6ulYnzkd&#10;DdneunUdB5/P3Xj//kOEzVcjgykCPq+Al0fq7NkYEkzY7LaC/KJliwUQKPr6emCZvDzbvE8EYWKw&#10;K/yprGCUmZEDgSxewBcREY+5tbW16WpZ4LJymoAXElAKD4/Lyb6gqmx68WLF6NgQpqqrbbVVVB09&#10;6GhZIjRRJegvNclI6bi6eMKE+vt79zgcWrNyKyQAKUEjuIZ/szybzUaQgfvExSZfvToWHXVOgE/x&#10;woWijPTspYv4z51LQT+washhwbxNhYUlaalZG3ik8i9QBHxfXy+MCpN5noDHSTjC5SujR919xUTU&#10;OAQ8IpuluRNFwOcVYPSY6HPwCF1tS0V5QygONgN7kJMx0FQzu3HjxqvJHLb68OHXmIOinCE8DgrF&#10;cJ2d7YCB3k6Iva6uLiUlA0vGYmHJWGBYWCzXEqGszFx4yoplwhwCXmYblQFPk+vtHu4nEcmxhPi4&#10;ZATYinECXkRIhbJk+omwx/4wAktPbzci0orlIvB9iK6utl5cVN3U2A4GCZnIy+qP+0uXnKy+7U4X&#10;mP0OU3tojdKR/SG+zXJQSk9PN2IdevPxDoKm5GX04e+IVLhLXtYAS4MSYSRrVorn5RVCm55HqVcK&#10;WGyWr08wAh2sCKaFpWH+PGukII2gwHAEAeJWnV2d0IKW+rMl6Lu7goPCYWMwMCgFS4Y6TodELvp8&#10;C4IPzEZ2m666yva7d28ODfbjaSUqoqZLz/lCXuGmDbLnEs5fuza2ZaOslcXee/dvDQ31Q5Xr10rZ&#10;WDsPDPT/f38SMfibgSHgGTBgwIABAwYMGDBgwIABAwYMGDD4a/D3JOB/GOfgr1//QkJCknDbmpqa&#10;w8Mj//rXv14y75mQ2Y8ePSbrxcHt23c7OjrDwyP09Q24uLjefPPN8cLyU+bNm6eqqnbqVGBTUzMG&#10;JTn0aOjn4cNvADo3cXKSOiZ55869q1ev9/UNlJaWxcXFGxoaocM33nhj7tx5H3300aQK9q+//vqH&#10;H364cOFCCQkJMzNzT0+vhITE2tq63t7+K1eu3rv3FWdczhA0xf5zIvikhRMCnsViLVsssH6dlKKc&#10;oYyUjuw2XXkZfXERtT0OhwkpfrGsnHuZMMWLl1e2slpZrNbCghIhAaVtktqeHn6mRrtWrRALC4sd&#10;GOzX0bLCvR0d7a2tLTSDLn/o4InBoX4vD7+liwS2m9hjtpxC9GgqiiaL529RkNXHoNKS2rw80rw8&#10;2yIj4ts72psvNetoWghsUThxPPDwoRO62pYL5m2yNHccHhkMCgybP3ejqcnugoJiBTnDraIaPt7B&#10;B/Z7aajvmDt7vdshn99kk/+dIAT8nTt3Dh7wWrNya1FRKZvNJhwS9CUno8+9VCg/vwh/amuab9ko&#10;d2D/MWcn9xVcIhTp2NlRUlImLqLOv1ke2oGali8RNDKwHRsbtrJwEhNWa2trO+kbsmQBn5OjG0Sn&#10;pGAkL2sAfdHEm+7a1RKRkfFpaVkzP12TlZUHXWBECzNHqMbj6MmjR3wN9W3QoZa6WXd3V1xs0orl&#10;ItBCZWXVbruD/JsV2tvbLl6skBDTkJbSOeruq6NlSedAxw0O9ltb7sX5xnECXmCLop3t/p6eCRnw&#10;XR2HDx6f9tEq2IOctB4+BfmVVi4X2e/qyaIbprF+rZSXh7/7EV8jA5sli/i1NS36B3rj45MXLdii&#10;pWkOmejpWGMaz5qNE1VK/odXJ+BjohMXztssyKcIW5WR0iXTk9qqGRwUzmaz2trYubn5SxbyC/Ap&#10;kPx4CCE8LHbdagk9HasTxwKgL/gLlIiv1qwUd3fzJXnDGRk5s2fyQNTDw4POTkfghnY2rvARuM/T&#10;7d6bm0WF1eB9xEegyg3rpKDuhPjzGBR6PH8+Y/NGWWVFo+Nep7Q0zCGc1NTMnt5uL0//xQv4rCz2&#10;pqZkYkRjA9uTPsEO9odgFYs+33LuXEpvbzcU57z36NDQgKSYptn2PQMDfTut963iFnU/4gO/FhNR&#10;27HdgUjg1Qz48ZOfsrMvwMGDg8NJxW9axZ1H3U9+8uGKU36n+/t7YSFrV2013+FwzNMfuoYpkq0l&#10;YKiYnr7uThUlE14eKcSBiopKWDV8IeDUWViCsKAK5O/rEwwb3sQr4+MdhN5wvHQhP2TY0NCAW+x3&#10;H+zq7oQ7nA6Ngmwddh3EZVaWezdtkIFNwkobG5uEBZT5N8lHhMVBpBgxLS0bqoGhIhY573XfY38I&#10;0nNwONzX1xMTkwiXIUnSkBW+Xb1S/HkCfs0KcRvrfdeuXd7v4gV1YCYwdcRMJQVjA72dUA1ksmKZ&#10;SNjZGHQC1cML1FRMYc9YOxwWJnHt2jX4/qsR8A8ePESggBdAfegZ/mJn4yIhrglTDA2JpItZsGxt&#10;XDatl3Hcc9jR4TDO77Y70NvXg5nMmbEuMyMXmmppbYEH4Tx5CQYLgckh8kdFJsydtR5yo/PU66E4&#10;ypIh4Y52WJqEmCZ6x+ogWxj8vr3uiDnrVkloqpuNjAxCJhA1Xfq+CUIQElRGAL9yZVRHy0JR3gg9&#10;lNCbYsjL6p84HmCgv1OIX6m+rt7dzWfpIn7EhONeAabGuxAKRIRVoKDS0otcSwSlpbSzs/JgTmtX&#10;STRSrUlddYeIoMrBA8ew8NUrxLxPBCLoUS+dLOAjQaa7uxNaIO9vkccQycg/5X/ms5nrt4ppUGFH&#10;Wk9YiNrxBJ3Qdfu7oeuVXKKYxjGvU8ZGdrATBDdICUFPXFR943ppGI+drSuE6eHu63HUT1/XGtEA&#10;C4e1/zBelYcBg/8GMAQ8AwYMGDBgwIABAwYMGDBgwIABAwZ/Df62BDy9tu+xhG+++dbd/ejbb7/9&#10;2muvzZ+/IC0tnc4Xf4KZvEwnnOLtNIP+EyfN/dtvv62vbwwJCTU13b569ZopU6Zw9oxfsGCBjo6u&#10;v39AWdnF27fvTMiM/5mP//rrbwmz9fjxT+NF7Cnu/M6dO2vXrkUnQUHBd+7cKy+vTElJ9fPzd3Bw&#10;0NLSEhISWrRoEVnLxIZx58yZs2XLFnV1DQeHPf7+p86fT62srO7vH3jw4JsXqm+8Zj6VMclisQ8e&#10;OLZ714FdtvsJdtsdsLLYe9InhBTcxqeXh/8pvzNtbW2k+Da1sfTFiv2uXgZ6Npbmjulp2biGxWaF&#10;BEf4nQzFQUtLS319g4e7X+K51Pb2tuqqGhfnoyZGu3BXa2srh4APPHXWzsYVw5Fx3Y/4FhWV4nqy&#10;6XhBfvEOE3tNtR36ujvPnUsJCQr3ORHU2dlRW1t3aP9xYwPb4uKy3Jx8Q30bLTUzY0M7TAMXhIfF&#10;PXr0+E8yqr8MdALxTzdu3EyIP+92yLu6uoaWG1U/gM1m5eYW7LTel5ycBrFDVr7eQZAtJBAeFkuk&#10;193dVVdXf/jgcRvrfSkpmQZ6O/V1rYeHB8LPxp44FohOWKxWb+9AddXthno7XV08ykov0jXtWUlJ&#10;6YZ6Nt4ngi6WVTg5HCb6amW1VlZUWVs5a6hu19OxOn06Kj7+/BE3H/IuxYljAdpaFtnZF+Ljkj2P&#10;+uEkm82Gxg8fOoFx7WxdszJz6S3PWZER8d7HAwm1jObp4R9Nb588vjEBtbSkxDTcQqwRtuG6z+N8&#10;cnp7O5WuCrvCrKwtnTVVd+hqW0ZGxqPDo0d8YSpYMkwUa8zJvlBSUrbdZDcxG5gfbTaBDx48+PHH&#10;J69AwMNN7t9/kH+haN/eoxxDJbCxdkmIT8GcMTpWh+UEnDrb1dVBSnt3dLRh4bhFT8d6r9MRUrgb&#10;3uR22Ds5KZ0iQlmtZWXlTo5u+IQQIGrHPW7bTe1ramo5PoJP7xOBu+1+HtTL0x9CQFfEE3FQUFC8&#10;18ldT9ca38JlCCUMg4HHwSRwEBEep0knykOwGRk5EBRECj86uP9YfHwyDjBE2NlYkta8z/korMLE&#10;yM7Tw6+hofF3cocVFZXQYHZWHtlam950vBX+i9Bxgt64HQuH2cC0ICV3Nx+SLw7JdPd0BQaE2dq4&#10;+vqEBASc5d+sUFlZhRsPHzyRkZ4DIV+4ULhjO4KDGeLP2TMx6Kq1tQUytN91wMLcsbqmFoKKiU6k&#10;3YEaFH9iXVoa5lh1RmYOfKqwgJLVuYQUiM7XN7isrAJflZZepLpitSKUbTfebWq86+yZaNxOhaOC&#10;IlcXz4qKKpgu/A7ThoVD75MIeMwQZtnb24Oe4SOcjTz8/U5TFHh7W3k5NdCFvEIsE90WF5U4Ox2B&#10;0zk6HEZAw8nR0THE51fNgP8GI8K64LCHDh43NrSFF+yydSWlLKii+i3UGzyYiZmpg6nRLiyTcvw2&#10;dllp+V7HIxAgm47e0H501DlMD99iIR5HT+IkvABThRZwsrGxiVgyuQY2htiLoTFKbEwS2Y4dPcTG&#10;JJ70CYY2IZNjXqeIYUPsOKZrRXQHB4XjydLSTAUNqPjAfi99HWs4fkF+Eby+rrbOea+7huoObU1z&#10;9AN3xqCIbJgMloBYhLEQ9qEIuuI9q7Gh8fixABNDO4sdjpg25oax0lKz9u/zIA6FM7gRRoVlEn2R&#10;x1lmZi7kTxwco8NhMfM2NptcA79w3HMY9qOjZenrE5ycnA5bhWfhRpgBYpG//+mGhgbEZHU6QmJR&#10;dDCE0FpJZZr/+AOFAQMChoBnwIABAwYMGDBgwIABAwYMGDBgwOCvwd+ZgP+B+qfGRz/++Agj1tc3&#10;8vLyvvbaa1OmvGFqavrll7dpEv37V/uXcXT7+PHPueb37n3V1dUTH59garp98eLF//znPznU+OzZ&#10;s6Wlpb28jtXVNdy6dYdT2f7Jk39xSsRzuv3mm+/wVUxMHKlvPzo6yiHmSfvuux9u3vxyYGCopYWV&#10;nZ176lTArl27FRUVubm533vvPUL/T2zvvPPOZ599tm7dOjU1dSenvaGhpwsKCnt6+m7cuHX37n30&#10;Rvrv7u7p7+8dGRkaHh7kAH/29vVwWMCBgd6+8T/HuVL2wGBfV1cn7u3s7CAne3q6OXeRPFFS6ZfF&#10;YuH27v9j7yzgolq+OM4DuxG7ng9M7MTubgV9ovK3FezuLjB4did2B7aimISUKB0i3SG9sMv+z96R&#10;67rL8yGxi/ib//fxvyz33pk758xcP/ubc8bNxdHRUVqs8vBwl67Xi8s4zVchybnt5vLe+b2bu6ur&#10;60cPDze6ybt37+gmVCndzcnRUZIP3FVyDlVNzaBz6D7x8Yk5C9stOLCUCYGBQe+dnXx8vbmQaHvp&#10;nvH77Mv61sFB0huSnvdwo5/UP3SwYf2OpYs3BAcHhIQEUJd27Tx89aptknhWF0lGbmYdOtmZy2pO&#10;diRrMn2U+pk6mdv33Yl60smJV/3f0+VO7yW2oAOWW57+Qveh6gg6k33IGkkWp2M6U+IeXBJ7yc3d&#10;XFjtrHAnuPBOxc4hI0q7hI+PF/MuXir76hJurm6uLu7uruSZTNHnHMyVEzVl3MadmhcREZmDtN5s&#10;GUR0dCy5nPToyBwjPnwia/Y4VBe3cThrrT39lT6kNtBP1sP0OT0RWYHrbOolR66TndijsUcgW0uP&#10;Ec/vxyZ1IHcre6k+caZ7SvrW24OtVGD9T3ej/qG7uUmiwD/QafQJHbBRSe308ZX0LTmMpyeNJlc2&#10;Tt093CSjycONKqJfk5JTcjaU6Cqa0Kipvr5ebLkA32DqTF9fb34+oeYxT/Dy8iQ7Uj/cvGE+ftws&#10;alhYWFBQkL/hjKXDh/yPznV0cmSp+Knx9KRkX2oqOQB5Mj8pZc4zDnQ3ckh+LpLkeP/gTFexTvDx&#10;9mJrAujByWrUIfQrdSOzBefV7nSmh6cbdYU9t9CEexZvaoN95nYJdL6097JCH9I9bW3f0QnePl7S&#10;cx21kz0+nUOPyUvCmSOFHu2Dra2Nv39AbgT4rw7w3onGNZsV6UDaUbnGSOZSbmi4s2U0ma74deWH&#10;xG+5scmGJBvX1NufPnnzKUykPNmOjXTm9tT/dAkzBJmATdqcfT3sMn2Am7IkqS/cJbOHO2sVmYDV&#10;Sz7PPNmRW4rhzG36QGe6SGYYL5YZgpt2JA5Aj0YtYZubsFeDu+TpPFj6Frt3dnQCGY53P+oT6XcZ&#10;P6NKD206n7vcIXM2c6Sr3kv2Z3GhelmHsH5gD0iXU+MlyfPfv6dJhx5N8hTcRPqrv4lAIQMCPAAA&#10;AAAAAAAAAAAAiqGQC/AC7ttGpjQnJCQuXbq0VKlSKioqTZo0efLkqZhLEZ+cnJrj27LIeOkd2YVC&#10;kbPzxyNHjk2ZMrVly5YsTT2TxqtXr66nN3r37j1Pnz4LCAhiV9FPzgwCFmdPB0JhRt++krT5s2bN&#10;oRP43dzpNBaCn2VJTExyd/eghzpx4uTq1WsnTDDo3bu3tra2fB57KmXKlGnevPmQIUONjGbt2bPX&#10;ysrKzs7Oxuadre138HtRc4LTO15ZlP6QqRe8mEHnSJ/GQoHlj6VOsJOpUUYXYeKZXWYtmTVKLrSz&#10;5/7Hn8MVW1tbZ2dn6rRfXfZgAnxQULC1tbV8z3NPKtu3rH9YEOrJk+eaNOoxaviU+XNXdek0vF/v&#10;v7m4agd2An8Vk7K+N7Tdu8xVF9Lm4Gxsx/WzPauNGiBjWekPudO+tup79/hWl/Qj5NIl2IV29t+q&#10;+/4c26io6J8V4Fn2C5qdIiOjqBaZ0cGQbpt03/Ktzcyu/+1M6aukO1m6o77vENlRKXMWfxOZvpK+&#10;M9cfDjKnSR8wH2N/ZaOJHVAP5FiAp2vpDvJWpt+kpxeZ9js6Or5+/aZblxFdOg0j79UbOaV5k15m&#10;Zy6ytQL83djJ/EPJ9ydXxXeeI/F2h68Xynhv5uzx3YyX6Tx20s2WN65M4Vsof0O+k7O8D/tJM1ie&#10;CPD2dvbyhs7q6WStIPMU0i2UeeTvpyDpkfjO/juz2tnLjX2ptmXxOWudfeag4KcpNjl8f4d/NZx8&#10;+6WamvWMKj3KZM5hzaAZhvdVuc6RwM6Rfhn96m8iUMiAAA8AAAAAAAAAAAAAgGIo/AI8g9/N/f79&#10;Bw0aNFBRUSlbtuyqVWtSUlK4UPhspaPPEl6JzwxnF1K/sb6Ljf1iZ+dw9uy56dNnNGjQkA9QV1VV&#10;rVu37rBhw7ds2fbixauEhEQ+yp0F1r948ZKd9vr1a755bOt6XqqX3tadJcrO+F6dFwozoqKivby8&#10;ra1t7969f/jw4WXLlo8ZM6Zdu/YVK1bklwWULl364sWLLi4uWYpJBaFkqUpyn2dxjp0klvFjYRLg&#10;bW1tmP70X730XW+4uHy8evXWkkXr589dvXnTrpcvX7PQ3mz27b8Z4qfOl2lVHpafcgl2nH0Bnh9l&#10;AsmSF8lQio+Pl1fsfqa1Ob40z2r5KdvxZ+aJAC+Rgn+m/XbcTgSvXr5av9Zk3pzVy5duunnTXDqG&#10;PmcP9YPzFWOg7BRuvUIeCfCZ5WfHrNKLfHv/zc4KfrLs+JuM8A8BHhQ0IMADAAAAAAAAAAAAAKAY&#10;fhcBXiAVCh8eHjF58mS2k3qXLl2trW05kTs1Z6HwWVbE7sb3IB3Qr+7uHidOnJwyZUqrVq1KlizJ&#10;S+BVqlQdOnT4rl2mz59b+vr6paZKGrl48RL6U69evb9X9//7AZl2yJ4lQy5gXiiUtCQ+PtHfP/DV&#10;qzdnz57buXPX8+fP33Ob3Tr8TOHFBi4s9T/K14jCzNDk/Ct0/48fC48AHxwcQr3r6OiYg35wcfnI&#10;5WB39fBwc3b+afv+bHXMyvlXRW4KNS8qKjo9PQsBno1WGmKZpNJpbLCkpwsDA4Npfrh//6G9vZ2y&#10;H0IJhRwvlwJ8Nl2XhQvzxcbGhup2dZUkMGdJ1PN73igghbqLBpG/f4BQmHMBviD3FW9oFlBeuIu9&#10;ZH8BGXvmhIEPv/qbCBQyIMADAAAAAAAAAAAAAKAYfiMBnkMitolEGUKh8Pz5CzVq1FBRUSlfvvzu&#10;3XvT0yVydUpKzkPhs+rcr9HqMhHqiYlJtrbvTp48ZWho1KxZM+m922vXrj18+IgdO3aamZ2tXl3S&#10;vBMnTnLCuTAtTcSi3rMpzGQZMS/gRBqhkDeuJObexcXFxsbGLjOB+Q8KL4+x8x0dJfttf/z40c3N&#10;TbK/MdsbPLN85IorVz58+ODk5MRkWmuu0B2ktfm8KtQ6LgV90q8ue2RGwAdZW1tlxzT/Zixmrzzv&#10;Z5mKHBwcyNbU8/lXS24KtTAyMko6Ap5fp0J+8v0KFaG7u+eVK9fWrVuvpzeahieNwRYtWpDrUjcq&#10;+zkUWphKmksBngmuP6iFepVmA/IfmiXcuM3DqbADe3sH9tffp+epu+h5P3/2z0UEfGK+DvbcFLIj&#10;vTLIsmRrOiiw7cyrQg9Ib71f/U0EChkQ4AEAAAAAAAAAAAAAUAy/mwAvgatR0gxvb98RI0awSPQh&#10;Q4b4+PiwUPgcKB/ZrJeFs/Oan1AoiomJc3NzP3PGbPLkyU2aNGGR8VSKFy/OYvSrV6/++PGT4OAQ&#10;Fr5PRSQS8Wp6nrQnMjI6QlIi/52oT5/83r61unHj5sGDh9auXWtoaDhhwoThw4f36tWrffv22tra&#10;TZs2bd26tY6OTufOnYcNGzZ9+owBAwZ06dLFxGS7lZWNg4OTl5dPSEhYQkIS+ZVIlEFVx8cnRkfH&#10;hoVF0OehoeEEHbPvgn/Yj9Sp+gAAIABJREFUmB8RHh4RFRWTtwsplAWLZ6UnynFvKIDQ0LDk5JTr&#10;12+0aNFi2bLlsbFxBbPB3LhjunsK/eRnNxoFLMx9z569+vr6jRs3rlChAr8gRlVVVV29Yo8ePQ4e&#10;PPjkyVN//4DIyCilP4siyc1kSNf+4M4hIZIhn5iYnJ4uCgoKefnytampqa6ubqdOnZo3b06TCc3J&#10;RkZGhw4dsrd3+H26nYbPly8JOVZtU1JSlf4IWUK2jouLp7E2c6Zh69atyNBOTu9jYmIL5nSRV5Df&#10;Kv09AoA0EOABAAAAAAAAAAAAAFAMv6MAL8jMO00PmJ4u3Lt3f5UqVZjUfe7cBXpskSgjr9LR/6B2&#10;FhlPdfFdmpoqsLNzOHLk2MyZM1u1al20aFE+TX21atWGDx9hbLz93r37ISGhYrGYN096uojF8uZY&#10;KqM7ZBOhMEMoFLNUAb6+fi9fvr548fLOnbsWLFj4999ju3XrXr9+gzJlyqjIlfLlyzdv3nzQoMEz&#10;Zxpu3br19Gmzhw8fOzk5h4VFiNg+23KFPqYaOR8VSMf9p6X9dzsV7E75iTD71lEK7Nt8S8uXZGUy&#10;cXh4JP36U06VfwgyV5lI559gC198fD7dunVn69Zturq6tWrVkvbVYsWKNW3abNy48fTX27fv0Jmc&#10;N2Yo/XGU1Ye5QfpWaWlClpaDH/H0Z3t7xx07dvbu3VtNTY3NdRUrqg8ePGTz5q0WFs8TEpLoZLpQ&#10;6f2gSHIZM6309svDZomoqOg+ffqSievU+ZNmjIIzUeQryn6DAPAdEOABAAAAAAAAAAAAAFAMv6kA&#10;z+Ayw0uC0T98+NitW3cW8Gpg8L+wsAjuoRQdRZ2e/k2Kjo6O9fLy2bp1G8tPz6tTVKpWrdqrV++1&#10;a9c9e2YZFhbOupQP582/CH5p0tKE8hvMU73h4ZHe3r42Nrba2trU1N69+4wdq9+kSdPy5cvTI8io&#10;8kWLFqVnoTP79etvaGhkYrLj8uWrNjbvAgODIyOjExKS+N24+UJdxKL2WQ6A7CfkB/kE216B7FW3&#10;bl0ysYODo5hLI6HEJrH08vRTKMzIXMwhiotL+PTp84ULl2bNmtOhQ4dKlSrzfkgjS11dvXPnzkuW&#10;LLtx45arqxs9jrR7I4l0LmHzEh2w/qTx6+z8YdOmzTo6OsWKFWNWIBPo6eldvnzFzy+AX5QD/bIQ&#10;wHK3+PsHtGvXngzdsGEjNzcPpbxhAQAQ4AEAAAAAAAAAAAAAUAy/tQAvyAyQZeLx5s1b1NXVVVRU&#10;6tevf/fufS4+L02RUmLmlu0sMl6ckSFRoSZPnkJN6tat26lTZ6ZPn9GmTVuWpp7p8dTgQYMGbdtm&#10;cu/eA29vX95mXLCpgFci86+10vvcC4UZbEGDhcUzapuWVr2goGBO/sygE9zdPZ88sTh58tT69Rsm&#10;TpzUt2+/Zs2aaWho8AsL+FKkSJG6det2797dwMBgzZo1R48eu3Pn7tu31p6e3rGxXzK+V/6pUvnG&#10;sJQAkOcVA3U1GaJnz15ku5s3bylYgOfzSXBLTwRsfwfmJOHhEa9evTlx4pShoVGLFi1VVVV5H1NT&#10;U2vcuLGe3pjNmzc/ePAwMjKa86ZvriUQCGkkKmY5S6GE2YV1IFsJQf1pZWWzc+euzp0788txqlWr&#10;pq+vf/r0mbCwcN5wZEQyKATaQgDZkQzq4+PbvHlzMnfr1q19fT9BfQdAWUCABwAAAAAAAAAAAABA&#10;MfzuAnxmq1LZl5Jv3li3aNGC6XNLliz98iWBSQUKFuGYnJyYmEwm8Pb2YcsCzM3vUmNiY+McHZ0u&#10;XLhoZDSrSZMm0ppi9erV+/fvv2rV6gcPHkVGRktndmfPmK+aBy+B0/Ho0WOoPcuWLaeq6SnoT/IR&#10;80JhRlRUrJeXt43Nu/v3Hxw7dnzFipVjx47t0KFD5cpV5JPYk0WqVKnSvHnzPn36TJo0ecOGjadO&#10;nbaweO7j8ykpKZkqlc9kTzWmpX0XMZ+aCtUn72FLWBYsWEhm2rhxk2LUtczVKqnSeSNEoozY2C+W&#10;li+2bTPW09Nr3FibD7BmLtSkSdPp02eQ57x9axUcHMZvAMFlyU5nrgLpN9em+WYXGoM00lm8e9eu&#10;XUuVKsVsUa5cOX19/UuXLvv6+vETAjMoFj0UGtjM4ObmxhKi0NzOlmTREFN62wD4PYEADwAAAAAA&#10;AAAAAACAYoAA/xU+FJ56YMGChWz/9bZt29rYvGOxm0lJSsiqzWKLt2/fQY2pV69+eHgkLzOTeagz&#10;vby8T58+M3XqtNatW5cuXZqPjK9YsWL//gNMTEwsLJ77+voJBAImhlFXM4kxM2I4L4Uu9sXuu3d2&#10;TGDjIvLFfBUyQeoCQRZJ7EUieqjU+PjEgICgV6/enDt3YfPmLVOnTu3du3fTps2qVavG7CIjzFeq&#10;VIkspac3esmSpQcOHLx37z5Zzc3NIyQkjAz3/f0laxH4HpDuCj5iHuLfz8IGzrlz58kcw4YNy4+E&#10;7XyYO28vPr18fHyCu7vHo0dPNm3aMmDAwMqVK0vnVKhRo0a3bt3nzZt/8eKlT5/86EJ+XmPOCbk3&#10;T+DHNc2TQqGIs0uSnZ2Dqalpx44d+WFbvXp1XV09M7NzoaHh/FQGKxQ+yJqJiclkXBsb27p165Lp&#10;e/ToSe8vGnRY3QKAEoEADwAAAAAAAAAAAACAYoAAL9O81LQ0yUbF5ub3GjZsqKKiUr58eROTHSyv&#10;tVJC4dPTRWSPDh06UGPWrVtPzUhISGJ6Ff2J17BTUlLt7R1Pnz4za9bsli1bsch4pkTWqFFj6NBh&#10;GzZsfPDgQVRUtLQR6bnyMFU7Wy4wdepUqnT69BlMWvvh032XNJ6OqT30UEJhhrw2T+f4+vpZW9vc&#10;uWN+9OixNWvWGRhM7NGjp6amZrFisqo8lbJlyzVq1Lh3794GBgYrV648dOgwXUhdxIlAcnfPlOep&#10;AWwXAGSwzz5MgP/wwYW6vXbt2mQpLqA8D7qOD3NnA1DKb9OpOvL2+fMXkA/QIOW9nUqtWrX09PRM&#10;TEzMze96e/sIhUJecWcNYy4HITBPYAbi10OIRCI7O4ctW7b06NGjePGv6QcqVKgwfvx4M7OzfLy7&#10;SCTZOQKjrFDCr2Z7/tySJgRygAEDBsTGxokR+w6AsoEADwAAAAAAAAAAAACAYoAALwsvHoSEhBkY&#10;/I+pen369HFzc1eKBs/20L1zx1xFsuN7RWfnj2KpFN8sYltaoSSrxcUluLt7mpmdmzJlapMmTUuU&#10;KMFkMHqWypWr9OvXf+vWbS9fvg4ICGJfxYol+Z9FucxRn5lt2L1y5cpU15s3b8W52wtcOmKee0DZ&#10;FPP0pImJyeHhkZ8/B9jbO167dmPnzl2zZ88ZNGiQtnaTqlWrZhUuX6RixYr16zfo37//jBkzjI1N&#10;Ll26bGVl4+HhFRQUTP3G64jSaxT49QEQC//NUmSLyMio6tWrk4+R7/3n2osfw9tdKkW8kMYjWfno&#10;0WM0Khs3blyyZEledC9VqnSTJk0mTJhw6NAhtsaCbsI7CbsVDJfnsF5lr4n4+ERHx/fbtpm0b9++&#10;ePHibLhVqlRJV1f3woWLgYHBbGETGZTfqAIUVlJSJCux7t69T5MtucHw4SO+fImnVwzGIABKBwI8&#10;AAAAAAAAAAAAAACKAQL8v7XzayJlMzOzmjVrsjjyY8dOUJ+wNOmKNZKk09jG6n///fe/qZu80Cit&#10;ItOH797ZHz58ZPr0GS1atCxSpCgvW1arVk1XV9fEZPvDh4/Cw8M5tfLbltg/uxkzWyiwbt16uvPI&#10;kSNZI/NQcZHJYM80PGqn/NbvTHYNDQ23t3c0N7975MjRNWvWTpo0uW/fvtra2uXKlZcPly9atGid&#10;OnU6d+46dqz+smXL9+3bf/Xq9Vev3nh5+SQkJGXp/1Qv1S4QpElH8P+eGezpkdkyhYEDB1JnXrp0&#10;Wfwz28DzIel0zLsuc8XAwOB79x7u3GlKdtHS0uTXkbDFKL169V64cNHp02ccHd8LMhV3Zn2W2iGX&#10;a0pAlpaiLuUXRpD/W1vbGhtv79atO28aDQ2NcePGnThx6vNnf94igsx4d6U/Bcg/2ATIvTfPVqhQ&#10;gZxh/PgJNFkr/qUJAMgSCPAAAAAAAAAAAAAAACgGCPA/RtI7nz9/HjRoEBP/xowZ8/lzQJ6ry/9l&#10;JBZc7sF2eb9167Y428Hl6enfBOqYmLgPH1zOnDGbOHGSlpZWkSJFpLfK7t9/wObNW169es0FEKfx&#10;MnN2lHjWwoCAoDp16tDdzM3vZr+F+UFaWhYbzNPnkZFRPj6+Dg5ODx48PHDgwKJFi0eOHNWyZUsN&#10;DQ3p3uCF3vLlK2hq1uvQoaO+vv7KlSuPHj32+PETT0+vsLCI2Ngv9NQytchIv79PxDxzgNWr11C/&#10;LVu2XJyNXNN8enm20oVztoz4+MTPn/3JwxcvXtK1azeWTYE3R9WqVWkkbt267dmz576+fmzNBzNB&#10;enrebzwPpI3FhjOzVGJispOT8/r1G9q1a8fnmVBXV9fT07ty5SrNkMymTHcHvw9sHti374Camhq5&#10;hJHRrLS0dMS+A1BwgAAPAAAAAAAAAAAAAIBigAD/nx0koI4QCoX79x9QV1dXUVGpW7fu9es3RaKM&#10;tLR0hWnMTNjYtGkTNaB16zZxcfFpacLsqBpM5kxKSuGTRbNClzs5vT948ND//jexWbNmampF+ADW&#10;qlWr6urqmprufvr0WWBgMLuKaWkyAegyzaO70eU6OjoZGbnKQJ4nyETMyyQGkCnJySkeHt4WFs9O&#10;nTq9ceOmqVOn9e8/oEWLFpUrV/7jD1X5iPkKFdRbtmw1fPjwOXPmmZqaXrp0+elTCycnZ+ouPqu/&#10;tCQvEKTxejM1pvBFzDMt/MKFi9x+zwPll19I77zOIub5+SUqKsba2vbcufPz5y8g52EJzJkrlixZ&#10;sk2bNhMnTtqzZ+/r11aJicnSfcvlM/+5PA0g+zCTSSfVoGOy1I4dO3V0OqipfR0XNF2MHat/6tSZ&#10;sLBvWTTY3Ai7/D4wbyHTb9tm/AdXli5dxlbGIO0BAAUHCPAAAAAAAAAAAAAAACgGCPDZaXNqaqqk&#10;2U5O71mm5eLFixsZzYqOjhUrald4qiU9XRQTE9OiRQtqwI4dO+U1zh/DK/GZwhiLEc/gFdATJ05O&#10;mjRZU1OTl5lVVVXp1xEjRm7bZvz69ZuEhCQ+9TST2KWVeLJskyZN6Cozs7Pin8lArjB+IIHLR8zT&#10;k5J9vbx8bGzePXjw8Nix46tWrdbXH9epU6dq1aoxeVimlClTRktLi04YOXLUggULd+/ec+PGTTs7&#10;h4iIKKqCzCcflE+1MAf71SPmmfb25s1bNTW1hg0bhoWFC4UZrG9Zn0tnYqCn/vIl4c0bq127JLnl&#10;mzZtWqJECV50p8FFfbhkydKrV687OjrFxcUzj+NkXSHXS6lcj8muAgF5BU13vMnIacmUHz+6bN68&#10;pVu3bqVKlWLeXq5cub///vvChUve3r7MsYVCEbM1pPffDc7ckn9JrF27jrnH1q3GNMzJkTBIAShQ&#10;QIAHAAAAAAAAAAAAAEAxQIDPfk9JWi4QCDZs2FiuXDkVFZWmTZtbWDyjbmJSdH5rTkzjvHLlKlVd&#10;sWJFT09vkShXgeb8js68pUWiDHoQZ+cP+/cf1Ncf16SJtnQ4cvXq1XV1dffvP/D69duAgMD0dCHT&#10;51hcspnZWTqnefPmERFR1LBfTneRVou5lQ1ZJLHnQq4F8fGJgYHB1Annz1/cunXb9OnT+/Xr37Jl&#10;y1q1arHuki6qqqqlSpXS0tLq06fPtGnTNm/eSldZWr50dHz/6ZNfdHSstDItlgSMivglAtIU8Ih5&#10;bl9wcXBwaP369YsWLfrmzVt6loSEJD7rAB17eHg9fWqxbZvJkCFDq1atKt1FdevW7d+//+rVa+/d&#10;exAaGi6dRYD1OTRdBViQdzyWQJ7GtYOD0+7dezp37sLnmWeTwJkzZiEhYaJMz2UzCQz0e8KmJpFI&#10;tHDhIvKQEiVK0DuCe1cW0MkKgN8ZCPAAAAAAAAAAAAAAACgGCPA/QXJyalqaZBfk588tW7ZsqaKi&#10;UrZs2VWrVlNnibl49PzWG+j+IlHG0KFDqeqJEyeJ8yjQnI+MF0j2jOftLo6N/fLmjdWRI8emTp3a&#10;sGFDaV35r7/+GjNmjLHx9qdPn8XHS3ylX7/+9Pm+ffvpQvrk1w3m5rtaOoM9b9z0dJHwW/b0b4VO&#10;8PPzt7F5d+fO3ePHT6xfv37SpMm9e/epX7++vCpPRU1NrVatWu3b64wYMXL27DnbtpmcPXuO/MrL&#10;y4ettJAvLBaZrfaQluQLQl9RYxISkqiRAwYMpKe7fPky55ypHz+6njljtmDBwp49e7IdHNhiDlVV&#10;1YYNG5EPk8NYWDwLCgrlu1QkkqxC4O759RmV/oCFG+bk/FIJcm4np/fGxia9evXiXbdChQrjx48n&#10;U/r6fuIXRggyxdeC4IRAKdCrn+3yPmPGTPKTIkWKmJmdU8zbEACQAyDAAwAAAAAAAAAAAACgGCDA&#10;/zRMH42JiZ09e06JEhKBqmPHTjY2tgqI+WNV29s7lC5dWk1N7dGjR/RrUlJK3tbCJ6vng7NFIlFM&#10;TNyHDx+PHTs+btz4Bg0aFCtWjClzf/zxR+3addq316HjypUrv3tnJ87cB5oFcxdWAVUmoX1amlBm&#10;gIhE4sTElIiIKH//QCen9zdv3jI13T137rwhQ4Y1b96iZs2aJUuWzDKPPf2pffv2Y8b8vWzZsoMH&#10;Dz948MjZ+YOvrx/dSl6bFwoz+PUTnBSquN7mswWwjQmEQkkPGBnNoqcYNGjwzJmG5CfSueXLli3b&#10;unVr+vzs2XNubh7R0bEs0pqpuTQzQLRTMKzD2WhNTEymAb5rlynNZsxqVCpVqqSrq3fx4qXAwGC2&#10;9ohOZgtTlN54oHS4wHfyh5QJEyawXQmuXr0mFucqLwsAIF+BAA8AAAAAAAAAAAAAgGKAAJ8TuIBR&#10;idx4+7b5n3/+qaKiUrp0aVPTf1JSUsX5vCs8k2CXLl1GlXbv3j0hISEtTZhP1bHIZml1mblEcnKK&#10;jc27AwcOTpo0uWHDRqqqqrwYX6dOndGjR5ua7n769Fl0dDQvxtMPpscXVpFVOoM99RgdUKeJRFkO&#10;HTFbwOHs/OHBg0fHj5/YsGHj1KnT+vXrr63dpEyZMvKqPFOvmzZtOnDgwBkzDLds2Xrq1JmHDx+9&#10;f+8cHh7J9G+ZwsLlmW/wQfy58Ux2HzI9HcvUGBAQeO/efROT7Xp6o6tUqcIr7kzB7d9/wMqVq65c&#10;uerl5SOTOoCal5RUaF2iAMLvOsFbkA6cnJx37TLt2bPXH1xhO1zo648jHwsMDOaHcFpaYV5PA34W&#10;5kWJiUmjRo3iJqhyNCOJEfsOQMEGAjwAAAAAAAAAAAAAAIoBAnyuoGcJDAweP34Ckxv79Onr7u6R&#10;rxo8l4VeHBUVo6mpRTXu2bOHaR4Ke2QylnTgckJC0tmz56glxYoVq1PnzyJFivCacc2aNQcNGrRt&#10;m/Hbt9YREVECQVrmVeJCrMRnh7S0LDaYT08Xkll9ff3ev3d+/PjpkSNHly9fPmbM323btqtatVrx&#10;4iXkVfkSJUpQJzdv3rx//wGGhkbGxiaXL1+xsXkXEBAUGRlNppHZYF6cGTHP+j87XsqtKqCTv0m2&#10;ZP0vXxJ8fHyvXLkyb978jh07VaxYkS3AYG5AP4sXL06Nsba29fcPFHDDhFfcld75vydMemcraWhm&#10;J994985u69ZtnTp15vPMV6yoTv527dp1spqIWzxCXqr0loMCCFsHRpNM//6SnUeqV6/x6tVrMWLf&#10;ASjwQIAHAAAAAAAAAAAAAEAxQIDPZfcJmFJ16tSZ2rVrq6ioaGhoHDt2Ij1dKBSKkpJS8kOQYOIH&#10;1UjVValS5dOnz9QERSoffI76xMRkasmCBQupJYaGRnTs6Pj+4MHDkydPadGiRdGiRflg6GrVquvq&#10;6v3zz+6nTy0CAoKYazF5TzpqXOkGVWQfSkfM0zG/Cbd8ob/6+vo9f/7i7NnzW7ZsNTKaPWzYsLZt&#10;29WsWUt6xQNf6MO6dev26NHdwOB/a9asPXbsuLn5XSsrGy8vn7i4eBntn+oVyO15z7T5tDQRf3Jo&#10;aPirV29OnDhJhm7ZsiWrlxm3TJkyOjo606ZNP3bs2Nu31tWrV6cP/fw+M62X7v+br7dQoo+xzAcC&#10;QRpbP0HWt7R8uWnTZrIgb76aNWuOHz+BXCsiIkr8Ld49HSYDWZKUlEo+EhgY3LVrN/Ifmmrs7Z3E&#10;+bAZCgAgz4EADwAAAAAAAAAAAACAYoAAn1uYTEUP5eLiNnDgIBUVFTU1VX39ccHBoeL8CYXnlFFh&#10;cnJKv36S6MNZs2axihT84CzfvqurW9WqVf/4Q8XS8oWYC+NmfhMVFWttbXvixKnJk6fUq1c/MyW5&#10;iqqqqpaW1qhRusbG21+/fhMfn8SHVmdwzvC7KfG8TWU2lecj1Dn/Ecokb6ffYmK+eHt/srF5d//+&#10;A+rntWvX/e9/E7t1616nTp0sVfmiRYvWqlW7bdu2gwcPmTFjxpYtW83MzllavvT19WO7DMgkzBcK&#10;M6KjYy0snm/duo3s1aBBQ+kVFaVLl+7evfvy5SuuXbvu5OQcH5/IXzhw4EA64cKFi5wml/wbWlPp&#10;MEdiI4vt/mBlZbNy5ap27dozI1KpUaOGgYHB+fMXyQF4i/PZESC9gyxhy7/8/D536tSJvKhRo8aO&#10;jlDfAfhlgAAPAAAAAAAAAAAAAIBigACfV/0o4MJGhbt2mWpoaKioqPz1l+aNGze58GVBYmJy3gpa&#10;TAV59ep1qVKl/vhDxcLimeI1ePbIa9aso4cdMWKUmMuEzwt4vPeIRBlJSSmurm5Hjhw1MDBo1qxZ&#10;iRLFpSLjq40cOWrfvn2vX7/x9w9MT09nkiGLsOelaMiB8hHz8hvMsxUMCQmJoaERtrZ2V65c27Fj&#10;16xZs4cMGdq2bdu6deuSt8gL82pqauSxrVq1HjVKd8mSxYcPH75+/cb69Rt69uylrq7O7+ZetmxZ&#10;st2IESM3btz08OGj0NAwagbfBvL8hIQkgo5Xr15D5y9dulQp60J+W1JSvi7doD5ngy8qKubNm7dk&#10;SjIcMyJZs379BtOnz3j06MmXLwnMfMxtMMrAf8JSnjg5OWtrNyF3olnF1/eTWLF7oAAAcgMEeAAA&#10;AAAAAAAAAAAAFAME+DyDD4W3s3Po3LkLU7yMjGZFRUWJ8yEUnmnws2bNolp69+6dni6SPyfPa+Rv&#10;yATg0NBwlm/8/v0HMmqrtFRMbePjt+PjE7nI+JMzZsxkKg5f/vyz7ujRo42NTZ4+ffblS4I4Mxs2&#10;03ezuWf5b4KMHs+bhjpKKMyQ1+bpzM+fA2xt3925c/fMmbM7d+5auHDRqFG6bdq0YetFflDU1NRq&#10;1aplYGBw9uw5X1+/1FRBlhMCFQG33fulS1foqr59+4q/j4uF7fIJNjSkBkvas2eWK1asbN26NdmO&#10;GVFLS3PBggVk/cjIr3nm2dYDGFYgm7A3jq2trZaWFnlUjx492TYTSUlQ3wH4ZYAADwAAAAAAAAAA&#10;AACAYoAAn+cdKgk/jY9PXL16dbFixVRUVBo3bmxh8ZyTJ9PyUOiiW7GNeGvWrEm1HD9+QloL4UJa&#10;U0SiLFT5HCPmovmTk1PZ/tD06549e6jqDh06pKUJiR+3lgW1p6d/FYdFooyYmC+urm6nTp3+3/8m&#10;US8VK1acT1NfvXr1IUOG7tix08rKJigohG7OrhIKRUwyVLqhCzj8nu6JicnkjSxdAV/oQ3t7R1PT&#10;fwYMGFi+fHk+IUGRIkXInZo2baalVa9y5crFixeXEePpBA2NSo0aNaILDQ2NTEy2X758xcbG1tPT&#10;i8wUExNHN//w4UORIkU1NbWSkpKYKk92pxrT04V5OwQAt3dAOrNpdHTc69dvli1bTkOJ6e40jjQ1&#10;NY2MZtH8Ex0dyzLS0wiiWYIGstIbD34h2IT/5IlFlSpVyLWGDRtOHsVSlSi9bQCA7AMBHgAAAAAA&#10;AAAAAAAAxQABPu+hZ0xPlwjGT59aNG3aVEVFpUSJEqtXr0lJSRHnaSg8E0UOHDjE7cXbKDg4RCQS&#10;JyQkM5E7LS3N09NbKMzIfXVpacKkpJTbt81DQkI57VxET5GQkMRSW5uZnRVnOwsxS3bNNh3/Pnha&#10;YGfncPjw0WnTpjVp0pQpiJlp6qvr6Y3etcv0yROLqKhosVRkPD0ptqyW715ukYTw+13jxV5e3iy3&#10;/MCBAytXriQtq9ep8+fQocPIRa9du/7pk5+YS1Tg6ur25MnTU6dOb968ecaMmYMHD2nVqlWlSpVU&#10;sipFihSpU6dOhw4d9fXHGRoaaWhoFCtW7MSJk4GBwSxttViSET2KrMy3h3yVpW3gg/il9rxXfk8W&#10;TPhc8ZxxJf8lJCQ+ffps5cpVbKphQ0ZLS2v+/Pnm5vfYGogMSZHMtCwjhdKfAhRYaEjKaOpsLRd5&#10;0b179ytUqEDeZWBgEB+fIMYGEwD8gkCABwAAAAAAAAAAAABAMUCAz0foSSMioqZMmcpESh0dHQcH&#10;RxYTnCcyGJfdXZiaKmAZ75csWcpFuKaT4a5fv9GkSdPLl6/mXiahWlh0+7BhwzQ0NHbu3BkbKwl0&#10;Pn36DFXasmXLiIjI3IdC8pHxnFIb4+TkfOrU6YkTJ/3111+qqqq80Fu7du2hQ4eamOywsXkXHR3L&#10;h/+KRGKWj/031Bf5XPT85t/c0gThly8J7u4eZKZp02a0b6+jrq7OC7RUatWqNXr06H379r99axUQ&#10;EMT3JLd0Q8iipaWLSCSKiYn79Onz+/fOz55Znjx5as2atePHT+jUqXPNmjX57AXSpXjx4jVq1Gjc&#10;WLt9+/Zt27YdMWLkiROnLC1f+Pr6RUZGU/OkK2WF2i/gJHn2OMiOLm3lpKQUoVDEBPWEhKQ3b94u&#10;WLBQW1ubHyA0OmZlPs/9AAAgAElEQVTPnvv06bPw8EjWn3S+0lsOfiG4TBXp/GTOqe+SV/bVq9fL&#10;lClDPjZ16nSaHMivMDAB+BWBAA8AAAAAAAAAAAAAgGKAAJ+vnStggtm1azfq1q2roqJSvnz57dt3&#10;pqYKuETQeRCNyoLgHz9+wqKQ3761evPGSkdHh0mt5uZ38yROkSUwX7FiFctrXbJkyX379nfpIlH9&#10;9+7dS3+Ki0vI5bPwOeozo3vFvIL48aPrsWPHp02b3qpV6+LFS/AqctWqVUeN0jU1/efJE4uAgEDm&#10;r0zB5TdHL5QxmnwWAaZP82sXqAf8/QMsLJ6RdQwM/levXj1pObx8+QpkslmzZp08edLZ+aNMBgK6&#10;ifRe8jJ7zNMBnZAhK8p/uzYxMdnT03vu3Hnt2rWrWLFillHy0kVDQ6N169YjR46cN2/+P//svnz5&#10;qoXFc2fnD8HBoQJBmowkz9Z/8En1f5+IeTYiUlIkuSWYe0dERD548HjZsuXMuGwgNGmiPX/+gseP&#10;n9LEkukIv+96FJAz2CSvrz/++XNLsWQ3k2S25oN7X59i26ksXbpUJMrgVn3BrwD4JYEADwAAAAAA&#10;AAAAAACAYoAAn7+wWF56ZD+/z7q6ekx9HDJkqIeHl5jbFT73CjHTSGbOnEl31tTU4rf0VlNTu3PH&#10;PE8EeFbF3r37WFgzL6OqqqpeunRZzIVH07PwO9DnBl6Jz5QPJanUmS/GxsbZ2tqdOWM2ffqMRo0a&#10;8cHc1Iy//vpr5MhR27aZvHz5Oj4+iQ/g5jNvFwIlPjO9vED66YTCjLCwiPv3769bt2HYsGF//aXJ&#10;4qFZ51SsqDFw4MDNm7fcuXP3wwcXZkeZZQqckp36n/0jrcfz+jdDJBKfOHGyb9++lStXllbZqSXk&#10;hEWLFlXhtkhYtGjxgAEDtLWbsFBa+aKurt64ceMePXqMHTt26dJl+/cfvH3b3NHxfXR0jPQ6A+nC&#10;dliQblLhkAZZV4tEX41Fx0+fWsybN//7PPOa1EuPHz8JD4/IXKnAa/a/vLcDRUKjhoYSOVKtWrXo&#10;DeLi4kYexTaPOHz4SJEiRcjf1qxZS7+yeUDpDQYA5AwI8AAAAAAAAAAAAAAAKAYI8IrpZUnIO/Xn&#10;8eMnqlSpoqKiQj9PnjydmipIS5Nk/c2Zasg2YqeD+PiEHTt2MMmTFaZoPnr0OA8F+AsXLtI91dTU&#10;/vjjjyJFivD6t45OB6ooJiaGyTN53ntMeE5JSZUSnjPoEw8PrxMnTk6aNLlFixYlSnwXGT9ixMg9&#10;e/a+evXm8+cAluecU+IFTKmVDvUusEir3UxS5eXY6OjYDx8+3rp1e/nyFZ07dylbtiz/7MWLF9fW&#10;1h49eszOnbvevrWm4Swd6U5OyBT3PHx2Jt15eno3b96cpWHgHYMV9qup6T/MPRITU2Ji4tzcPB4+&#10;fHT48JEVK1aOHavftWu3xo21K1euLL3dAK/i0wM2aNCgX7/+M2YYbttmfOnS5RcvXjk5Ofv5faZb&#10;yWTLT0+nZ/xmaGmLF+yI+TTe3CwWmQwdEhJqYfFs0aLFmppamZ2p2qxZ07lz51MP0LzB5mjqAfZ0&#10;yn4E8KvCZvhr166rqqqRm1WqVMnRUbJbytatxmz80nzCxm9BHT4AgGwBAR4AAAAAAAAAAAAAAMUA&#10;AV5hHS1g33t++ODSt28/JlWOHasfEBCYY2EjPV3I3fBjy5atmNKpqqrKy590YGHxLA8F+Pv3H0pH&#10;V0tLpPSzXbt2x4+fyJPqftCHnH6cwuKh+YzoSUnJ797ZnTp12shoVvPmLaSbV6dOnVGjdLduNX7y&#10;xCIuLl7agdPShAUwZjozzD1VKrE8e8YUa2ubAwcOTZs2nbpaesFBiRLF27dvP2fO3JMnT1lZ2cTG&#10;xkkHiNNjcv2Wj2sOmGOHhYW3a9eeLdGQEdFLly7t6+snEknC7qlJdCCTzZ5+Zaq8peXLK1eu7du3&#10;f8mSpWPGjO3YsVONGjXkVXkqxYoV+/PPP+kEXV3duXPnbd++48KFiy9evPT29mUCtnyhWqhXC1rE&#10;PGtP5s4Lkv8SE5Pv3LlLD9WwYUPeytraTVauXPX48RNmX/YsyDMP8gQ2wy9fvpybTyRzS4MGDQ0N&#10;jdhyrr1793ETOzwNgF8eCPAAAAAAAAAAAAAAACgGCPAKhUsrnUEHGzduYom4NTU1b926w2mlop+V&#10;rn19/SZMmMC23JZXPfNQgGdZ9O3s7DU0NHjFna+FCYSNGjWysHierwK8DJlJ0VPYQgQxFwrMRYe7&#10;nDx5euLEiQ0bNmRbF7P+qVmz5vDhI0xN/7G1tQsJCeMVbhYXrsQAYrb8grWBV6ZTUwVBQSHW1jZ7&#10;9uwdPXqMlpYW/ywqkmztFTt16rRo0aIbN256efnExn7hL+QfR5FqGfMQHx/f+vXrS3sIOxg1Spcl&#10;vc/KfCwHvkAmkJ2tkIiNjaNO8PT0trR8efr0mfXrN0yaNKl79+5US6VKlVhmbOlCVqbhQGOqS5cu&#10;BgYGa9asPXHiJLmlq6u7v39gdHSMQCCUqUUozJBuhiI7jUnvzHvp8SMjo589s5wzZ66mphbrN3qc&#10;Bg0aLFiw8MWLl+TYzMR0PhPsleWuoJDB1jN9+ZLQs2dP/lXCPLBcuXLnz18Q509qEwCA4oEADwAA&#10;AAAAAAAAAACAYoAAr/geF7Ck6G/fWrdu3UZFRaVo0SIzZxpGRUUz9To7UgeL8T179lz16tV5IVwm&#10;UJh+ff36bZ4o4kwY/vw5oF69erw2w9dYokSJDRs2JiYmKUun4aRciYBKx9Kh1WlpQicn5+PHT1D3&#10;tmjRgum1mWnqq+jq6u7YYfr48dPIyCgupPjrlVwO8zzO0y7fYJZvXKbB1AYvL58bN26tX79h0KDB&#10;lSp9t6V6nTp/6urqbd267d69ByEhodKDkcnb+Rrmnh0noZY4OjrVrFmTdxLW51evXqU/MQP90Ijf&#10;su7LJDmQU81FwcGhtrbvbt68tX//wRUrVk6YMKFHjx5aWvVY/K58KVeuXIsWzQcPHmpkNMvY2OTM&#10;GbPHj584O3+MjIzOshb6kM8fkIcR8+wZmd2Zy8XExN6+bT5v3vy6df/iV7Q0a9Zs2bLlT58+I3Py&#10;7WFuoxTjgkIMG7kuLm5FixblZ0g2fmlABQZKcrSwyQoA8KsDAR4AAAAAAAAAAAAAAMUAAV45sO9A&#10;Y2PjFi5cpKYmESmbN2/+7JklfSgQpGVTMqeTIyKi9uzZV7t2HXkNXlVVzcrKJk8EeCY6JientG//&#10;Ncc4VcQCJVu1av3mzVumdhe0KEk+xp2TOeOcnT+ePXtu6tRp9evXl+6oWrVqDR48xNjYxNraNjo6&#10;li2PYJJn3qb4zkwv/y3aWyjMiI9P9Pb2OX/+4qxZs9u31ylfvjyvgdFPLS2tCRMmHD16zNbWLjg4&#10;VCgU8m2jDld6D8vAlLyXL19paFTi1XdNTU0/v8954odZWpYv1LchIWHu7h42NrY3btzatct09uw5&#10;ZFlt7cYVKlSQTxGhwuXG//PPum3atBk2bNi8efP/+Wf3zZu3nJycQ0PDyWG4fBWytbDE7znQ45kv&#10;MdPTben+jx49Jm+k/uE3TSDPXL58xevXb+ivfHVKNyso3LBhe/q0mcr32U3YMb2YgoKCxf+1gAYA&#10;8EsAAR4AAAAAAAAAAAAAAMUAAV5pUFcwrffRo8dNmmhzofBFV61aExMTyyIO/1Ow5BJ3izh1OdbY&#10;2ERTU4uptmpqauyntbVtXgmfbJPgAQMGUhXFixdnIcWrV69hge8FYS9tefig6swNtsW87O3m5nHq&#10;1KmZMw3btm1XsmQpXvOuUqXqyJGjTE3/efz46efPAWwMsPhyPj47m/0pfT41IC2N184zgoJCLC1f&#10;HjlydMqUqY0bN+YzCtDPihU1unfvMX/+AjOzsx4eXjKJ2ekmTPotgL0t7SdPnliUKVOGad7Tp88Q&#10;50MErVQG+xR2c3mxnC+Jicnu7h5k05MnT61fv4G6fdCgQa1atapWrZqq6h/ywjyNRBpNPXv2mjRp&#10;0vr16+kqc/O71tY23t4+cXHxMjcnd+LbIx3Ez/IoMAcgwzFfCgwMvnnz1qxZs1meALZMoU2btitW&#10;rHz16g2/sIDsrtxtEcDvAxPkRo3SVZHbXoStodHR6RASEvJTL3oAQMEEAjwAAAAAAAAAAAAAAIoB&#10;Arxye1/ANs8ODAyaNGkykz06depsZ2cvzl4oPLsDE/LpJmvXrlNXV2f3KVasmJOTsziP0sIzYXXq&#10;1Gns5s2aNXvx4gWThJOTC3p2Ys7HBNKJ5ZmwTv/FxcXb2zueO3feyGh206ZNeTn2jz/+qFu37ogR&#10;I7Zu3fbixcv4+ERe32XJwP9Nic8Mc08VCr9p53QcFRXz5InFli1bR44cVb9+A1VVNSnRveKgQYM2&#10;bdpsbn7Pzc2dBaQyqZ6ZOK/ynysG5iqXL18pXry4qqrq/fsPxPkfPsuZ+FsSe9ZdrMeyzGZPFomM&#10;jPH09Hr71vru3ftHjhxbsWLVuHHjaPTVqFFDZjcHfkDVrl27bdt2Q4YMmTFjJjnGuXPnyDc+ffpM&#10;NdJAkN/Gni9xcQk3b96aMmUqv0qGfjZp0nTdug10BxbvLm1uSO9AMbC1QTS/1axZiwnwbPEWnzGC&#10;jYVu3bpGRETRqPklpiAAwL8BAR4AAAAAAAAAAAAAAMUAAV75pKQIhEKJumtmdq5WLYkKUrZsWVNT&#10;U4FAwLTe/7wD2wSd3cTb+5OR0axy5cqpqqq+f/8hbwX4FStWUvMWLVrMwvR/FUn4X3pMIC2Tk7tz&#10;cdKeJ06cmjx5cvPmLVigf2ZkfJVhw4bv3r3n1as3/v5B6enCTB33uwzhmWHuknvGxye6urrdvXtv&#10;7dp1vXr1LlfuW275YsWK1a9ff8SIkcbGJq9evY6MjBYI0viRxTah/3X7ViAZ5pJlJYcPH23UqBFT&#10;+JTeJOkIdX4XdplCPU8+EBv7xd8/kOxy7tz5zZu3TJs2vV+/fi1btqxZsyYZLkthvmrVqjo6OmPG&#10;/L1s2YrDhw8/ePDQ1tbO1dWdBqC5+b3p02fUqFGDnUxO1aZNm8WLl759a011sUmWvAjx7kApsKH6&#10;+PET6Q3g+dwMNWvWIseeMmXqP//sDg4OFYny5m0CAFAWEOABAAAAAAAAAAAAAFAMEOALBJw0mMbJ&#10;5z4jR45k+seAAQPc3T2Ygp6a+t/iHNMXWRiug4PjzJkzXVzc8kqAZ1/avntnf++eJKCZC3wvDFsC&#10;S6epl46Tpg63t3c8e/bc/PkLWrduzVIxM3WqVq3aI0aM2LRp88OHj2JivvCKu5hLWkBddOTI0Zkz&#10;DTt06Fi6dGn+quLFi7dr137OnLmnT5+xsrKJjY3jhxKZjPqTa0aBTi//kx0rWT5CDlwwHyfLiHkB&#10;t4RCKMyQz2ZPj+PvH2hnJ/H/U6dOb968Zfr0Gf3799fW1i5VqlSWSeyrVq3K/sQcQENDo2/ffvv3&#10;HwgLC2MLPuQnVeYJ0k1i7VR6d4HCCltZNW/efBbsrq5esW3btlOmTN29ew+5ure3L7/YiA7wpgbg&#10;VwcCPAAAAAAAAAAAAAAAigECfO57UJBXJCYmcyGGAlPT3RUqVFBRUalatdqpU2c48SOdz6r9Y5h6&#10;x7YtT0xMycPm0Z1FIhG5RVJSajYboyxyo1myHPIsqz8nlIpjYuLc3DzOnj0/efKURo0aFS1ahBdZ&#10;a9WqNXjwkG3btpma/qOvr1+vXn0murNSvnz5jh07Lly46ObNW56e3lFRMXyWcoFASOaWTpZe+KDB&#10;LhSKlN6MnDb+61buZKaEhGSa4mRUeTJlfHxiSEhYYGCwv3/g48dPVq1a3aVLF3V1dba/gHwpVap0&#10;lSpVq1Wr1rhxY3KbOXPm7tpleuPGTXt7Rx+fT6Gh4QkJSTJ57NlAZlH7rGHQ4+UHrNK95deFraPa&#10;t2+/sbGxlZX1p0+fIyKiWTIV5uR0Arkl2xZBWcDnMbJ+K/LbrBDgAQAAAAAAAAAAAABQABDgcw61&#10;nBcq8rCIOKHP3d19wID+TLfT19f39w/g/4Tyn0Ukysi9cTnlKTEpKYXXRNmQ8PT0WrduXePG2lnu&#10;FE4f1qtXb9GiRc+fv4iKihb/S6wzSiEozLLR0dG3bt2aP39+gwb1mQ+ULFmid+/e5CSnT58xMzMz&#10;MTGZN2+enp6ejk6H2rVrsVzfMqV48eL169enqyZNmrR27brDh4/evHnbysra1/dTUlKyTL00DQiF&#10;GSyxP3PU3zliHsOr0Bd68f2i/0j4pZFZDISisJKvm7ZAgAcAAAAAAAAAAAAAQDFAgM8h7EtMT89P&#10;O3ce2b798K5dR3fuzDPohkePXjIxOdS584DKlTWLFq3YqlX3LVv2mZoe37HjSB5WVCjZvHnv8+dW&#10;QmFGzpRIpmimpKTy8gMdJCQk+fn5X716feHCxX369GnUqBGfeLxkyZI1a9asVasWfcKSjZcpU6ZN&#10;m7bjxo03NTW1srKOiIiim9y48WDjxj27dh1Tev+APIFMuXXrfn39mW3b9ipXrrqqatny5WvWrdu0&#10;a9dBBgazabSePXv7zJmbp0/fOH/enA527z5JM97ChevHjTNcs2br6dOnV69eM378+I4dO9WoUaNE&#10;iRLS22+zoqamVqVKlcaNG3fv3uN//5u4bt2GkydPP3/+4tMnv6iomPj4RHJXmWmZS6GRzunx3yR5&#10;pc+W+crNm483b96XtzMwKCDQ+87Y+KCDw0funxn5GxkMeGjSoH/+vX79jqa4nTuU7wa/CfROIW8/&#10;dOhcdHRcjv8Bkx3jQoAHAAAAAAAAAAAAAEABQIDPIcnJqfQgT5++0tLqWKNG64oVm6ira+ch5co1&#10;qly5+Z9/dqhZs12dOjp0//LlG+VtFYWPChW0OVtoG2/ZL5bs2/3fbpmaKsn4ygcQp6UJ+YDaiIio&#10;t2+tT58+M2vW7NatW7PAZaaSli1btmPHTjNnGh4/fuLjR1eqKC1N5O7ueezY8WnTprdt265kyZL8&#10;yVWqVDUwmNCx46Bq1VtVqdqiQoXGSu8okFeUKduAftas2bbOnx1q1WpHo5XG7J9/6lSu3KJcuYY8&#10;NHhpxqtSpYWmZqe6dTtu23ZQzAXQk7MJhRkCQZq/f+CbN28vXbq8Y8fOOXPmjRql26lTZ01NLeZI&#10;8qVq1ao6Ojp6eqMXL16yb9/+69dvWFq+/PjRJTQ0XPC9Kk9VcPGU3+15Xwgi5vlmGxqu1NBoUq1a&#10;K4yswgfN54SZ2Q3yZJYtHygAmhmow3fvPlatagv6Z57S3eA3oVKlZtWqt+yoMyTAPyTjZ/5d/VNA&#10;gAcAAAAAAAAAAAAAQDFAgM8h7EEsLa0aNOjau9ff+/edOnjgTN6yb9+pvXtO7Nt7ksjzmxc+Duw/&#10;fezo+SmTF5Fbmu44+mMBnoW5E0Lhtyy7dBwXF29p+XLHjp2jR49p3LiRmpoar6NXrFhx4MCBmzZt&#10;unfvvqure0pKaqbAmSEQSBLG8hHzCQlJTk7Oly5dnjdvfsuWLdlN6tRpXq9e13lz1548cSk/vAUo&#10;hUMHzegnGZSNU4LGrGTY7j91QOo0ck4azocPnZ0xbVnVqi1Wr96eliaUjlCXz/aclJTi7x/o5PTe&#10;wuIZ+ZKJyXYjo1mDBg3S1m5SpkyZLFV5dXV1bW3tHj166OvrL1267MCBg3fumDs6vo+OjqUq0tOz&#10;2MCCxVlKh8v/Kno8387589fXqtV2wfx1NPypn5XuEiCvoPEyYsTU2rXbXbpkDgFekTAB/uDBMzVr&#10;tpkwfu6Rw+cO7Fe+PxRiaOIib9++/ZB2k549uuoGBYTSP78hwAMAAAAAAAAAAAAA8EsDAT6HsAj4&#10;Fy+s69RpP/F/C5h+ht2+lVhEIom+ePTIeXIt0x1HxP8uwKelCbkrJMZKTExyd/d89Ojxpk2b+/Xr&#10;r66uzivuRYsWrVev3siRo4yNTV69ehMZGcO+uWYlPV0kn+KbRRjzSif5Q2Jisre374UL53v1GlVJ&#10;o9k986fctUJF9w6Ksgvzz0uXbleu3Hzdul1crvjv/JOPUGd+Jb00hJUMbraMj0+MjIz+8MHF3Pzu&#10;vn37lyxZqqc3umPHTvXr169QoYJ8HntVVdWyZcs2bNiwf/8BM2bMJGe+dOnyy5ev37//4O8fSHeT&#10;n7XydQfivILvvXnz1lWv1urh/ed8J6P86oV8kr1SV60yofn88uW7YgjwCoQJ8IcOnaHO37PnhBj/&#10;tsnnwro3KjKmVav+XToNDwoMRQQ8AAAAAAAAAAAAAAC/OhDgcwgvwP/5Z/sJ4+cKBGlcNmmRSJQB&#10;lAJTtQ8ekGgGO4wPClLT4uISYmO/xMcnZiruXwuZyc3N48KFi0uWLO3Tp0/Fihq86K6qqtqyZcvp&#10;06cfPnzkxYuXbPt2NhK4VOHpfL76H4fXMyWVDtLTRWlpkpTgRrNWlS5V795diQAv4CKewW8F889z&#10;Z69Xrtx89eod5B5fviSQcyYmJmfpSzIZ49kG2OTJ5FEikVhGDiOXDgsLf//e+fHjJ2ZmZ7dv3zF3&#10;7rwRI0a0adO2UqXK8qo8lZIlSzZo0KBnz14GBgYrVqzct2//jRu3bGxsg4JC/m2BCNVLDZDeskGJ&#10;EfPSAny1ai3N7zwRc0tblG5okHvInwky6NKlWzQ0mp0/f4scnk3m5HtKf/sXeqQF+F07j7AZRule&#10;UYhh3h4SHN6iZb/OHYd98vUnE3yJS0hISMrzCRYCPAAAAAAAAAAAAAAAigECfA75ToCfMC89PV2M&#10;KDGlFhb8euigWaVKzbZs3BMdFRMVFcuEhPR0YVhYhJOT87FjJyZNmqytrV28eAledFdXV+/YsdPi&#10;xYuvX7/h5eUTG/uFt2OWYe4/S1JSCt1q5swVZUrVu3/PQowI+N+yMP88f+5G5crNV6wwjomJCw+P&#10;yo3swRR6JodnGTGfliYkZw4KCvb09La0fHnq1Jl169ZPnDipe/fu9erVr1SpkqqqqowqX6RIEQ2N&#10;SvXq1evWrfukSZPWr99w5ozZixcv3d09AwKCqM3yrisUimQkecXMwN8L8K1YbglEwBeOksEVOli2&#10;bAvN56dPX01OTg4NDY+IiGILqpT+D4DCzXcC/K4jYvzbJp8L697Q0IiWLft16jDMzdWLpu6wsMio&#10;qJg8T/wAAR4AAAAAAAAAAAAAAMUAAT6HQIAvaIUX4CWagcmR9HThx4+u167dMDHZPm7ceC0tLek4&#10;4Dp1/hwxYuTGjZtu3zYPDAwWS9mO/l/AqeZ5pSYyAd7QcGVpCPC/cclzAV4GmYh5ln3h3/TotLR0&#10;P7+AV6/eXL58Zdcu0/nzF/z999guXbr89ddfxYoVkw+XV1VVrV69Rvv2Orq6oxcuXLRnz94LFy4+&#10;e/bcxcUtKipGZtrjcoFkUO2sVaxJTJ7PQ4UeAnwhLhDglQsEeAUXCPAAAAAAAAAAAAAAABQ+IMDn&#10;EAjwBa0w7e3A/tM1a7bt32dU1y5dNDQ0pBVETU3NCRMMDh06bGv7Ljg4lNfqyGoCQT4qOhDgUcT5&#10;L8D/FOnpWQjViYnJQUEhrq5ub99aX7lyzdh4+8yZM/v27VevXv1y5cqpqanJqPJ//PEHfa6pqdW+&#10;vc6oUbqLFi3ev/+Aufndjx9d2XOlpAjktXmWVSL3SewhwBfiAgFeuUCAV3CBAA8AAAAAAAAAAAAA&#10;QOEDAnwOgQBf0ArT3vbvO6mp2bls2WoqKirly5fv0KHDzJmGJ0+ednV1l9kJnn5VTNJsCPAo4gIm&#10;wAukMtjTKGAaj0iUxfRFrU5PF0VGRjs4ON2+bX7gwMGlS5fp64/r2bOXtra2urq6fLg8lbJlyzZt&#10;2nTgwMGGhkbGxibnz194/PiJvb2jn59/QkKyTBV8rDzfnuxEzEOAL8QFArxygQCv4AIBHgAAAAAA&#10;AAAAAACAwgcE+BwCAb6gFaa9Hdx/ukaNNqOG/e/ypctv31qHhIQxm4hEGYLvE2IrbLNqCPAo4oIn&#10;wMvAItGlktinSi1PkWSzl5nbUlJSAwOD37//8OyZ5dWr1/7555+5c+cNGzasefPm5cqV+zdVvkGD&#10;Bl27dtXT05s/f4Gp6e6rV6/b2r4LC4tIS8taOqdhyxbKyEfMQ4AvxAUCvHKBAK/gAgEeAAAAAAAA&#10;AAAAAIDCBwT4HAIBvqAV6T3gd5pINIP4+MTIyKjo6FgFhLn/AAjwKOICL8D/JzIR82lpQvnZjj6k&#10;QUcjztPT+/HjJ8eOHV+1avX48eO7d++ura1duXIV+Tz2VEqWLFmrVu0uXbpOmGCwdu26kydPPXli&#10;YW/v6O3tGxUVIxTKaup8xDxrGAT4wlcgwCsXCPAKLhDgAQAAAAAAAAAAAAAofECAzyEQ4Ata4QX4&#10;SpWabd20Nzo6JjQ0PDwsQulfK0OARxH/+gK8DDIZ41NSJCkl0tKE6ekioVAst/V7RlRUrIuL27Nn&#10;lhcuXPrnn92LFi0ePXp0hw4datSooaqqKq/KFylSpHbt2nSCrq7uvHnzjY1Nzp49//z5C09P78TE&#10;ZLHUZLto0aZqVVveuwsBvvAUCPDKBQK8ggsEeAAAAAAAAAAAAAAACh8Q4HMIBPiCVqQF+G2b9pEn&#10;F5CvlSHAo4gLnQD/n0gp9JLs8enpsnNjerooLi4hODjU29v39eu3ZmbnNm7cNHHipO7du9erV69S&#10;pUry4fJ//KFarly5OnXqtG3bVk9v9NKlyw4fPjJ69PRatdrevfNEDAG+sBQI8MoFAryCCwR4AAAA&#10;AAAAAAAAAAAKHxDgcwgE+IJWIMCjFOTyuwnwMshFzAvk95Xni1CYERgYZG1te/36jb179y1btnzC&#10;BIMePXrWr9+gVKlSMqq8hoZmgwbd7tx6JIYAX1gKBHjlAgFewQUCPAAAAAAAAAAAAAAAhQ8I8DkE&#10;AnxBKxDgUQpy+c0F+J8iLU12gNDMmpCQFBgY/PGj65s3VteuXd++fbuhoVHfvv0aNdLR0up85/Zj&#10;MQT4wlIgwLY7Q28AACAASURBVCsXCPAKLhDgAQAAAAAAAAAAAAAofECAzyEQ4AtagQCPUpALBPif&#10;QiZinn4VCr+bXfnJdv789dWqtbxnjj3gC0+BAK9cIMAruECABwAAAAAAAAAAAACg8AEBPofkUoAX&#10;ZVUU8B03VfF9hXlWIy+ZKKsUVgFezkeok3PYz8z6Obs2OzfPvQMUev+EAJ9jmCTP9Hj6SdCv9OG8&#10;eetyI8DzLleQJcbcj4U8ecB8nUBkKoIAr0TyRICnKzivy5UnZN9vc+nh3796FD0bQIAHAAAAAAAA&#10;AAAAAKDwAQE+hyACvqCVwirAoxSOAgE+b6EXBzvgBPhWiIAvTAUCvHJBBLyCCwR4AAAAAAAAAAAA&#10;AAAKHxDgc0huBHihUOjy0f3VS5tXL60Zr1/ZPLN4FRAQnP2b/Gxhtw0KDHn75h1V9/Klta2tk79/&#10;kPRff3z5j8UtdzfvT77+2blVPpVCJsCzboyJibO2dnhhafX82ZtnFq9fv7J1c/VK5m74U4XdLSQk&#10;zMHeOUP0IwPlLIaYfnp5+bq5eopz6gD555/s2k+f/F1cPHLcvNwXCPB5S14J8O6uXteu3L144ZY9&#10;DQ3ONwqU0sia9P69q6/PZ/HPey8/LtzcvLy9/XLZGA8PX08Pn1zeJDsFArxyyRMBPj4+gV5YNL/l&#10;4HJ2ekpyyjtbp5iY2B/cgY9Wf+/k+vlzYI7qkpwfHRVjbWUvefW8sLK2cqDhRkMnm5fnft0PBHgA&#10;AAAAAAAAAAAAAAofEOBzSM4EeHZCfHzi36MNm2n37NlNr1vnkUTP7notmvQ+f/aGWKLOpktfIp3E&#10;lQ5ZflTpG7LyLWc3d/Znv8C5c9YkJibxZwqFEtH3wP7TjRt0695lFFVKP3XaDRk9arrLx++Eye8y&#10;gDPhNjhs2ZLNQUGhfI3y58yctnTjelPWfpl+YKlo5TO78o8j/aH0zX/cmTKlkAnwzF7PLN60bNan&#10;X++xQwYaDB4wYfAAgw7th/TuMZrsy5vs37Lmsp5k9mFOdfH8TbpPWlq6dD9Lp2bft/fktat3+XvS&#10;H4TCr7eVMSL70M3Na+niTbGxX+h49UqT2UareEPIt4q/KsvW5sA/+bzcP/ZP9uwb1u+aoD9H0vlp&#10;6TKu9VP+Kd2A/zSizFViCPB5R24EeGbQ4KDQ8fqzddoOHjvGaOwYw7Yt+0+fuiQ25gt/gtQY+Xbh&#10;9z78zU9k/DzzWt5pszhH2tP+7f7siaiFW7fsFWe+HTI9M+tpk7+Jl6fv8mVbYmPj6HjOrNUb1pmK&#10;5SYN6Tuw62SaKl3mzlo1d/Zq6T6Ub4D8hXxFoh8u/ZG5GwR4JZJLAZ6Z+8C+09WrtDh6+KzkcqmB&#10;ID1Ff3/Vd0ng6RN//6A+Pce8emkjznxB8IX9+u6d04Z1uxLiE8WSMWK4b88J7k/fXkDf/9Mi61cP&#10;q+vRQ8umjXt27jCM3jtEx/ZDBvQb9/zZW3HWr56vN0lOTtm8cbfVWztx5j/VZB4hmwUCPAAAAAAA&#10;AAAAAAAAhQ8I8DkkNwJ8QkLi4IEG69fuio39EhAQHBQUStAB+x45y/t8r9dkfQ4rrCX371loN+ye&#10;lpbGn8m+sN5ufLBPzzGfPweGhIT7ePtZvbUfPnRS8ya9AwNDxFnJV+y77BeWVu3bDoqMjBbLiSi8&#10;UjL5fwvWrNoufZOvIta/iC5Ztl9e1Mn+1/6iwijAP3rwvE3L/nxgn1AksrVx1Gk7aM6sVWI5GY8O&#10;eeEwy46l3nD56JEh1628Jte/j/7JExfFcp4gf0PWvDu3H5NjpKZKBrXfJ38fLsT23+4vX6Q/z45/&#10;/lszJP7Z5qt/yp/DRsHqVSajdaeLc+2f0h/nQJSCAJ9X5FiA5+fD8WNn0+BiyzuoeHr60pw5f+46&#10;cVY+nKV4zI+4H1aXq6QL7Fp3d2+WH0X+AeWbKs4cF9eu3u3RdVRqquRV5eP9yT9zGsnm8JQvM6Yv&#10;nTljmfxV/3bDHD84BHjlkhsBnp2ZmJg0WnfmuLFG/fuMTU7+UcqWDHEW76yvAvznwO5dRtH0Lpbz&#10;fPbr4YNmI4ZOZkvK3N28grk1WPJDNcsxInOrO3ck7zJra4eoyBgf788ODh+MZq74q3b7t9/E9Sxa&#10;GBgQ0qXj8FevbCWfCLMYmz94cPkzIcADAAAAAAAAAAAAAFCYgACfQ3IpwA8dPHHv7uNiOTkwMDDk&#10;wrkbSZmR68nJKTev3/f7FCDmEroeOmi2bMnm3abHwsOj2AlvXr9zsP/g7e23bcu+jetN3d286MMv&#10;X+KXLNzYTLvXsSPngoPD2M15gXPooP+x1jJxPSQ4rF3rARvW7WI3dHf32W5ycOVy480bd1tb2dMn&#10;iQlJq1Ya0zkmxgeCAiVfcFONWzfvXbl8G1X6/r0ru3Dq5EXrVu94/MhyyaKN5uZP+DBr+mlt5bBp&#10;w+4Vy7bt2nHYzdWLf7QL52+uWrFty6Y9ztxNWFe4uXpu3vjPimVbrl+9++PvzWVKoRTgHz96QT3P&#10;ckdTlwoEkuFquvNIq+Z92WmCVMGFczeXL91CFmFbALB+oM8vXri5eqXJ65c2Pt6fze88oQ99fT4/&#10;fvyC3dmDDG18kIxy4vhFci365N49i446Qyb/bwE5FfXbk0cv3tk6kb9ZWr5l5+8wofO3bt285zWn&#10;N4SFRiyYv651i34nj1+k3n7v5PL2jR1rVVJS8vFjF6hVpruOhoaEsw9tbRzfvXvv7fVp29Z95G9u&#10;nK/y9s2mf5I/79t7cuUK43Vrdz588Jwup7qk/FOi09Pz7tp5hPxzw3rTF5ZWTIBfs2q7wbg5Dg4f&#10;Fi/aSEOMxmDO/DM0NGLH9kPLlm45cewCyzCRTReFAJ+35FiAZ+e8fGGt+aeOg8NHsZS6dvHCrSmT&#10;FjLfkIyIu0/Ji9av3cXPcjSCnlm8DvAPIsfesf0gjTjy1evX7q1avu3+XQt2Z5ePHq9f2dCZxlv3&#10;79l9nBw4OSXl3NnrNBifW7xh96F50u6dE9+eyxdvs5wWb17bOjm6fHB227Thn82bdrMRTcXy+Vtn&#10;p69t+PIlgUbciuVbpd8Ujo4f+TnZycmFPomKipkzezWN6L17TpCz2b17T87PTqY/7d97ctmSLYcP&#10;mtHLgn1o/+49jXdq9nbjA+vW7HB+7ybv20YzlxvNXMGOZVR2GiP0Alq5bNuD+8/EXwPiJZ87OnxY&#10;v3bn8aPnoyKjb996FBISJn9b+QIBXrnkRoBnM7n5nccddYZ6evr07K534/o9/nN6AXl6frK1dVy7&#10;ZsfO7YfoJZLpLSIaQeR45MPklmzFFQ2KHl1H0YuDXha3bjzgm/ElLv7WzYfW1g6G05d17TTy9MnL&#10;NGbpH2MuLp6sDTGxX44cPkdvq2tXzNn6MLFkyFvR/deu2k7jWrrBvADftfMIP78Avqn0+aABE8br&#10;z2an0bijilatMFmzyuTypTvJSSn0Rj56+Fy71gOXLt7szr04IiKiqfGrlhuvXb3jzu3HAq7q7HQd&#10;BHgAAAAAAAAAAAAAAAofEOBzSO4F+J3bD4u5XU4FqQIiJUVyw8DAkMYNurGQLzEnDTau3y0kJCw1&#10;VfC33sx+ffS3bt6rO2LawH7jIyIkGvzqlSZdOg2fZbhyw/pd48bO6qQzzO9TQGJikuGMZU0b99y1&#10;83CAP4ubzBTgTQ4OHmDAYiJFIlGaQNLsubNXDx4wgQ7s7N63bNZHf4zhhrU7J+jPbqDV2cbaIUOU&#10;MW/Omrat+q9Yvi08PPLVKxvtht0nT1ywfu1OvZHTqRZX7ltvo5nLWzTtQ23YtmVvr+56/zOYx774&#10;vnHtvnaj7lMnL16/dtfggQYd2w9l6wmozSOHT9m6Ze+EcXO06nZ49cJazOlPrZr3nT516Yb1pl06&#10;Dl+zykS6335cCqUA/+ihpU67wbxqRXb09vYjN5g+ZTE7bZbhis4dhm3cYDp18qIuHYcxqTg+PmG8&#10;/uy+vf7evGn39KlLOrQfMnLYVPr89Kkr1Kt08MHZrWc33YXz1m1YZ9qmVX+9UdPEknjZe+3bDCQ3&#10;e/78LXlCsya9BvUfP7DfuONHz/v6+JNjjB41nYxIdyYHeP3KJjo6Zvq0JS2b9d1tejQ5KXnp4s0G&#10;4+eKuX3r9UZOGzLQwGTb/r9Hz6SKWAT/pg3/dGg7eOqkhZs27J6gP0en7SAfHz/euP/hnwMl/hkU&#10;FNq9y8iB/cevXbPDyHDFX3V0rl65y/yzDeefoaER/2/vvsOiOve1j/95zvXuc84+O/vsZhJ3oibR&#10;qLFiQ0CKVOkqig0EsRcUsYti711U7L0nir3XaGyJvRN7oyldBOf9zXpkgmgM4jiD4/e+PhfXZBym&#10;rHnWWhPuWc+Kj79pVc3VzydExqcsk7Jf1N2yZY/87vDoyTKeAxqHyQUfz2B5afe1pbq2iONTmwb5&#10;ypX4Bjb+TRu3HzF8srNTszb6FT/3rcYnBbyxvOMR8H0jRzT1D1PfaDHMG1FwAonoqAlWNdyih07q&#10;2L5vzWquO7bv12mVfLUqzjK8I3sN8/VqK+O5d69o2dgO6D+6YoUGC+evktssWrhabiPrUb/IEa5O&#10;zWX89wof0qVTf7llxfJ2cdrz9PUOGTRwnHqsnKc55cvV37hhu/xnZMRwG2uf4Dbhw4dNlnVHtuf3&#10;tG9Qubu07N9vlE7/PZirdjb+gQEdR0RPtrX2lZcg+9Dduw/JPRu2yRXLN7h6JT41NV2uqV3TQzYC&#10;MtjCQntH9IzW6Y/ZvSsbkMZ+7UaPmuHq3MLfNzQ1Vd/Bjx8bIxuHtkHhgweOkxtXqeR45swFXf73&#10;YFReLeBflJc/bKtS0bFX+NBBA8ZaVXeTFV/dZv68FbLdkBcV0Svaq1GQ7Cxkj6Z7ZTrx175HFPBm&#10;VOwC3vDGdek0oE2r7nKhU/u+ssHU5c/NI/sIJ/um7UN7yycZV+dA70ZB6utfo0dOr1ShQY9ug+Uj&#10;Tb06Xn7eIXL7O7fvySA/fuyXE8dPyweD0/nfg4mds1S21adOnW3domvd2p5TJ89NS8vw8mgzSht4&#10;v/x83qaej2y3h0dPqlXTvW2bcJ2277Or7zdk8Pjw7lGyPR8zcrquQNGu039jYId8lLqufeVFrlff&#10;IJwxfYGsFDLq5Jom/mHWdb3k6fXsMeSbcvVlkMsrnThhdvWqzrJenD976cmTNNeGgfLqBg8YKy//&#10;qzL15sQs0RXtzAsU8AAAAAAAAIDloYAvpnc7B3yan09oHSuPFoGdA5q0b9a0Q2O/dm2DwtUM3uHd&#10;o9qFRKjb9+83KrSt/vLkSXNcGzY3nHW4fVhkvz76PmbI4PG1rTxu3rij06barlHVef68FTptCvoa&#10;VV3yp6DX6QoWnG6tnj59cWCWunL82JnOjgFPn+bEzlk2PHqS4dna1POZMX2hTpviu4GNX3JyirqH&#10;aVPmqRtkZmRWq9xw/bqtcjm4TQ8ba18ZN3L5+vUb8kxWrdwgl/tEjlig9VKSjPSMb7+x27vnsAyz&#10;Lz6vdfbsRfU0xo2NUQWnp0ebCeNmqRvfvHlHO/pNf5zo780TXjAWWcDv3HGg8rf2QW16dO08sGP7&#10;vm2Dejo2aNKmdQ81H/W6tVtsrX0fPEhQvzJs6CQ1clav2lilspOa/ECd76Cxr3729aWL1zk5BMiF&#10;USOmqfnYdfopB66MGTUjOVl/omhvz6DFi1brtG9+lC9nEzt7qbpNbOzywVpfqJ6Vm3OLEcP0Z6SO&#10;27jTzsZPfXekT+/h7UJ7a8MpxtG+ieF8Cs0DOnbu2E+nVeAVy9vd1L4RImOpoUPAHO3+VcP35vHZ&#10;0DFABvOe3Yc6duibkZ6p7jkstHd4d/2E4QcPHJWhkpSUrF57RM9oNRjkHpo2DouW7YxONzRqQoWv&#10;beO1cl2WiUODxoMG6M+YENl7+B+OT3lFcqVc7tZ5YIf8KbizMrO8PNosWbxW9zYHXlPAG8s7FvBB&#10;rbt37lj4PA7y62rs7d19uHy5+mfOXFTXjxk93cbaRy7ICCz/lU2cdgTtjRt3vqvk2L3rIHWb3r2i&#10;W7fsJhdWrthQ4Ws7NXP1ubOXvixdW60skjYtu8nN5EJA4/aytqpHl4FdtbLjJm3L0K/vqO8qOiQm&#10;6kfy7Vt3ZR/x/ff6raufT9voIfozuHds30d2FuoJ/xp/q6l/WPz1m7JBVvOp6NQ2+buG69Zu1um3&#10;D5vdXALVXqBDWJ/+/fTfZ+oZPsTfJ1QtqPT0DNmeqGcybep8GfxqBgi5f6vqrrNn6evDgmV5oQJe&#10;NYuPHiZa1/FaMG+lul52FlUrO50/d1mWpFV1t9jZy9T106ctKP+V7fFjv+go4Eu8YhfwalzJ7qnq&#10;dw1PaTMuyM/aNd1PaVNNSGSD3Mitldonnjt7UYaZmjclOChcfQaQ/PLL+XJf1rt378HDBwmyYd+v&#10;fTnP3tZ/cv4gbxnYZfAg/f5ozuxl8vFJffry9w2dOH62/oJPSGj+F9Tkrlq16PrgwSN3l5bjxsxU&#10;V274YfusmYt1L3+JRF/A1/WOj38xi4y6clPczlo13GVFu3HjdmBAJ9lcq3uYMmmup3trnVaZN3Rs&#10;dujgMbn84+Hjwa17GObbHzRgbKvALkVZaDoKeAAAAAAAAMASUcAX07sV8OnenkHdugw8euTknt2H&#10;9u45LD8PHvgpJeWJ/OuWzbtrW3mkpqXn5ubWrOaiZvRt3aKrp3vrRQtXT5o4Z+nitc2adqhj1Uin&#10;P2JymPpbs2pZ7Gz8Zs5YpP6aXL2Ks2pGVd5QcI4ZNd3ZqZmaTzsl+fHZMxfnz1vRqUO/r8rUmzFt&#10;gVy5a+fB+nW9X5xg9fnzpKSUn0+dmzVzcbuQiLL/rrNmdZxOOwf8UK0iUksmqHX39u30VeXTpzmP&#10;HiaePHF62pR5oSERX5auvW3rXv3t24RX/ta+Z48hS5asS0jQF07Xr98oV6besOhJsbOXyY1j5yyz&#10;qu42PHqy7m0KTgsr4Hds31+lkmP0kImxs5dGDRxb6u9V5R3Pzc1T/xrePcq2vu/SxeumTIydF7s8&#10;vEeUvOkPHyR07zpIFqzcQB1KPmfWUhen5nJhyeK1jvZNdfpS5Oy339h6NWoj93zkx5NqWObkPJMx&#10;NnuWvpnYv++oTT2fixevGhasDIzzZy/LwJA7/6ZcfRkzcuWqlRvkZmrkyBMLC9W/427OLdRXNDIy&#10;9E35+nVbKnxto9Mq8EburdSQkJ9N/MImTphteKVvHp8u+eNTfl66eHXVyo3y2mtUce7ZI0qnTdBt&#10;GJ/a+pV27tylJYvXdenYX7/0huoL+EEDxqjJhNVKMWTweB+vYPW4fzg+VSGalJTsaN+kY/s+8+eu&#10;kNVw2dL1De2bypqoe93Zf39vfFLAG8s7FvAhwT0N00gU3G6rr4OMHT1DDQ91IOz585frWHmcPXNB&#10;NtSODZqosyrIyuXs2GzJ4jXqFwcPHNu0cZhOO9bWy6NNqvYFFNlUWtfxUiNKp31lpGunAfrB7//i&#10;eyGqgK9SyUFNi22YRiIv7/mTJ2k+nsGLFurvX57MMO2rUd9VdFi9aqN6dLWCqKb6pW3yF3VXr9yo&#10;Vk8nh6Zqkvl2Ib0HDxona5Zrw0AZuoYVYfTIaZ4e+ipx3NiYgCbt5cmopeHvGzp5YqxaIIblU6iA&#10;V6vngf1Hy39tK9tbXf5Rzl6eQTOnL5S9m6yVt27dU7dPTEiuWc31yBGOgP8AvGMBL7uJyhXtt23d&#10;c/TIKflg83VZazXfj34kewYP0OZykKEi20BZO7Zv26dG4727Dw7uPzp61LSmjduXL1f/9u17snls&#10;YPPiHPAxMxbJYJYLp09fqFHV5dKlazrtCHUZqKrz9vUOUQ199SovvoAiOxpt/dKPyVmzlsjnmeDW&#10;4XIbdUqXQs/5tQV83IYdsuKrx5LdmXxEke1Mvz4j7e0a+3q3lTu/eeOOva3/vr1H1CKS21y5Er9+&#10;7eaIntHWdb3VwfdFCQU8AAAAAAAAYHko4IvJGOeAn6N7uTF60YM+e+bkELB2zaYDB4462Qekp2Xk&#10;5OQEBnRyc2nZu1d0ePeoHt0G9eszUh3C1SdyhOq51f00sPWfOUN/zPqmuJ3Vqzgbzn6qe2mK75aZ&#10;mVl5ec+fPctV5yhtH9rb31c/RfnBA0ednZrZ1fcNCeo5Z/bSurU9p0yaq9OO+6xf1/vOHX2VsnXL&#10;HnkUe9vGHcP6zIpZIo+ycrn+SPe2bcLVjdWDhoVEdNCe2JLFa+XGDWz8u3UZuGDeygpf28Zt1J+P&#10;PCEhafLE2NYtutWs6mJV3e3MmYvx8bfK/LtOpw59e4UP7dFtcM8eUVGDxm/XuquPeQr6WjXd1Qlx&#10;ddo3IT4vVSNGe+t12jTpdWs1GtBvVPeug2SJ9Y0cMWVibEry4w5hfdTs/aqAXzB/pbNjM/VeNHQI&#10;UP33ieOnZQn7egd/WbqW/HpWlr7P83RvPUsr4GVgy1t27eoN9UAHDx7zcGtlU887qFX3JYvWWNfx&#10;Vl+MWL0qrmABr4aiXDNfOxxWNXxbNu+Rt1WnHaDf1L+94aUZDlgsXMD//vi8fOm6j2ewrbVPYEDH&#10;6dMWNPZr17Wzvs7cv++IjE+1lE6dPOvaMLCBjV+blt1kMHi4tho0YKxOOx5RFpdO38ro73P82Bg/&#10;H/19Llv6vYznN4/PWtXdfz51Njnlcf26Xi2bd4noOTS8+2BZ4P37jVq2ZP1bjU8KeGN5xwJ+1Mhp&#10;DnaNZeGrsaeG36OHibNnLZEVZGjUBFWeqetv/Hrbzsbv4MGf9u390dG+yf37+gJeRmlDx4Dly75X&#10;dztowBg11faC+au8PV9MrP3oUZJ1HS81fb1O2yoWKuDVMfeVKthvitNvGSJ6RYflT3+SmqrfTRQq&#10;4OWW67WTYefkPFPtu1zeVmibXNV5hfas1qyKK1DARwyJmvA45YmDXRNV9qvvbM2auaiRm/5rMRPG&#10;z2rRvLOhGvf1Dpk0YY6ucAHft2NYX3WlfvXUtiQ7d+yvXMFedmq6/AK+qX+YrMiHDv4kq+GDB4/U&#10;7z5+kirbeaag/yC8yxT0Oq1lt7X2beLfztOjdWPfdi6OzevW8lTfL5StrppxQW4r28B6tT1VAT96&#10;5HRZU2Q/NXjg2IkT5nxdxvr2rbuPChTwsg5W+Mbu4sWrs2ctVSNWG72LZT+idjS+3m2nTJ77PO95&#10;rRruW7XTjsho1CYNenGY+7q1m8NCesv6K3euJl959Qh4tcuTlUuN7bGjZ8pWQu5fNhQhwT1lDyiP&#10;MnH8nG5dBqmz9shOR9Y7NT/KzZt3Apt1lN2TrN3Tpy5oG9SzRbNORVloOgp4AAAAAAAAwBJRwBfT&#10;uxfw6ijhQo2R+s8hUeN7dBvctfOAfn1Hquu7dOzfRWtuVHVx7NjPqkQxtJ6vFvA1qjq/OgX96FHT&#10;vT2DC551++rVXytVsJ+nTVxfx8qjd69huvyzltrV91MHQe7edciuvq86xvHbb+zGj30xS3xGemb1&#10;qi6qgA9q3aNP5AjD3Wp/p9bXqxXLN1Dz2EvU2Y63bd2bnf102ZJ1qriVRRfUqntgs0737j2o9l3D&#10;Iz+eUAvq2bPcrVv2XLxwpSgLVmehBfz2bfusqrteu3ZDl19uDY+eXLpUzbPa5NiDBo5tHtCxwFt5&#10;I26DvjweM2q6m0tLQ8sV3iPK072NTivgnbQj4PftPXzw4E/qX8+fu1z2ixfTGLi7tFi8aI0u/6QD&#10;6nEl3o2C1JGvqpZwbdh8yODxOq2At7dtrPoP7Qh4/RT0rQK7qFGknvCsmMU1qrrotCPg9aeszn+2&#10;jf3avVrA/+74nLtcpx213LRx+9TUF9umTh37qU5dnq2MTzWLvp9PSIewPupbIHKzwGayFum/izCw&#10;/xh5RMNL6Nyxn3q2Mp6LMj7lceVlenm0iZmx2PAOHjr40yFtMVLAm16xC3h1m4sXrpb+tOb367fo&#10;Xhzwqlr5qbIuZGdnz5+7sl5tL8M7KwOsSiXHO3cf7NxxwMmhqSqVXyngx+YX8Cu9PYNUIZ2QoC/g&#10;d+7IL+ALHAE/YthkdaVsqb4qY622DBG9og3nH5F78CpQwKvC3skhQH3PSR06P2b0jJMnzsj6ZTjC&#10;WLbJ8p+qgF+9cqOr84sp6OWhB2rnXJDnNlo7Aba6Prx7lPomyphRM1o272I44/trC3hZs7rlT7mv&#10;HQGvv/Gpk2e+KVtfnQZFpx2L38DGXxbL7dv3qlRyUvOHq2VY+VsHdUoRCvgSrngFvFqzDh86Vr2K&#10;87Gf9G+0+rbThQtXZBu+cvkP+nHl1dZw8gXZBtat5blv75H46zdLf2q1Z/chdT+yS/r3ZzXv5B8B&#10;bxhC3ToPiAgf6uURtCJ/pYuZuah5045qRyPDWO1QatVwmxu7XD0f2VAPHTLh3LnLsn5duRKvfkv2&#10;JlUqOqr/NBzsvuGH7fKBR50hRY1PGWm21j6yX5PLcs+yIt+6eUcth1kxS5yd9N9pu33rrmODJj8e&#10;1n9okR2NXJmUlKzucHj0FLW/K0oo4AEAAAAAAADLQwFfTO84Bb2nR+uw0N57dx/aHLdzy6ZdWzfv&#10;3vjD9pMnTqtzvF+/fqNmNdfvKjqq+lmntRdflbFetGD145QnZ05frFrZafBA/XG9PcOHhIX01uXP&#10;nGxj7TNdmzR++7Z9Fb623bvnsJqd1TBd8LixMfVqe8pjbd20a8vm3QsXrKpd093PJ0T9ev263v36&#10;6Cv/5KSUebHL//Lf5adO1pc9hw8fl+ezbs2mjIzMKpUc1czhjx4lThw3+3/+9NWqFdoR8EHhX5et&#10;f/DAUXmGE8bNqlHV5d7dBxnpmfIqZsfozyX88EHCoAFjP/lzBXlu8qy+KWs9feq8p09zUlIeBzbr&#10;pE6lHDVofN1ajY4f+0V+MXbOsrL/rnPi+Bld/hcC3hyLLOC3bd1bvYqzjAfdb61AmoNdY3UIYHz8&#10;zaqVG44cPiUhIenmzbv2tv7t2urbu8uXr5X/yiZq8PjTv1yImbnoi8+tArVD8RYvXNPA1l+nTecr&#10;d3v+Zl8y/AAAGJdJREFU3BUZtz8ePl6lspO8cTrtqPSO7fvIEjt08Jh2OOCv6sl4N9KfMUFG0ZPH&#10;qXNmL/3n36qoEiVu486vy9VXXX5kxLBg7aDhXTsPyNhbsyouKSllz+5DMgDUmBzYf3Rj31DDC/Hz&#10;Dhk/Nkb3cgH/++NT/6/tQiJaBnaRbVNaWvrWzXv+/WnNrl0GyvVHj56qUc1FHvFZzrOm/u27dh74&#10;9Gn2kyepMjL/9bcqUdrZgocNnfivv1dduXyD/vqVGyt/a3/kx5PZ2U+/q+hQlPHZTXugRQtWyUvb&#10;tnVPelq6vDXlytRbtXKD7m16Xwp4Yyl2Aa/L3w5PmzqvfDmblSs2nDt78fy5y7LF+/Sf1WK0U3jc&#10;uHGndg2P6CETZSt38eJVN+cW6mDWuI07HBs0eXBfFfDZDg2aLFu6Tt3ngPzhPX/uCk/31qqAf/Qo&#10;qY6Vx47t+9RtQoN7duqg/yJL/36jZE08deqsrMIDB4yRNVSdaqRnj6EhwT3VjdNS0z3cWi1csFou&#10;e3m0GaRt8JctXV/tO6d9ew5nZWWvXhUnq//lS9dr1XCTTa4uf5v85z99vUIrO+PidlpVd9u2ZY+8&#10;3rB2vSMjhuvH8MLVFcvb7dp5UEbg2jWbvv3GVn7qtLnoZZwbCnhZ5Se8+H7MbwV8p4795Jls37pH&#10;9llC7bN02vQn8tqvX795/97D3j2H1bbySHiUJNe3btVNNlYH9v8keyJnxwDZKJ04flpHAV/iFa+A&#10;N5wYxd21heFNVKukfNqRlUWnPzg+aGjUBF1+AV+rprt8tom/fvPL0rX37T0iV16/drNVi66f/rP6&#10;zRt3ZAtpU897374f1f3L3rNSBXu5n1u37qprlixaKzuII0dOyKP4eLVVZ3mfPnW+XCn7NdmMz41d&#10;LquA7IkCAzo1a9ohOeVxTk7OlMmxjvZN1IlFnuc9N8w2L/vEBfNX7ti2Tz6VyYbd3bWl7ATV+Sam&#10;TJprW9/v9u17WdnZR4+csqru7u7SUvaeiQnJ1nW9xo2LkcuDB46TX0lOTsnIzJL1q2J5+5bNOQc8&#10;AAAAAAAA8PGigC+mdyzgW7fqXqlCA6vqrjWqOgu5UOFrm4ieQ1XTLDdr3y5SnV7a8FtbN+9xbRjo&#10;2aiNg13j6CETc7RHjBo0Lrx7lC6/eWrk3lrN/v3g/qOgVt3Lf2Wzf99RXYE5lufMWlq5okPN6i41&#10;qzpXr9Kwbm3PEcOmpGpzFOu06eXlmXi4tmrk1qpv5Ige3QZH9tYf/pWentGxfd8vPq+1d++PP/yw&#10;tWplJy+PNnKbqMHjw9r1HjF8itymV/jQtkE9/bxDnJ2aeXsGHTp4TN3njGkLqldx9vEMbuTWevSo&#10;6U3826lj9Nev21Ltu4ZyS7mfDmF97mudVmpq2ojoyfIC5f4d7Zts2bS7KEtVxSIL+N27DtnbNb5x&#10;47auwLcodu8+9O03dup7Dwf3H/X1auvh0lIWWrcuA5OTUtSvH/vpZyeHprbWvh3D+vToNqixn74a&#10;lF/x9gp+lpsrwzW0ba/aVo0a+7VzdQ5cvPDFeaxXrdpQ9os6kRHDjh372d215a/xt9T127fus6ru&#10;Ju+gu0vLgf1Hd+rQV51j/s6d+16N2sg/XTh/ZezoGV20CeElP3y/zbVhcxlI9rb+06fNV4fIjxw+&#10;Nbh1D8NLk1VghlbMq86vKOPz3NlLtvV9nR2bebi2lBc7cvi0Jv5huc9yMzOz1Pjct/fHUyfPWtVw&#10;c3dp4ebSok/vEQP7j2ndspv87vhxMfJig1r3aOgQIEN0zaq4txqf6qBneZIL5q9yaNBEPz4bNInV&#10;5jEuYijgjetdCngVWaHmz11hXcdLBpWttU+9Wp4rV2zQpqzWb3BO/3y+iV+YrAUNbP1l45aiza+w&#10;bdteX++28sbptDMsyGXVXktkM6iG97Kl6wObdVLTJyQmJrs0bK5mqJZ07zYoUpsc4tatuzKualR1&#10;kYE0fep8f9/QLVv027pBA8d2zz/EPC0to1lAR1Wlt2jeWQanTpu/YW7scmfHAG/PYCeHADW5/bKl&#10;62QMG7bJsu8YqW2TExISmwd0lL3AqZNn+vUdOVQ7hl6ycP4qJ/umHm4tZQwvW/LiCwTTpswLC+1t&#10;KOBbBnaZqX0XQZvE+8USGzRwjGG3JT8rlrdT24FHDxNkZyErZkPHZgFN2st6qm4vK2b3rgNlLZYn&#10;JtuH+nW9jh//RZe/yr/5raGAN6NiFPDqBrLblZVCfaVJrYxqw77h+221arhdvRLfPjRyjDaS5fYp&#10;KU9kU6wOfJePMbIf8fUM1h/IPmG2rDUHDx5LSkz2cGt1+PBxdT9yh3VrNVIryDPtzO43b96RrXH9&#10;ut6XLl0Padtr2pT5Om0C+UkTY2WEy9Zb9gL7tAPor127IdfIjeUjiuwx1X2qZ6h+7tx5oEY1F1kl&#10;1UcyudCze5Tcv3p1sqH28Qyyq+/r6dFGdp1TJs+V/XJCgv5bJrLGfVm6tnymlZVaHsJRv2a16tp5&#10;wOiR0+XR8z8ZvnnhUcADAAAAAAAAFogCvpiKV8C/+lfXgin019hX/24r1/8afyspMaUoj5WXl3f3&#10;7n014fZrH/fVK3XaMZQnT5y5kT+fcIFTqD6/d+9BenqmXL5394Hc5s6d+4bbGO4kLS09Pv6W+hXD&#10;Q9y6dffUyTPqSDJ1V+qfHj5M+Pnnc0nagWgFn0NGRua1a7/mz59f1EVqYQX8H77YnJzf/rIvS/jB&#10;gwT99dp/yyC5fPm6Lr/oGj5ssjoyvmByc3MvX7526dI1NXQNizo5+fEj7ejVQtG/WafOGip5w5so&#10;z+TOnXvqzSp4P3L/N2/cVgOmeOvFq1fKz5Tkx/I0rl6JV73Oa8enjGEZb/HxN/MKnOJXJSsrO/76&#10;TbVSFGt86n/KErt27UZaWsZbvSgKeOMySgGvvZu5MgBu/Horf4V6aeDJVi6xwAAwYmQQXrkSn5qa&#10;/uqDviHqljKMZQuZnZ1tuObVbbLh1d29+0D1qQWT8zRH1mV1poa3zav7LHUhKSnlzu17hv/MzMg6&#10;cfy0Yctw7txlW2ufK5dfzPtdlIfQUcCbSbHPAW+Y0b3Qu6n90/M3fPFCtudXr8b/fOpcStJjw10V&#10;ugf5dOHsGLBt696C//osJ0dG3au7VNntyjpScFOfnp5x5vQFQ6f+2rzhw5j8+tmzl86fu5ytfZ/M&#10;sIrptC+gqDPcy8ZcHuLSxatqY1L0zREFPAAAAAAAAGB5KOCLySgF/Jv/IFvo3gpOBWzoCH//14vz&#10;F/OX/uSdPzVroSfz0t+mX34ahoni5brX3udvf7N+rv/dV68v+KC6529Xp308BfxLy7zAqJClp8bh&#10;5s27yn1Z9/v1W+Kv31yx7IeK5e02xb1UTxYaXQWv/8NHLDQYXtuUv/SmF3iGxcjL47PgQxccb79d&#10;X/BsBdozef0zN0yC/Xbjs9BLK3BwcFFeiI4C3niMUsAXKvkKjtXcl9es50U4C8ZbPXTBO3+rX3x1&#10;xP7eNrkoq2fuu62e+U/jecGVUa1cOTk5dWo16tFt8JXL10+eOOPp3rpd2175z+oP7pAC3ryKXcAb&#10;3r4/vOa1b3f+cCo8JrOyn+7acSAkqKe/T8jv7YwKXvlqeV9ovSjaSUN++8bAK8/w9bsew00K7Xr+&#10;MBTwAAAAAAAAgOWhgC+m913Av/kPte/jxgV/663+XF6UB/29P5QXpfEtYj6eAv4NS8yw2KZPm+9k&#10;39TXK9i1YfNFC1frfqcUedvh9Htv7huektHzQY9PCnhjefcC/j290W/1uMb63bddl9/x0f/wDtXl&#10;E8dP+3q3beTWys25RZdO/RMTkov4uBTw5vWOBXzx8oYxnJf3PDCgU1P/sOvXb7z6ZIq+8hZjNSni&#10;r+fvf4v5CBTwAAAAAAAAgOWhgC8mcxXw5PfykRfwryY1NS0pKUXNl8vINHso4I3LiAU8eX/Jzn6a&#10;mJisn2k/v6Esym9RwJuXWQr4NycnJ+e57i2G0IcVCngAAAAAAADA8lDAFxMFfEkLBXyhpfFiMvW3&#10;nAuXvKdQwBsXBXzJT8Gp6d92Rm4KeDMqgQW8rghn3vlwQwEPAAAAAAAAWB4K+GKigC9poYAvlOfF&#10;ng+XvIdQwBsXBfyHkuJNj08Bb0YlsIA3+xN4r6GABwAAAAAAACwPBXwxUcCXtFDAk5IcCnjjooC3&#10;4FDAm1cJLOAtOxTwAAAAAAAAgOWhgC8mCviSFgp4UpJDAW9cFPAWHAp486KAN3Eo4AEAAAAAAADL&#10;QwFfTBTwJS0U8KQkhwLeuCjgLTgU8OZFAW/iUMADAAAAAAAAlocCvpgo4EtaKOBJSQ4FvHFRwFtw&#10;KODNiwLexKGABwAAAAAAACwPBXwxUcCXtFDAk5IcCnjjooC34FDAmxcFvIlDAQ8AAAAAAABYHgr4&#10;YqKAL2mhgCclORTwxkUBb8GhgDcvCngThwIeAAAAAAAAsDwU8MVEAV/SQgFPSnIo4I2LAt6CQwFv&#10;XhTwJg4FPAAAAAAAAGB5KOCLiQK+pIUCnpTkUMAbFwW8BYcC3rwo4E0cCngAAAAAAADA8lDAF9NL&#10;BXyLrjk5+uWYl5f3nJgpubn6Vnvm9IUltYDv+6f/V25TnL4mzMl5Zu6lRUwdNT6XLF77dwp4YyhU&#10;wMdt0K9ZspDN/T4TIyRPi7yhvXtTwJvBSwX8uFl8tnnfUaP93r2HFPAAAAAAAACAxaCAL6aCBXwr&#10;/RHwuTqOEjNr1J+wYzgCnpTIvDgCful6CnijKHwEfNwuHUfAW0pUKykX+vQZ8de/UsCbWsECfsL4&#10;2To+27znqMX78EECBTwAAAAAAABgMSjgi+mVAp4p6M2cD6CA/xMF/McbwxT0FPBGwRT0FhxDAR8Z&#10;OZwC3vReLuCZgv69Ry3eB0xBDwAAAAAAAFgQCvhiUgW8LLivvqpfo7pr26CebdvCnIKDw9u1i3Bu&#10;2Pwf/6gyfMjkklbAh4b2/uSTit5ewWHtIoODws2+uGBiany6ubX65z+rRkaOoIB/R4YCvkuXgbJI&#10;vTyD24VGyEI2+xsNYwkNjbC29vnss5qxsSsp4E1JFfDTps37V6lqDg5NQ0Mi2gabfzxYtpCQXi1b&#10;di1Xztq6rveFc5cp4AEAAAAAAIAPHQV8MakXIguuUiWHsmXrffpZzVKlanz6KcxJ3oJy5ep99rnV&#10;iOgpJa2Ab9cuslSp6mXK1PtXqepmX1Awj1I1ypStV7p0LY6Af3cFjoCP+uyzml+WqfuvUjVKmf0t&#10;hlGVLWtdrpz13LkrKOBNSRXw06fN//LLOrLJKsWaZRKff24lnxDsbPwvnKeABwAAAAAAAD54FPDF&#10;JE87N/f5/fsPt27du3nznm3b9snP77/ftn79VpjVlpUrNx479nNiYvKjRyWi4JShIqvSTz/98sMP&#10;O2SciI0bd6xbt8XcCwrmsWrVxh9/PJGQkFRCxueH7sSJsxs27Ny6Vb9myQWzv78wItlOrlmz6cyZ&#10;C8nJKbKyUMCbhvp4c/ni9bi4XfIJR9YsuWD2wfAxkNEui/r27XuJiUky4CngAQAAAAAAgA8XBXzx&#10;aX+k/u2Uw7K8srKyMjLSM4hZk5mZmZLy5OHDxBJVcObl/XYO3ZycHFnBzL2ciHmSmZkhm1kZnEoJ&#10;GZ8froInp3727Jm5315i/GjTRSSo9YUC3oRr1m+rlnzUMfco+FiSlpauvp4lKOABAAAAAACADxcF&#10;/LsvwadKWlrGw4cJDx48gtkZ2pqS82dlwzgRycmP799/aPalBHMxjE8K+HcnexDWLMtWcH2hgDfL&#10;miWbKbMPg4+HYbRTwAMAAAAAAAAfLgp4o8nIyDIct4QSomT+WVn9ydvsCwclQQkcnx8u1iyLRwFv&#10;FmlpGWZ/6z9CFPAAAAAAAADAh4sC3oiL8ml6emZaWgZKlIyMLLOPjULkKaWmppt9yaAkKIHj88Ml&#10;C9PsbyjeK6P3kSgKNccPTE8+IRv3raSABwAAAAAAAEyDAt6YcnJyUQKZfWAwTvAGZh+QlsTs7ybe&#10;K7MPsI+W2d/6j5PR30cKeAAAAAAAAMA0KOABAAAAC0cBDwAAAAAAAJgGBTwAAABg4SjgAQAAAAAA&#10;ANOggAcAAAAsHAU8AAAAAAAAYBoU8AAAAICFo4AHAAAAAAAATIMCHgAAALBwFPAAAAAAAACAaVDA&#10;AwAAABaOAh4AAAAAAAAwDQp4AAAAwMJRwAMAAAAAAACmQQEPAAAAWDgKeAAAAAAAAMA0KOABAAAA&#10;C0cBDwAAAAAAAJgGBTwAAABg4SjgAQAAAAAAANOggAcAAAAsHAU8AAAAAAAAYBoU8AAAAICFo4AH&#10;AAAAAAAATIMCHgAAALBwFPAAAAAAAACAaVDAAwAAABaOAh4AAAAAAAAwDQp4AAAAwMJRwAMAAAAA&#10;AACmQQEPAAAAWDgKeAAAAAAAAMA0KOABAAAAC0cBDwAAAAAAAJgGBTwAAABg4SjgAQAAAAAAANOg&#10;gAcAAAAsHAU8AAAAAAAAYBoU8AAAAICFo4AHAAAAAAAATIMCHgAAALBwFPAAAAAAAACAaVDAAwAA&#10;ABaOAh4AAAAAAAAwDQp4AAAAwMJRwAMAAAAAAACmQQEPAAAAWDgKeAAAAAAAAMA0KOABAAAAC0cB&#10;DwAAAAAAAJgGBTwAAABg4SjgAQAAAAAAANOggAcAAAAsHAU8AAAAAAAAYBoU8AAAAICFo4AHAAAA&#10;AAAATMOcBXzU4Am5z/IyMrIyM7MBAAAAvCfykTsv7/m0qQso4AEAAAAAAID3ymwF/CefVBw1crpc&#10;NjwMIYQQQggh5H0kL0//kTt2zvL/+z8KeAAAAAAAAOA9MlMBP3dF6X/XdndrFRk5IiJiGAAAAID3&#10;p1evYX36jPDzCS1dutbQoRTwAAAAAAAAwPti+gI+W24/Zcq8//rvr//8P+X/4z++/M//LAMAAADg&#10;ffvf/63wX//1VUTEiCdPKOABAAAAAACA98LUBXx2dk5enu78+SsrVvywZk3c2rWbV67cuHjxWgAA&#10;AADv1aJFa+bOXb5//9HExORHjxIp4AEAAAAAAACjM3UBr6iTUBqSkyO/TgghhBBCCHm/kQ/eqalp&#10;jx4lUsADAAAAAAAA74N5CvisrKeZmdnK48ep9+8/BAAAAGACDx8mUMADAAAAAAAA74l5CviC0tIy&#10;1BkoAQAAAJgSBTwAAAAAAABgXOYv4DMzs1NT0wEAAACYWEZGltn/hwQAAAAAAACwJOYv4HNycgEA&#10;AACYntn/bwQAAAAAAACwMOYv4AEAAAAAAAAAAAAAsAAU8AAAAAAAAAAAAAAAGAEFPAAAAAAAAAAA&#10;AAAARkABDwAAAAAAAAAAAACAEVDAAwAAAAAAAAAAAABgBBTwAAAAAAAAAAAAAAAYAQU8AAAAAAAA&#10;AAAAAABGQAEPAAAAAAAAAAAAAIARUMADAAAAAAAAAAAAAGAEFPAAAAAAAAAAAAAAABgBBTwAAAAA&#10;AAAAAAAAAEZAAQ8AAAAAAAAAAAAAgBFQwAMAAAAAAAAAAAAAYAQU8AAAAAAAAAAAAAAAGAEFPAAA&#10;AAAAAAAAAAAARkABDwAAAAAAAAAAAACAEVDAAwAAAAAAAAAAAABgBBTwAAAAAAAAAAAAAAAYAQU8&#10;AAAAAAAAAAAAAABGQAEPAAAAAAAAAAAAAIARUMADAAAAAAAAAAAAAGAEFPAAAAAAAAAAAAAAABgB&#10;BTwAAAAAAAAAAAAAAEZAAQ8AAAAAAAAAAAAAgBFQwAMAAAAAAAAAAAAAYAQU8AAAAAAAAAAAAAAA&#10;GAEFPAAAAAAAAAAAAAAARkABDwAAAAAAAAAAAACAEbxrAb9r1yG5WUZGdlbWUwAAAAAAAAAAAAAA&#10;PloZGdnPn+t27TxUzAL+0MHjcjkv7/lrb0MIIYQQQgghhBBCCCGEEEIIIYR8JFHV+aGDx4tRwPf6&#10;7LOa4d2jJk+KHTc2Zvy4WQAAAAAAAAAAAAAAfLTGjY2ZPCk2vHvUZ5/VfLsCPjCwy1//Wvnvf6/y&#10;l798+8knFQEAAAAAAAAAAAAAwD/+UfVvf6scENDpLQr4uLidU6fOj4lZPHPmoilT5k6aNAcAAAAA&#10;AAAAAAAAgI/c5Mmx48fHrFoV91hLkQr4gnn2LCcrKxMAAAAAAAAAAAAAAIiMjPTH+fnjAj4vLy83&#10;P6mpqUmEEEIIIYQQQgghhBBCCCGEEEII0ZKcnPwWBXzBZGRkPCaEEEIIIYQQQgghhBBCCCGEEELI&#10;K3m7Av7p06dZhBBCCCGEEEIIIYQQQgghhBBCCHkl2dnZb1HAE0IIIYQQQgghhBBCCCGEEEIIIeQP&#10;QwFPCCGEEEIIIYQQQgghhBBCCCGEGCEU8IQQQgghhBBCCCGEEEIIIYQQQogRQgFPCCGEEEIIIYQQ&#10;QgghhBBCCCGEGCEU8IQQQgghhBBCCCGEEEIIIYQQQogR8v8BP8DgH1VtkXI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KIBBgBbQ29udGVudF9UeXBlc10ueG1sUEsBAhQACgAAAAAAh07iQAAAAAAAAAAAAAAAAAYAAAAA&#10;AAAAAAAQAAAAb/8FAF9yZWxzL1BLAQIUABQAAAAIAIdO4kCKFGY80QAAAJQBAAALAAAAAAAAAAEA&#10;IAAAAJP/BQBfcmVscy8ucmVsc1BLAQIUAAoAAAAAAIdO4kAAAAAAAAAAAAAAAAAEAAAAAAAAAAAA&#10;EAAAAAAAAABkcnMvUEsBAhQACgAAAAAAh07iQAAAAAAAAAAAAAAAAAoAAAAAAAAAAAAQAAAAjQAG&#10;AGRycy9fcmVscy9QSwECFAAUAAAACACHTuJAqiYOvrYAAAAhAQAAGQAAAAAAAAABACAAAAC1AAYA&#10;ZHJzL19yZWxzL2Uyb0RvYy54bWwucmVsc1BLAQIUABQAAAAIAIdO4kCJBrZ12wAAAAsBAAAPAAAA&#10;AAAAAAEAIAAAACIAAABkcnMvZG93bnJldi54bWxQSwECFAAUAAAACACHTuJArhfs4W8CAAA/BgAA&#10;DgAAAAAAAAABACAAAAAqAQAAZHJzL2Uyb0RvYy54bWxQSwECFAAKAAAAAACHTuJAAAAAAAAAAAAA&#10;AAAACgAAAAAAAAAAABAAAADFAwAAZHJzL21lZGlhL1BLAQIUABQAAAAIAIdO4kDabjvUUPsFABn7&#10;BQAUAAAAAAAAAAEAIAAAAO0DAABkcnMvbWVkaWEvaW1hZ2UxLnBuZ1BLBQYAAAAACgAKAFICAADX&#10;AgYAAAA=&#10;">
                <o:lock v:ext="edit" aspectratio="f"/>
                <v:shape id="Freeform 12" o:spid="_x0000_s1026" o:spt="100" style="position:absolute;left:0;top:0;height:12185015;width:24862028;" filled="t" stroked="f" coordsize="24862028,12185015" o:gfxdata="UEsDBAoAAAAAAIdO4kAAAAAAAAAAAAAAAAAEAAAAZHJzL1BLAwQUAAAACACHTuJA+kAY2cIAAADi&#10;AAAADwAAAGRycy9kb3ducmV2LnhtbEWPQWvCQBSE70L/w/IKvelurERNXUWFQvVmtPdH9pmkzb4N&#10;2a2af98VBI/DzHzDLFY324gLdb52rCEZKRDEhTM1lxpOx8/hDIQPyAYbx6ShJw+r5ctggZlxVz7Q&#10;JQ+liBD2GWqoQmgzKX1RkUU/ci1x9M6usxii7EppOrxGuG3kWKlUWqw5LlTY0rai4jf/sxq+W2a1&#10;Tvfnn12dbspt3x/nh17rt9dEfYAIdAvP8KP9ZTRMJ7NxMp+od7hfindALv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pA&#10;GNnCAAAA4gAAAA8AAAAAAAAAAQAgAAAAIgAAAGRycy9kb3ducmV2LnhtbFBLAQIUABQAAAAIAIdO&#10;4kAzLwWeOwAAADkAAAAQAAAAAAAAAAEAIAAAABEBAABkcnMvc2hhcGV4bWwueG1sUEsFBgAAAAAG&#10;AAYAWwEAALsDAAAAAA==&#10;" path="m0,0l24862028,0,24862028,12185015,0,12185015,0,0xe">
                  <v:fill type="frame" on="t" focussize="0,0" recolor="t" rotate="t" r:id="rId12"/>
                  <v:stroke on="f"/>
                  <v:imagedata o:title=""/>
                  <o:lock v:ext="edit" aspectratio="f"/>
                </v:shape>
              </v:group>
            </w:pict>
          </mc:Fallback>
        </mc:AlternateContent>
      </w:r>
    </w:p>
    <w:p w14:paraId="6D65C1FE">
      <w:pPr>
        <w:spacing w:after="0" w:line="240" w:lineRule="auto"/>
        <w:rPr>
          <w:rFonts w:ascii="Times New Roman" w:hAnsi="Times New Roman" w:eastAsia="Times New Roman" w:cs="Times New Roman"/>
          <w:kern w:val="0"/>
          <w:sz w:val="28"/>
          <w:szCs w:val="28"/>
          <w:lang w:eastAsia="en-IN"/>
          <w14:ligatures w14:val="none"/>
        </w:rPr>
      </w:pPr>
    </w:p>
    <w:p w14:paraId="73D0107A">
      <w:pPr>
        <w:spacing w:after="0" w:line="240" w:lineRule="auto"/>
        <w:rPr>
          <w:rFonts w:ascii="Times New Roman" w:hAnsi="Times New Roman" w:eastAsia="Times New Roman" w:cs="Times New Roman"/>
          <w:kern w:val="0"/>
          <w:sz w:val="28"/>
          <w:szCs w:val="28"/>
          <w:lang w:eastAsia="en-IN"/>
          <w14:ligatures w14:val="none"/>
        </w:rPr>
      </w:pPr>
    </w:p>
    <w:p w14:paraId="78484E04">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DFD LEVEL 1</w:t>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cr/>
      </w:r>
    </w:p>
    <w:p w14:paraId="08E5E1DF">
      <w:pPr>
        <w:spacing w:after="0" w:line="240" w:lineRule="auto"/>
        <w:rPr>
          <w:rFonts w:ascii="Times New Roman" w:hAnsi="Times New Roman" w:eastAsia="Times New Roman" w:cs="Times New Roman"/>
          <w:kern w:val="0"/>
          <w:sz w:val="28"/>
          <w:szCs w:val="28"/>
          <w:lang w:eastAsia="en-IN"/>
          <w14:ligatures w14:val="none"/>
        </w:rPr>
      </w:pPr>
    </w:p>
    <w:p w14:paraId="7616E992">
      <w:pPr>
        <w:spacing w:after="0" w:line="240" w:lineRule="auto"/>
        <w:rPr>
          <w:rFonts w:ascii="Times New Roman" w:hAnsi="Times New Roman" w:eastAsia="Times New Roman" w:cs="Times New Roman"/>
          <w:kern w:val="0"/>
          <w:sz w:val="28"/>
          <w:szCs w:val="28"/>
          <w:lang w:eastAsia="en-IN"/>
          <w14:ligatures w14:val="none"/>
        </w:rPr>
      </w:pPr>
    </w:p>
    <w:p w14:paraId="680B83C4">
      <w:pPr>
        <w:spacing w:after="0" w:line="240" w:lineRule="auto"/>
        <w:rPr>
          <w:rFonts w:ascii="Times New Roman" w:hAnsi="Times New Roman" w:eastAsia="Times New Roman" w:cs="Times New Roman"/>
          <w:kern w:val="0"/>
          <w:sz w:val="28"/>
          <w:szCs w:val="28"/>
          <w:lang w:eastAsia="en-IN"/>
          <w14:ligatures w14:val="none"/>
        </w:rPr>
      </w:pPr>
    </w:p>
    <w:p w14:paraId="1CCAEE9E">
      <w:pPr>
        <w:spacing w:after="0" w:line="240" w:lineRule="auto"/>
        <w:rPr>
          <w:rFonts w:ascii="Times New Roman" w:hAnsi="Times New Roman" w:eastAsia="Times New Roman" w:cs="Times New Roman"/>
          <w:kern w:val="0"/>
          <w:sz w:val="28"/>
          <w:szCs w:val="28"/>
          <w:lang w:eastAsia="en-IN"/>
          <w14:ligatures w14:val="none"/>
        </w:rPr>
      </w:pPr>
    </w:p>
    <w:p w14:paraId="3030D2E7">
      <w:pPr>
        <w:spacing w:after="0" w:line="240" w:lineRule="auto"/>
        <w:rPr>
          <w:rFonts w:ascii="Times New Roman" w:hAnsi="Times New Roman" w:eastAsia="Times New Roman" w:cs="Times New Roman"/>
          <w:kern w:val="0"/>
          <w:sz w:val="28"/>
          <w:szCs w:val="28"/>
          <w:lang w:eastAsia="en-IN"/>
          <w14:ligatures w14:val="none"/>
        </w:rPr>
      </w:pPr>
    </w:p>
    <w:p w14:paraId="5C17C7E6">
      <w:pPr>
        <w:spacing w:after="0" w:line="240" w:lineRule="auto"/>
        <w:rPr>
          <w:rFonts w:ascii="Times New Roman" w:hAnsi="Times New Roman" w:eastAsia="Times New Roman" w:cs="Times New Roman"/>
          <w:kern w:val="0"/>
          <w:sz w:val="28"/>
          <w:szCs w:val="28"/>
          <w:lang w:eastAsia="en-IN"/>
          <w14:ligatures w14:val="none"/>
        </w:rPr>
      </w:pPr>
    </w:p>
    <w:p w14:paraId="175CB68C">
      <w:pPr>
        <w:spacing w:after="0" w:line="240" w:lineRule="auto"/>
        <w:rPr>
          <w:rFonts w:ascii="Times New Roman" w:hAnsi="Times New Roman" w:eastAsia="Times New Roman" w:cs="Times New Roman"/>
          <w:kern w:val="0"/>
          <w:sz w:val="28"/>
          <w:szCs w:val="28"/>
          <w:lang w:eastAsia="en-IN"/>
          <w14:ligatures w14:val="none"/>
        </w:rPr>
      </w:pPr>
    </w:p>
    <w:p w14:paraId="28DE53A8">
      <w:pPr>
        <w:spacing w:after="0" w:line="240" w:lineRule="auto"/>
        <w:jc w:val="center"/>
        <w:rPr>
          <w:rFonts w:hint="default" w:ascii="Times New Roman" w:hAnsi="Times New Roman" w:eastAsia="Times New Roman" w:cs="Times New Roman"/>
          <w:b/>
          <w:bCs/>
          <w:kern w:val="0"/>
          <w:sz w:val="32"/>
          <w:szCs w:val="32"/>
          <w:vertAlign w:val="subscript"/>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Activity Diagram</w:t>
      </w:r>
    </w:p>
    <w:p w14:paraId="36423BEF">
      <w:pPr>
        <w:spacing w:after="0" w:line="240" w:lineRule="auto"/>
        <w:rPr>
          <w:rFonts w:ascii="Times New Roman" w:hAnsi="Times New Roman" w:eastAsia="Times New Roman" w:cs="Times New Roman"/>
          <w:kern w:val="0"/>
          <w:sz w:val="28"/>
          <w:szCs w:val="28"/>
          <w:lang w:eastAsia="en-IN"/>
          <w14:ligatures w14:val="none"/>
        </w:rPr>
      </w:pPr>
      <w:r>
        <mc:AlternateContent>
          <mc:Choice Requires="wps">
            <w:drawing>
              <wp:anchor distT="0" distB="0" distL="114300" distR="114300" simplePos="0" relativeHeight="251661312" behindDoc="0" locked="0" layoutInCell="1" allowOverlap="1">
                <wp:simplePos x="0" y="0"/>
                <wp:positionH relativeFrom="margin">
                  <wp:posOffset>-548005</wp:posOffset>
                </wp:positionH>
                <wp:positionV relativeFrom="paragraph">
                  <wp:posOffset>104140</wp:posOffset>
                </wp:positionV>
                <wp:extent cx="6629400" cy="7162800"/>
                <wp:effectExtent l="0" t="0" r="0" b="0"/>
                <wp:wrapNone/>
                <wp:docPr id="1712284445" name="Freeform 8"/>
                <wp:cNvGraphicFramePr/>
                <a:graphic xmlns:a="http://schemas.openxmlformats.org/drawingml/2006/main">
                  <a:graphicData uri="http://schemas.microsoft.com/office/word/2010/wordprocessingShape">
                    <wps:wsp>
                      <wps:cNvSpPr/>
                      <wps:spPr>
                        <a:xfrm>
                          <a:off x="0" y="0"/>
                          <a:ext cx="6629400" cy="7162800"/>
                        </a:xfrm>
                        <a:custGeom>
                          <a:avLst/>
                          <a:gdLst/>
                          <a:ahLst/>
                          <a:cxnLst/>
                          <a:rect l="l" t="t" r="r" b="b"/>
                          <a:pathLst>
                            <a:path w="11873061" h="10075000">
                              <a:moveTo>
                                <a:pt x="0" y="0"/>
                              </a:moveTo>
                              <a:lnTo>
                                <a:pt x="11873061" y="0"/>
                              </a:lnTo>
                              <a:lnTo>
                                <a:pt x="11873061" y="10075000"/>
                              </a:lnTo>
                              <a:lnTo>
                                <a:pt x="0" y="10075000"/>
                              </a:lnTo>
                              <a:lnTo>
                                <a:pt x="0" y="0"/>
                              </a:lnTo>
                              <a:close/>
                            </a:path>
                          </a:pathLst>
                        </a:custGeom>
                        <a:blipFill>
                          <a:blip r:embed="rId13"/>
                          <a:stretch>
                            <a:fillRect t="-3705"/>
                          </a:stretch>
                        </a:blipFill>
                      </wps:spPr>
                      <wps:bodyPr/>
                    </wps:wsp>
                  </a:graphicData>
                </a:graphic>
              </wp:anchor>
            </w:drawing>
          </mc:Choice>
          <mc:Fallback>
            <w:pict>
              <v:shape id="Freeform 8" o:spid="_x0000_s1026" o:spt="100" style="position:absolute;left:0pt;margin-left:-43.15pt;margin-top:8.2pt;height:564pt;width:522pt;mso-position-horizontal-relative:margin;z-index:251661312;mso-width-relative:page;mso-height-relative:page;" filled="t" stroked="f" coordsize="11873061,10075000" o:gfxdata="UEsDBAoAAAAAAIdO4kAAAAAAAAAAAAAAAAAEAAAAZHJzL1BLAwQUAAAACACHTuJAZ4lYuNcAAAAL&#10;AQAADwAAAGRycy9kb3ducmV2LnhtbE2PwU7DMAyG70i8Q2QkblvaLetGaTpVqJwRhQfIWtNWNE5J&#10;snW8PeYER/v/9PtzcbzaSVzQh9GRhnSdgEBqXTdSr+H97Xl1ABGioc5MjlDDNwY4lrc3hck7t9Ar&#10;XprYCy6hkBsNQ4xzLmVoB7QmrN2MxNmH89ZEHn0vO28WLreT3CRJJq0ZiS8MZsanAdvP5mw1bKuX&#10;bFdXql3SRm3CXNX+S9Za39+lySOIiNf4B8OvPqtDyU4nd6YuiEnD6pBtGeUgUyAYeNjt9yBOvEiV&#10;UiDLQv7/ofwBUEsDBBQAAAAIAIdO4kBI38k3JAIAABQFAAAOAAAAZHJzL2Uyb0RvYy54bWytVMtu&#10;2zAQvBfoPxC8x3rErwq2czFcFCjaoEk/gKZWFgG+QNKW8/ddUpbsupcUyEVcksvhzsxSq6ezkuQE&#10;zguj17SY5JSA5qYW+rCmv193D0tKfGC6ZtJoWNM38PRp8/nTqrMVlKY1sgZHEET7qrNr2oZgqyzz&#10;vAXF/MRY0LjZGKdYwKk7ZLVjHaIrmZV5Ps8642rrDAfvcXXbb9ILonsPoGkawWFr+FGBDj2qA8kC&#10;UvKtsJ5uUrVNAzz8bBoPgcg1RaYhffESjPfxm21WrDo4ZlvBLyWw95Rwx0kxofHSEWrLAiNHJ/6B&#10;UoI7400TJtyorCeSFEEWRX6nzUvLLCQuKLW3o+j+42D5j9OzI6LGTlgUZbmcTqczSjRT6PzOAUQf&#10;yTLK1FlfYfaLfXaXmccwcj43TsUR2ZBzkvZtlBbOgXBcnM/LL9McVee4tyjm5RIniJNdj/OjD1/B&#10;JCh2+u5D7009RKwdIn7WQ+jQ4eitTN4GStBbl7zd995aFuK5WF8MSYdMi+XiMZ8XlLQ4yfPFLMdi&#10;YoYyJ3g1KTfcUcFCr7tS32Zd8QbemDykDKNNgH+ljlf3OgyZw9ifQMkQ9T9SB1kHGC6Nh/6GKECS&#10;fBQFC72VfS+F3QkpowIx/thHSVwFag/Ya+5bXfT2+OAgcKyKVQ1e/CvaiY/04XGRzy79MaZgsdcC&#10;s9iPfQfGaG/qt9SYaR0fS+J5edjxNd7OMb79mW3+AFBLAwQKAAAAAACHTuJAAAAAAAAAAAAAAAAA&#10;CgAAAGRycy9tZWRpYS9QSwMEFAAAAAgAh07iQCbuV9c85wAAMucAABQAAABkcnMvbWVkaWEvaW1h&#10;Z2UxLnBuZwAy580YiVBORw0KGgoAAAANSUhEUgAAA4kAAAMcCAIAAABy53fyAAAACXBIWXMAAAsS&#10;AAALEgHS3X78AAAgAElEQVR4nOzdCVwTZ/4/cN3u9lBsfx5VBA/kENBia++69r/b9Vd7WKtbay3a&#10;w3bdWm1ra7wQEBC5TbWiYC+PihER1KqAUQ4th2i1tQXFWAEtQhFRIOr2/IH/7/Kss9NcPAEyMySf&#10;9+t58QqTyTPfuTKfTDJJl+sAAAAAAMrQRe4CAAAAAAD+A9kUAAAAAJQC2RQAAAAAlMIgmzZfbyi6&#10;Xvnh9fIYNDQ0NDQ0NDQ0NBs2ypx12uu/1JnPphRMZa8SDQ0NDQ0NDQ3NcVrF8us/njWTTXHGFA0N&#10;DQ0NDQ0NTeJ2fr2ZbFoe+58xrh9DQ0NDQ0NDQ0NDs2H7Ofc/ybMizlw2jUE2RUNDQ0NDQ0NDk6j9&#10;N3wim6KhoaGhoaGhocnbkE3R0NDQ0NDQ0NCU0pBN0dDQ0NDQ0NDQlNKszaZNTV/u2bOSWl7eJ1ev&#10;5tGQM2d2TpkyltrFi1nyz4817ezZ3dTEQ2hedLrt1vbzf//3pcGQo0c3paXFtae2n38+FBr6Rnt6&#10;iIiYrdd/YdVDjMs2njXjIW1rHdWP8Uq03bQstx9/LDRYZW3bNaRf9VKudzQ0NDQ0tFaatdn0p58O&#10;/elPfwwKen3mzOcGDuz33Xc7KK1SSH3ggWGtRgSltdWrF1ITD1m2bBbNmrX99OvXy2DI8eNbKL63&#10;pzZapN7eg9vTw913D62p2WfVQ4zLNp414yFtax3Vj/FKtN20LLeGhgMGq6xtu4b0q17K9Y6GhoaG&#10;htZKa0M27d79NnZ7/vyXlyyZwW4/9NBd4gNwfX1ubOycxYtfO3lyGxuydWuUSjWNwt/336ezIefO&#10;7aGHz507NT39A3OPMmi//np4/foQdjs5OYqdHGpDP6y1mk3Pn88MC3sjNPSNysqM6y0nxj79dEla&#10;WpzQ84kT26Kj33Zy6kZ/qVF5NFCjiaDbubkfmuuHRvv446CsrMQFC14pLFxvsjYWUAzGMViGJvs5&#10;dSqNytu2LYYFlISEReJuhX+ppJ071dTee29qTs5a47KNZ83kzBosap5ZM9mPQT0mV7TJ1Wo5m5qb&#10;lnh1mGw882WwOlg23bFjeUDA9JKSFKGrVncNKVe9jOsdDQ0NDQ2Nq7Unm77yyriYmHfYbfEB+Jdf&#10;iujouGVL5MGDH/v5edbW7qeBy5e/e/jwRq12NR13f/75EA257z7fzz9//+jRTampseYeZdDEp5T+&#10;/Oe72RTb0A9rxcVbqYmHRETMDg7+hzAXQ4cOoiRKB3Ivr0E043V12Tff/Ce1+j06Bnt6DrxyJe/i&#10;xaz8/E979bqd/lJravqSdUvRZ968l8z1Q3PRrdutK1eqKEwPGNDX5LulJscxWIbG41BJVNi+fWve&#10;f38ulUoBZdSoET/8oGV9UrW0mthtqrZ//z6Bga9Tb1SYcdnGs2Y8xHhR88yayYVmUI/xija3Wo1X&#10;ouVpGa8O40dxzpfB6qBsSsucEhttHu7urpTeOHcNKVe9jOsdDQ0NDQ2Nq7Uhm9500x/GjHnw3nt9&#10;/va3B+h4zIaLD8AZGasee+z+oqIN1Ci/JiWF08CqqsxPP11CwW7IEJdTp9JoyPDh7gkJi86fz7Tw&#10;KINmMpu2oR9zjcqLjJzNbtNh+KmnRrHbEyb8JTs7kbJp377/eWfztdeepUDMbhu/3ZmcHCUc7I37&#10;oblwcbmTDXnwweHV1XtNzqnxOAbL0HgcShs0y2yIs3NvCigLFrxCAz/4YB49inKDSjVNqIoyvYWy&#10;zc2aeIjxouaZNZM9G9RjvKLbs1rF0zJeHcbjc86XweqgfYECXHPzUbprxoyJtDCv8+0aUq562dc7&#10;GhoaGhpaK61t503pMMze2hOa+ABMx6pHHhmxbNks1o4c+YyC4113edAh8MCBj/z8PNk7nufO7QkJ&#10;+Sdl3GnTnjL5KONyr13LFyILjcym2IZ+zLWcnLVa7Wp2mw7AL744lt2ePn38jh3LKZt6eQ1iQ957&#10;b+pnny1lty1nU+N+TCZsg2Y8jvEyNB6HSnrnnSlsiI+PGwWUXbtWBARMp+lSo6VEU2f3UkZ57rm/&#10;WSjb3KyJhxgvap5ZM9mzQT3GK7o9q9UgVxmsDuPxeebLeHXQTkHBkY0zf/7LH30UyLNrSLzqZV/v&#10;aGhoaGhorbT2vKcvbk89NerLLzex2ydPbqNDF3uvtrn56M8/H9qzZ+WMGRPp38bGgz173s6y6W+/&#10;Hbnecr1Inz7/Q6MZP8p4KjS8f/8+7F3Fvn17sUNgG/ox1yorM4SPw5aVfT5smDv1Q52MGOFVWppK&#10;2fSWW25m79U+9tj9hw9vZGNSImFfWSA08cHeuJ+2ZVPjZWg8DqWERx8deb3l44C33nozBZRLl3Ie&#10;eGDY3LlTKS09+OBw4U1kyiiTJrWeUYxnTTzEeFHzZxSDng3qMV7R7Vmt4mkZrw7j8Xnmy3h1UDb9&#10;05/+SBsJDRwz5kGaI55dQ+JVL/t6R0NDQ0NDa6V1VDbdvz/Bz8+TDks//lhI/8bFzbnvPt/Jk//3&#10;3nt96EhGh23KAVOmjH322f9HN1g2pQMnjUAhj46drBODR5ms+PXXnx01agR15es7hB0C29aPyWZw&#10;LdSCBa88/LAfTY4O8PQvxQ4XlzuffHIUJQ/h3Nv1lk8C0LH/iSceoYVDCWDcuNEjR3q7u7vSjYKC&#10;dcb9tC2bGi9Dk/289NLTtCjGjn14wIC+7GJtWlCZmfG0goYOHST0b5BRTJZtMGsmhxgsav6MYtCP&#10;cWYyXtFtXq0G0zJYHSZbq/NlvDpoiLNzb7Z50HDOXUPiVS/7ekdDQ0NDQ2ul2e6793/5paiqKpOd&#10;1Lze8v2IFy787sqP5uajNEJj40ELjzLZ6IDKPtXXzn542pUrecJXRVI2HT7836fcLl3KaU8/bW7G&#10;y9Bko/KkvBiloxa1cTNY0R04LZ7V0eq0TK4Ons2jDXOhwFVvu/WOhoaGhubQDb8Lxd9YNpW9DDQ0&#10;NDQ0NDQ0u23Ipvytufmo8L0EaGhoaGhoaGhoHd+QTdHQ0NDQ0NDQ0JTSkE3R0NDQ0NDQ0NCU0pBN&#10;0dDQ0NDQ0NDQlNKQTdHQ0NDQ0NDQ0JTSkE3R0NDQ0NDQ0NCU0pBN0dDQ0NDQ0NDQlNJay6axyKZo&#10;aGhoaGhoaGhStJ9z/5M8K+LMZNPKD/+bXtHQ0NDQ0NDQ0NAkaOfXm8mmDUXyF4eGhoaGhoaGhuY4&#10;rWL59R/Pmsmm15v/HU9x9hQNDQ0NDQ0NDc3WjTJnnfb6L3XiMGqQTQEAAAAAZINsCgAAAABKgWwK&#10;AAAAAEqBbAoAAAAASoFsCgAAAABKgWwKAAAAAEqBbAoAAAAASoFsCgAAAABKgWwKAAAAAEqBbAoA&#10;AAAASoFsCgAAAABKgWwKAAAAAEqBbAoAAAAASoFsCgAAAABKgWwKAAAAAEphRTZtaGg4cOBAXV2d&#10;7aoBACmxnZr+yl0IAAAonWQ50Ipsmp2d3aVLFyrLZsUAgKRod8ZODQAAPCTLgVZkU41GQzXpdDrb&#10;VQMAUkI2BQAATpLlQCuyqVqtppr0er3tqgEAKSGbAgAAJ8lyoBXZVKVSOTk52a4UMIdeo+zatWv7&#10;9u1fffVVc3Oz3OX817FjxyZNmvTll1/KXQi0EbIpdGq//PLL8ePHd+7cmZ6e/vXXX//6669yVwRg&#10;zyTLgVZkU39/fy8vL9uVAsa++OKLu+++u4vIwIEDt2zZIndd/7Fnzx4qiQ4MchcCbYRsCp3Xpk2b&#10;BgwYIH567N69e3h4eId0Ti+5p02bRsG3Q3oDsA+S5UArsulfWtisEjC0e/fuP/3pT3feeWdiYuKZ&#10;M2fOnTuXkpLi7e1NT8HLly+Xu7p/O3/+/IYNG77//nu5C4E2QjaFToqeHmnT9fHxSUtLKy8vZ28u&#10;TZ8+/c033+yQ/lNTU6l/evndIb0B2AfJcqAV2ZTCMkVm25UCYhcvXvyf//mfO+6447vvvhMPr6+v&#10;p3h60003HTt2zOQDr1y5In7f/+cWlqf122+/Xb16tdWSDHpuM5oWz1tvHTU5sADZFDqp8ePH06Zb&#10;Wlra/q5+/PHHX375xWBgq9m01ecxevq6du2a8bTo+bbNpQLIS7IcaEU2dXJyUqlUtisFxJYtW0bP&#10;jLGxscZ3paen011Tpkxh/+7evZvSKsWLefPmUZyluz755BMafuLECXp907XFgw8+SFmWns0nTZok&#10;9EPx94033hg8ePAf/vAHelSfPn1o/f7000/CCKznvLy8oKAg1nPv3r3VarUwAk2URsjOzmb/epsy&#10;Z84cdu+//vWvBQsW9OvXj/qhKY4ePfrw4cPi+TI3I2A7yKbQST3yyCP0zGbhhTd7dtJoNAbDp02b&#10;9vDDD//f//0fPXbhwoXsGYn07dv3xRdfZON88MEHLi4uNHDAgAHseSwgIIDdZfl5jD2JHTx4cP78&#10;+T169KBxhgwZsnfvXnaXj48PDbn11lvpWZEK6OAlAmB7kuVA3myq1+tppxLnErCpUaNG0QI/d+6c&#10;8V1NTU133HFHz5492WnFpKQkGvOuu+7y9fWNjo5OTEykNPnDDz9Q1qTNKDIycvv27ZT26F96Pr3v&#10;vvuEfo4ePern5xcWFrZ58+ZNmza9+uqr9FQrPDsLPd9zzz0jR46kJ+u1a9fS+DQkKyuLjWDwedPl&#10;v0fpme79xz/+cb3lkgWao5tuumnmzJl0tFi9erW7uzs9R3/99dcGkzOYERssWvgvZFPopOiJhTZd&#10;iozm4ulvv/1G+ZJelosHlpWVUaJlL5jfeustesajEEnPYGlpaVFRUfQcxUb78ssv6XU79T979uy1&#10;LXJzc69zPI+xJ7ERI0ZQ/E1ISFi5ciU969IIGzdupGfs0NDQ9evXP/HEEzTOxx9/bMOlA2ADUuZA&#10;3myq0+moJuPXoGAjvXv3tnA13EMPPUSro7a29vqNZ0NPT096QS+MQE++NHD//v3CkLi4OBoizqaU&#10;cQ26padpeuI+e/Ys+5f1fPfddwtvXV24cIGeZ59//nn2r4VroSoqKvr27Tt06NDLly/Tv++//z6N&#10;SQlYGKGurq5Xr170NC0MMTkjYFPIptBJ0dMUPYHQ1kvPk08++WRISMjBgwcNntNoII3wzTffCEMW&#10;LVpEQ06cOEG3Bw4cOHHiRHP9m3xPv9XnMfYkRk+zwhv3GRkZ7Ayr8Cksejql0Hz//fe3a/4BJCdl&#10;DuTNpoWFhVSTVqu1aTUgoAjo7Oxs7t4xY8bQ6igvL79+49mQnjTFI3i1EA+5du0avdwXZ1OGnkNP&#10;nz595MiRoqKi+Ph46iotLY3dxXpeu3atePyRLdhtc9m0oaHB19e3T58+ZWVlbAg9Effv399gtNdf&#10;f/3mm28Wgq/JGQGbQjaFzquqqkqlUnl4eAjX6Q8bNuzbb78VRjh//jw96c2ePZv9S081/fr1+/Of&#10;/8z+peeoIUOG0LOfyc5NZtNWn8fYk9hHH30k3EtPhjTkkUceET9kwoQJPXv2bONsA8hEyhyI86YK&#10;1bdv327dupm794EHHqDVwX7Tlj0b7tq1SzzCLbfc8vTTTxs8auDAgeJsSqlU+FCU2Lp169gIrGeD&#10;DZFisZubG7ttMpvSc/Tf/vY3KqCgoEAY2L17dycnp/t+j57l6eEXLlwQT85gRsCmkE3BDly8eHH7&#10;9u1PPvkkbcwUVX/88UfhrokTJ95+++3srZht27bRCJ999hm7KyUlhTIl+xzRW2+9tW/fPnGfJrNp&#10;q89jJp8zaYj4s1Lk1VdfpYEdugwAbE6J503xeVOJ/fWvf6UFbnCRPkPhj54iKbyyf9mzofAZUIai&#10;IT1TGzzQ1dVVnE0DAwPpgfPmzSsuLr58+fLVq1fpKVV8BZLJnimbDh48mN02mU2nT5/etWtXgy9h&#10;pWMAHTOiTbly5YqFyYFNIZuCPWEf5RSnTLotvN7+3//93549e4qTa3l5eVRUFA2/7bbbaLTHH39c&#10;eBvHZDZt9XnM5JMYDZk2bZp4CLIpdEZK/LzpdVynLy32y2AhISHGd9HLfbrrtddeY/+afDZkb1eJ&#10;hzQ2Nv7hD38QZ1MvL6+7775bPM769evbmU3Z1wvQX4OaaVouLi6WZxnZVHrIpmBP2POP+Ps9mpub&#10;PT09H3roIYqhwlVQxv71r3/NmjVLfE4oLS3NOJu2+jyGbAr2TXHX6V/H95tKi6Kks7Nzt27dDL7H&#10;tLq6euDAgbfccsupU6fYEJPPhuwj/8InR8mSJUsMroWip2yDj58+/PDD7cmmW7ZsoWf/6dOnG8/O&#10;woULaUzLv2iFbCo9ZFPopE6ePGk8cOzYsbQ95+TkiAey1/njxo0TroIy6fDhw11EX9vH3kQSPgDA&#10;tPo8hmwK9k2J32+K34WS2BdffEGvUbp37x4UFHTw4MHCwsIVK1ZQYP3DH/6wYcMGYTSTz4aXL18e&#10;MGDAzTffPGfOnMTExJdeeoke6OrqKr44lH1JytKlS8+cOUOdT5gwgX1wqm3ZtLy8nBIzTWXHjh17&#10;RFi2rq+vZ1+2EhoaeuTIEZ1Ot2/fvgULFoi3cmRT6SGbQif15z//eeTIkRQls7Oz6SmFnnbYt/HT&#10;622Drw6lJ0N65qG7hKugyE8//TRixIj4+PhDhw6dO3euoKDgr3/9q/hq+tra2j/+8Y/Dhg2j5096&#10;aqLRrnM8jyGbgn1T4u9CSfY7qiCgV/lPPfXUTTfdJFyo9MADDxicFTAX6c6ePfvcc8/16NGDAu4T&#10;Tzxx6tQpSqvirYqeZx9//HGh57Fjx7KfAWxbNi0qKupiivBt/zU1Nc8//7x4Xqge8Y+vIptKD9kU&#10;Oqm1a9fSkyH73RCGIuMrr7zCrhA18PLLL3f5/Xc//frrrw899BClT+HhHh4e27ZtEz+KnpF8fX3Z&#10;9VKUJtlAy89jyKZg3yTLgVbsHiqVysI3boLtNDQ00Kt5eplOT4tt7uTSpUtdu3Zl34QvVllZSbHy&#10;/Pnz7auRl16v/7JFVVWVNFMEC5BNoVO7evVqaWlpQUHBt99+K/5NOwOPPfZYz549jUegh5eUlBw6&#10;dIheyRt/37MFeB4DxyRZDrQim7JP7dA+abtqoAOdOXNGuP3LL7/QC3dafenp6TKWBEqDbAp2j17V&#10;00Y+f/58uQsB6PQky4FWZFONRkM16XQ621UDHejuu+/28/Pz9/d//vnnBw0aROvupZdekrsoUBZk&#10;U7BjdMx6+eWX+/Tp06tXL/YregDQHpLlQCuyaXZ2NtWEnzjvLPbv3//222+PHz/+8ccfnz59+vbt&#10;25ubm+UuCpSFdmfaqWnXlrsQgI73wQcfPPbYY6+++mpxcbHctQDYA8lyoBXZFKdYAOwMfu8NAAA4&#10;SZYDkU0BHBd+7w0AADghmwKAFPB7bwAAwAPZFACkgN97AwAAHsimACAF/N4bAADwQDYFh3Pt2rXU&#10;1NQpU6YMHTrUvcWwYcMiIiJM/tALdBT83hsAAPBANgVHcfHiRcqglEQ9PT0pJLmL+Pj4PPPMMyNG&#10;jAgPD0dCtRH83hsAAPBANgVHsXTp0ocfftjdIg8PD19f38OHD8tdrB3C770BAAAPZFOwf01NTevX&#10;r/fx8bEcTAXDhg1DPO1w+L03AADgocRsit+Fgg70/fffT5gwYcSIEZzBVIinV69elbt2u5Kenk77&#10;dVFRkdyFAACAoinxd6FwfgU6kK+vr3DNEz96SFpamty125XY2NiuXbvW19fLXQgAACiaZDnQimyK&#10;z6VBB7I2lQomTZokd+125YUXXvDw8JC7CgAAUDrJcqAV2RTX80JHOXv2LOWhtmVTfOFRx6IVQfFU&#10;7ioAAEDpJMuBVmRTfA8idJRp06a1+bwpkbt8+1FfX9+1a9fY2Fi5CwEAAKWTLAdakU3x+zHQIZqb&#10;m9kXmiKbyo59sJ3+yl0IAAAonWQ50Ipsit/dho6yZMkS/q+OQja1HVwIBQAAnCTLgVZkUycnJ5VK&#10;ZbtSwHFcvHixDRfpI5t2OFwIBQAAnCTLgbzZVK/Xd+nSRa1W27QacBxtDqb40HMHwoVQAADAQ8oc&#10;yJtNdTod1aTRaGxaDTiO4cOHe3t7tyGbTp8+Xe7a7QQuhAIAAE5S5kDebJqXl4drJqADHT58uA0f&#10;OaWHXLx4Ue7a7URRURHt1Onp6XIXAgAASldYWEiHDK1WK8G0eLOpZD+iCo7j3XfftSqYDh06NCEh&#10;Qe6q7QfeDAEAAE5KPG+KbAod7uLFi1a9rf/YY481NTXJXbX9wIfIAQCAkxI/b4psCraQk5PDecE+&#10;jVZeXi53vfYGX74BAACcFHedPrIp2MjBgwe9vb29vLwsBFMfHx8aTe5K7RC+tBgAADgp7vtNkU3B&#10;durq6kJDQ4cPHz5ixAjj06U0/PDhw3LXaJ/wY28AAMBJcb8LhWwKtnbt2rXt27dPmDDBw8ODUqmn&#10;p+e4ceO2bt1Kw+UuzW5J9uPIAADQ2Ul2yEA2BcX59ddf5S7BUahUKicnJ7mrAACATkCyQwayKSjO&#10;lStX5C7BUajVatqv9Xq93IUAAIDSSXbIQDYFxamsrJS7BEeh0Whov9bpdHIXAgAASifZIQPZFBTn&#10;9OnTcpfgKLKzs2m/zsvLk7sQAABQOq1WS4eMwsJCW08I2RQUp6amRu4SHAX2awAA4ITzpuC4fvrp&#10;J7lLcBTYrwEAgBM+bwqO65dffpG7BEeB/RoAADjhOn1wXHV1dXKX4CiwXwMAACd8vyk4rurqarlL&#10;cBTYrwEAgBN+FwocyKFDh7y9vdPT09m/586dYzecnZ1feukl+eqyf9ivAQCAk5eXl7+/vwQTQjYF&#10;RQgJCaEkOmTIEMqp5eXlzc3NdIOGzJw5U+7S7Bn2awAA4OTk5KRSqSSYELIpKEJtba2Hh8ewYcN8&#10;fX137NhRUFDg7e1N2ZSGy12aPcN+DQAAPPR6PR0v1Gq1BNNCNgWlCA4O9vT09PPzc3Nz8/Lyor+U&#10;TeUuys5hvwYAAB46nY6OFxqNRoJpIZuCUtTW1g4ZMsS5haurq4uLC8VTuYuyc9ivAQCAR15eHh0v&#10;srOzJZgWsikoSEBAwMCBA1k8ffjhh0NCQuSuyM5hvwYAAB5SHi+QTUFBamtrXV1dWTb18vLCh01t&#10;Dfs1AADwQDYFx8WCqY+PD06aSgD7NQAA8EA2Bcfl5uY2ePDgIUOG4KSpBLBfAwAAD2RTsKGmpqbK&#10;ysqvv/46Ozs7JSXl/fffX/57iYmJaWlphYWFFRUV165da0/narU6Li4uViQhISE1NbWgoMBk5/Tw&#10;uXPnDhw48MUXXzRZm0D9ezyVC7VlZWVt3bqVxmclxbVo54x3UtivAQCAB7IpdLDGxsbQ0NCYmJjo&#10;6Gj6m5SUlJGRQSFMp9Ppf+/KlSu1tbUnTpzIzc3dsmXLqlWr2EOYWCNxN9BtNoLQeWlpaUNDg0H/&#10;NTU1xcXFlA5ptJUrV0ZGRkZFRdEkolrQjTVr1nh4eKSnp5t8uGXUOVVOsXjz5s3UudAn/aUJ0Y2N&#10;Gzfu3r07Pz/fZOcXLlxgM56cnBwfH8/mjqVeYR4ZtjSow6VLl+7bt6+5uVnuNdxG2K8BAIAHsil0&#10;DFpfERERFKGCg4OrqqqsynnAiYJ4SEgIRVWKv51uB8F+DQAAPJBNob1yc3MDAwMzMzPlTm6ORavV&#10;0ssAtptcvnxZ7q2gddivAQCAB7IptJFarY6NjV26dClSqYxo4QcEBCxcuFDuzaF12K8BAIAHvnsf&#10;2oiCqdzBDP6tqqpq4sSJubm5cm8RrcB+DQAAPPCbpdBGoaGhcqcy+I/GxsbAwEC5t4hWYL8GAAAe&#10;dFyj44VarZZgWsim9iM3NzcjI0PuSAb/lZmZqfBdBvs1AABwcnJyUqlUEkwI2dR+BAUFyR3GwBCt&#10;FLm3C0uwXwMAACcvLy9/f38JJoRsaido1eD6JwXSarVK3muwXwMAAKe/tJBgQsimdmLZsmVyxzAw&#10;LSIiQu6twyzs1wAAwMnf39/Ly0uCCSGb2omYmBi5MxiYFh0dLffWYRb2awAA4KRSqZycnCSYELKp&#10;PWhsbAwODrZpwDp16lRdXZ1NJ8GUlpZeunRJgglJhlYNrSC5txHTsF8DAAAntVpNhww6rtl6Qsim&#10;9qDVnySdNm3a559/3p6ANXDgwIMHD3KOnJiYWF5ezt+5ePy+ffsWFRVZXV/7WFuwVWjVLFmyRO5t&#10;xDTs1wAAwEmj0dAhQ6fT2XpCyKb2IDo62nI88vX1/fjjj9sTsLKzs6urqzlHdnFx4Q+yBuPLkk2t&#10;LdhaMTExcm8jptFqpf06Ly9P7kIAAEDptFotHTIKCwttPSFkU3sQFRVlORuZzKZ1dXXLli2bOHHi&#10;rFmzSkpK2MAffvhh3rx548ePj4uLo1dIKSkpbHhgYGBpaSndWLhwIW2Xb7755oQJE0zm3cTExO7d&#10;uz///PPULW3HJqdiYXzKpnv27DHuv7GxcfXq1ZMnT3711VdpOzTuJz093d/ff9y4cTNnziwuLt62&#10;bdv69euFe7dv3/7JJ58Yj2ZcgLkJ0YwXFBTQo2jhbN26leYrODiYbsfGxtJDLC9/xWZTyV4EAwBA&#10;Z4fzpmCFtmXTp59++sknn8zIyAgNDe3Vq9eZM2do4OjRoymlZWZmBgUF0cD33nuPjSy8p0/ZceTI&#10;kRs2bNi0aRONsHv3boNuKcD17t2boi3FwZMnT5qcioXxzfVPSXHs2LHUD93l7OxMjxJ3Qqm3T58+&#10;SUlJ2dnZCQkJdC9V269fv8uXL7MRhg8fvnnzZuPRjAswNyEq7L777qNO1q5de9ttt1EqVavVaWlp&#10;gwcPXrduXSfNppJ9eAgAADo7fN4UrNCGbHr06FEKWOfPn2f/PvPMM4GBgYcOHerRo8eFCxfYwEcf&#10;fdRkNqVsxwbOmjVr7ty5xpMT3iI3ORUL45vrv7i4uFu3bkJh4eHhlCDFPezdu9fd3b2yslI8kDIu&#10;RUm6kZWVRSmTcqrJ0cQFWJgQFcZ6I4899tjMmTPZ7ZCQEINijCk2m0p20SUAAHR2uE4frNCGz5tu&#10;3QCV1hsAACAASURBVLqVBgr/BgUFvfDCC8nJyX5+fsLAf/7znyazKUVYNjA4OPj11183npwQ9UxO&#10;xcL45vrftm3bLbfcQl35+Ph4e3u7urqOHTtW3ENDQ8NLL73UvXv3UaNGURBkXymQkJAwZswYujF1&#10;6tQFCxaYG01cgIUJiQt77rnn4uLi2O2VK1dOmDDBeKbEFPs1UpJ9WR0AAHR2+H5TsEKrX25qnE33&#10;7t3bv39/4d/Zs2e/8cYb+/btEw+cOHGiyWwqXKtE2fG1114znpwQ9UxOxcL45vrfv38/jWN5HvUt&#10;H5ZNTU2966672NnZCxcu9OrVKz8/n8LoiRMnzI0mLsDChMSFUTZdvnw5u03Z9Nlnn7VcmGLPm0r2&#10;Ix8AANDZ4XehwAptyKY1NTXCm9Rnzpzp169fWlpaXV3dgAEDVq1aRQNpXXfr1q1t2ZRin0ajMTcV&#10;C+Ob67+2tnbw4MHx8fFsOP3LLmMSnD59WvjkwJw5c4SqKA0PGjRIOPdpbjShAAsTak82jYuLk3sb&#10;MU2yH0cGAIDOTrJDBrKpPeB5T7+LyNSpU2ngnj17XFxc/Pz8evXqNX/+fDZmXl7e3XffTUPGjBkz&#10;efLkoKAgNtyqbLp+/XpXV1dKogkJCSanYmF8c/0XFBQMHz7c09Nz5MiR/fv3T0xMFPewY8eOnj17&#10;3tOCZvb48eNs+FdffUXzm5ycbHk0cQHmJmSX2dTJyUmlUsldBQAAdAKSHTKQTe2ByQuMeDQ2Np44&#10;caK2ttbkvffdd9/GjRvb1jP/VKxSXl5eUlJi8oej6urqvv3221OnTom/0Wnv3r0UOuvr6y2PZtWE&#10;2oBCttzbiAlUGO3UarVa7kIAAEDppDxkIJvag6ysrIyMjA5JUXFxcfPmzYuNjX366af9/Pw678+H&#10;Xr58mebC19f3/fffl7cSWjXZ2dlybyMm6HQ62qk1Go3chQAAgNJJecjgzaZ5eXlUkzIPsUBCQ0M7&#10;JEiVlJSsWLGCetuwYcPFixc7pE9Z1NXVLV68eN26da1+Mb6tLV26VO6tw7SioiLaqdPT0+UuBAAA&#10;lE7KQwZvNsUpFoWLjY2VN4GBObRq5N46TKuvr+/atatiywMAAOWQ8pDBm031+GiaskVGRsqdwcCE&#10;K1eu0KqRe+swy8PD44UXXpC7CgAA6AQkO2TwZtPruKRX2Q4cOLBv3z65kxgYysrKUvKntOlZhp5r&#10;5K4CAAA6AckOGVZkU3wVosItXry4qqpK7jAG/1VdXR0UFCT3dmFJbGxs165d6+vr5S4EAACUTrJD&#10;hhXZFD8ho3CNjY3BwcFy5zH4r4CAAPor93ZhSXZ2Nq5xBAAAHpIdMqzIpvjpbeVr9Uv4QTIZGRk5&#10;OTlybxGtwOVQAADASbJDhhXZVKVSOTk52a4UaCfaaN57773MzEy5Uxn8O5jOnj27U7xXjsuhAACA&#10;kzSHDCuyqVqt7tKli17Z71HCgQMHgoODtVqt3PHMQVVXVwcEBCj/jKkAl0MBAAAnaQ4ZVmRTjUZD&#10;2VSn09muGugolFAjIyNjYmJCQ0M76iejwAJayLSoaYGHh4frO9XrN1wOBQAAnKQ5ZFiRTbVaLWXT&#10;wsJC21UDtrB///4FCxbwX8JfU1NTXFyclZW1efPmlStXRrWIbgfWA2XliIiIFStWJCUlUec0CZqQ&#10;LeOioYaGhtLS0vz8/N27d2/cuJGVxGYtskXbaqNUunjxYnqU3Ou5jXbu3En79eHDh+UuBAAAlE6a&#10;QwbOmzoEilCUwOL4JCQkpKWl0YuQioqKa9eudWAZzc3NV65cOXPmzBdffLF169b4+PgoU8LCwloN&#10;xCYfaG7kmBY0a1u2bKGkfuzYscrKyqamJoPyaGbLysoKCgpSUlJWr14dY0asCE00Nze3AxeR9HDe&#10;FAAAOCnuvCk+bwrS+PXXX+UuwYHg86YAAMBJcZ83xXX6IA28/pESrtMHAABOirtOH99vCtKorKyU&#10;uwRHge83BQAATkr8flP8LhRI4/Tp03KX4Cjwu1AAAMBJib8L5eXl5e/vb7tSAJiamhq5S3AUuBAK&#10;AAA4SXbIsCKbOjk5qVQq25UCwPz0009yl+AocCEUAABwkuyQwZtN9Xp9ly5d1Gq1TasBID///LPc&#10;JTgKXAgFAACcJDtk8GZTnU5H2VSj0di0GgBSV1cndwkOARdCAQAAJykPGbzZNC8vD9dMgDSqq6vl&#10;LsEhFBUV0U6dnp4udyEAAKB0Uh4yeLPpgQMHqCb6a8tiwEEdOnTI29t7165d7N9z586xG87OztOm&#10;TZOvLjuHN0MAAICTlIcMZFNQhJCQEEqiQ4YMoZxaXl7e1NREN2jIzJkz5S7NbuFD5AAAwEnKQway&#10;KShCbW2th4eHt7e3r6/vjh07CgoK6DZlUxoud2n2DF++AQAAnCQ7ZCCbglIEBwd7eXkNGzbMzc2N&#10;bgwcOJCyqdxF2Tl8aTEAAHCS7JCBbApKUVtb6+7u7tzCpQWFVLmLsnP4sTcAAOAk2SED2RQUZPHi&#10;xYMGDWLx9JFHHgkJCZG7IjtHr4DpdbDcVQAAQCcg2SED2RQUpLa2dsCAASyb0g6AD5vamkqlcnJy&#10;krsKAADoBCQ7ZCCbgrKwYDps2DCcNJWAWq2m/Vqv18tdCAAAKJ1khwxkU1AWtxZDhgzBSVMJaDQa&#10;2q91Op3chQAAgNJJdsjA70LJ7Nq1axUVFYWFhWlpaYmJict/j4bQcLqXxqEx29xzQkJCXFxcrMia&#10;NWtSU1MLCgpM9mxcFT18OR/LNbOeabo0dapKXBJNgob4+/sPHDjwjTfe4KxKmC/6d+vWrVlZWceO&#10;HausrGxqarJ2XTggvOYEAABOFALpkEGB0NYT4s2m+AmZDkT5KTw8PLrFqlWrtmzZQuv7xIkTFy5c&#10;0P9ebW0tDc/NzaVxaEwaP0Yk1gjLauxeoefi4uKamhqDnmkIDadKkpKSVqxYEdmC+o+KiqIbK1eu&#10;3Lx5M91r8rGWsZ5putQD9UO9UZ/inmmK5nqmIV988YWnp+eHH34YHx/P5lEIoKtXr05OTqalcfLk&#10;SeNl1dDQUFpamp+fv3v37o0bN9LkIiIi2NRZAYx40YmjLWF3RdtYTJuIe1i6dGlOTk6HbIrYrwEA&#10;gJNkpzN4syl+QqadaF1SVKKQERoampGRYVXaAzBAm1BYWBjlaQrf7Xma0GO/BgAAPorLptfxEzLW&#10;u3z58vWWdRkcHLx371658wzYoStXruzbty8wMFDf1g+nY78GAAAeSsym+AkZay1atCggICAzM1Pu&#10;AAN2rqqqasmSJexDt9ZupdivAQCAhxKzKX5Cxiq08iZOnEihQe7cAg6EEqreyhOo2K8BAICHErMp&#10;fkLGKsHBwY2NjXJnFXAs9FooKCjIqg0V+zUAAPBQYjbFT8jwozWn1WrlDirgiPbv32/VEwf2awAA&#10;4KHEbIqfkOEXEREhd0QBx0WbH/+2iv0aAAB4KDGb4idk+EVHR8udT8BxxcbG8m+r2K8BAICHErOp&#10;VqulmgoLC21XjX1obm4ODQ2VO5+A4woLC+PfXLFfAwAADyVmU5xf4ZSVlYVv1wcZ0ebH//PC2K8B&#10;AICHErMpPpfGg5bPokWLJMgfp06dqqurk2BC0BmxjZBni8V+DQAAPJSYTXE9L4+QkJBWv9N02rRp&#10;Tz31lJAs9+zZM336dGvDx8CBAw8ePGjtoxITE8vLy203/osvvnjy5MmwsLDPP/9cGKjVap955pnB&#10;gwcPGzaM5v3QoUNWVNzuqmiKo0Xmzp3bzqmbK8PkvMuFNsLQ0FCeLRb7NQAA8FBiNsX3IPKIiYlp&#10;NTf4+vrefPPNsbGx7N/169ffc8891oaP7Ozs6upqax/l4uJiVaK1dnzaQo4ePTp16tSPP/6YDdm8&#10;eXO3bt2WLVt27Nix0tLS+Ph4ynDWFd2+qmhpz5s3L+OG9idjc2UYz7u8OH8jCvs1AADwUGI2xe/H&#10;8OC5Qp/S0syZM++8884ffvhBL8qmycnJr7zyyjPPPPPee++VlZWxkbdu3bpx40bhsTt27GDRJzAw&#10;kKIe3aBOKHuNHz8+Li5Oo9GkpKSwMY17S0xM7N69+/PPPz9r1iz29auNjY2rV6+ePHnyq6++Slub&#10;QZ3G49fV1VHKnDhxIg0pKSkxnjWDfHbp0iVnZ+eoqCjxOJcvX6a/CxcuzM/Pf/PNN1944QVzlZhc&#10;IAZVWZ4FtrSNw6K5pWquN6q2sLCQqp0wYQIb03jhWMim9HBKsf/4xz8mTZpEYV0YbnIGza3QVufU&#10;AGc2xX4NAAA8lJhN8bvbPDjPm27atOnxxx+nfKkXZdPw8HAKIllZWZRUhg0bVl9fr2+5rsXV1bWh&#10;oYE9duTIkevWrdOL3tMfPXo0JaTMzMygoKBevXrRY9mYxr0VFBT07t2bEs/27dtPnjxJ41DKGTt2&#10;LE1iw4YNFCJpBHGdxuM//fTTTz75JI0fGhpK0zpz5oxxHqqoqKBExU5P5ubm0nZ87tw544XQt29f&#10;Pz+/Tz75JC0tzVwlJheIQVWWZ4Etbern6A3sXXhzS9Vcb1QtjUMDacXRjO/evdt44RjMu8HMUv2U&#10;SuleFxcXIRabnEFzK7TVOTVAtfFssdivAQCAhxKzqZOTk0qlsl0p9kF4p94Clk0pW9x+++2UZsTv&#10;6V+6dKm0tPT48eOUYI4cOaJvOVvm5ua2a9cuuk1D6CG1tbX6G9mUYlCPHj0uXLjAHv7oo48KUcZk&#10;b+K3oYuLi7t16yY8lnISpR+DUsXjU7C77bbbzp8/z/595plnWLa2YMuWLTQJk3dRXKNg2molxrMg&#10;ropnFmhp0/i+N7AT2yaXqoXeqNqkpCR2e9asWexDq/wfLaCHr1mzht1OTEy8//77hbsMZtDcCuWZ&#10;UwOc33KK/RoAAHgoLpvSoY4KUqvVNq3GDvBnU7oxadKkt956S8imCxYsoIBCceSJJ56ggLJnzx42&#10;/uLFi6dMmUI35syZ89prr7GBLJsmJyf7+fkJPf/zn/8UsqnJ3sRxatu2bbfccgsV4+Pj4+3t7erq&#10;OnbsWINSxeNv3bqVRhbuCgoKYm/HW5Cenk6bjZCoxCiuCWf+zFViboEIVfHMgsn39E0uVQu9UbXC&#10;2dDg4ODXX39db2U2FcbMz8/v2bMnu208g+ZWKM+cGuA5b6rHfg0AAHwUl011Oh0VpNFobFqNHeB/&#10;T59uHD9+vHv37kuXLqVseuTIEeETqKR///7srJ7+xjmzyspKZ2fn7OxsNpBl03379tGYQs8TJ05k&#10;UcZcb+I4tX//fvrXcqni8ffu3Sue1uzZs9944w3LD6+qqrr11lspbxnfRXGtqKjIQiUWFohQFc8s&#10;mMumxkvVQm/iaimbsixrVTYViqe87ubmZm4Gza1Qnjk1wPN5U+zXAADASXHZtLCwkArSarU2rcYO&#10;WHXelFDK6dOnD2VTWtmUYNj79Z999hktbSHN6Fs+g/jss88OHTpUGMKyaV1d3YABA1atWkVDqAcK&#10;WyzKmOvtrrvuoiDCeqB7Bw8eHB8fL/xLcc2gVPH4NTU11Ce7lOfMmTP9+vVjHxW1bP78+TQV4RQp&#10;TSI8PFz/+7RnshILC0SoimcWzGVT46VqoTeT2VS8cCyjh1PKbGzx97//fcaMGXoz68jcCuWZUwM8&#10;503z8vJouvxf1A8AAA5LcdkU51c4WZtNT58+fdttt1E2pdQyfvx4FxcXuk03fHx8xNk0MTGRln9Y&#10;WJgwRLgWiuLF3Xff3atXrzFjxkyePDkoKEjf8nlKk72tX7/e1dWVYmVCQoK+5bqi4cOHe3p6jhw5&#10;sn///jQVg1INxt+zZw/16efnR5Oj0NnqnJKGhgYq6Y477qB+aEL08LVr1+p/n/ZMVmJhgYiranUW&#10;aGl3EaFAaWGpmuvNZDY1WDgW0MMpj3p7e3t4eDz44IMVFRV68+vI5Aq1UJs5PNlUsicaAADo7BSX&#10;TfX4XBofCi6WE4Nlp06dopcBbX74fffdJ/5qJM7eysvLS0pKLl26xDMJSlQnTpxgZ/v4Xb58+dtv&#10;v6Ugbm0ltpgFiXvT34i2lZWVNDsGd1meQYMValVtISEhrW6uyKYAAMBJcdn0Oq7n5ZOTk5ORkdG2&#10;BNM2cXFx8+bNi42Nffrpp/38/DowUUFHMThJbFmHrNDMzMzc3NxWN1dkUwAA4KTEbIrvQeQUEBDQ&#10;hjDRZiUlJStWrAgNDd2wYcPFixelnDRwWrZsmfDV+q3qkBW6ePFinm0V2RQAADgpMZvi92M4ZWVl&#10;SXzqFECMNj+ek6bXkU0BAICbErMpfnebX2hoqNz5BBzX0qVLOTdUZFMAAOCkxGyqUqmcnJxsV4o9&#10;4blaH8BGOH+t9DqyKQAAcFNiNlWr1VQTHflsV43dCA8Pr6qqkjuigCOqqamhzY9zQ0U2BQAATkrM&#10;phqNhmrS6XS2q8ZuUERYuHCh3CkFHFFgYKCe+wUksikAAHBSYjbVarVUU2Fhoe2qsSe4Igqkl5mZ&#10;adWzBrIpAABwUmI2xXlTqzQ3N7/77rt4Zx8kQ6+F3n777fr6ev6tFNkUAAA4KTGb4vOm1qJlFR4e&#10;HhsbGxoainOoYDv0EmjRokU5OTnWbqLIpgAAwEmJ2RTX6bdHVlbW4sWLkVChY129epU2raCgIH2b&#10;XjQimwIAACclZlN8v2n7ZWdnBwYGdlRCrampKS4upmiyefPmlStXRraIioqivxEREStWrEhKSqJ7&#10;aRwas209Uw/UT0SLZS00Gs3XX3/dIfXzTJfNUXRr2DifffbZ7t278/PzS0tLGxoaeGaKLat2Lq4O&#10;mWW2EqNatDq/mZmZtC6WL19O9bfnaQLZFAAAOCkxm+J3oTpKbm4u5Y+4FrGtiTNCiYTdSEhISEtL&#10;KywsrKiouHbtmsFUrly5cubMmS+++GLr1q3x8fEswAnMhZ6YFqtXr05JScnLy6MeqJ/m5mbWJ93Q&#10;6XSpqak0DusnOTn522+/vXr1qhC2amtrT5w4QSmcwtYHH3xgcnJRRlgGXbVqFVWr1WrZdK1aqk1N&#10;TZWVlZSbKedRVbSUaOnF3EC316xZQzNFybWsrMy4c1qAtBhpYdIiTUxMNFjUQlfi+g1yM5sKW2XL&#10;zTNYmzQtCyvRpHbmUTFkUwAA4KTEbOrl5eXv72+7UqAz+u6773bs2CEkOdKGsGXgt99+6/A6wSRk&#10;UwAA4KTEbOrk5KRSqWxXCgCjx/V2UkE2BQAATorLphQXqCC1Wm3TagDI999/L3cJjgLZFAAAOCku&#10;m+p0OipIo9HYtBqA6y2fE5C7BEeBbAoAAJwUl00LCwupIK1Wa9NqAEhNTY3cJTgKZFMAAOCkuGyK&#10;86YgmZ9//lnuEhwFsikAAHBSXDbF501BMsimkkE2BQAATorLptdxnT5I5eLFi3KX4CiQTQEAgJMS&#10;sym+3xSkUV1dLXcJjgLZFAAAOCkxm+J3ocBGDh065O3tvXPnTvbv2bNn2Q1nZ+epU6fKVpYDQDYF&#10;AABOSsym/v7+Xl5etisFHFlISAglUTc3N8qp5eXlTU1NdIOGzJo1S+7S7BmyKQAAcFJiNlWpVE5O&#10;TrYrBRxZbW2th4cHvfjx9fXduXNnQUHB0KFDKZvScLlLs2fIpgAAwEmJ2VStVlNN+D1JsJElS5ZQ&#10;HvXx8XFzc/P09BwwYABlU7mLsnPIpgAAwEmJ2VSj0VBNOp3OdtWAI6utrXV3d3du4dKCQqrcRdk5&#10;ZFMAAOCkxGyanZ1NNeXl5dmuGnBwgYGBgwYNYvF01KhRISEhcldk55BNAQCAkxKzKQ5jYGu1tbXs&#10;rXzi5eWFD5vaGnZqAADghGwKDooF0+HDh+OkqQSwUwMAACdkU3BQbm5uQ4YMcXd3x0lTCWCnBgAA&#10;Tsim9uPatWsVFRWFhYVpaWmJiYnLb4iLi6O/NISG0700Do3Z5p4TEhKow1iRNWvWbNu2raCgoLy8&#10;3Lhn46pYPZbx1Mx6pummpqZSDeKS6OFUp+XHvvvuu4MGDZo0aZJQlTBfwhyVlZVdvXrV2hUBxrBT&#10;AwAAJ2TTzkqv14eHh1OQiomJiW6xatWqLVu25OTknDhx4sKFC/rfq6mpoeHZ2dk0Do3JHhLze7FG&#10;2HDWMz22uLiY+jHumYZnZWUlJSWtWLEiskVUVBS7sXLlys2bN9O9Jh9rmdAz9UD9GPRM06IpmuuZ&#10;hpSUlLD5jY+PZ3MnpE8a8tFHH3l6eubl5ZlcVuI5imjBJk2ib7C80KIlEcPBILULLL88UKvVwusE&#10;YbmJZy00NLSxsZFzc8VODQAAnJBNO6Xc3NxFixZVV1dbFfUAOlBVVVVwcDCFVArure6t2KkBAIAT&#10;smknQ6k0MDAwIyND7mQC8F9arXbZsmXLly8PDw/Xm/rVDOzUAADACdm0cygsLMzJyUEqBYWrqalZ&#10;uHCh3iieYqcGAABOyKadw6xZs5BKoVOoqqpaunSpwQaMnRoAADghm3YOoaGhckcOAF7h4eEGG3Be&#10;Xh7t1NnZ2bLsPgAA0IlIdshANm07Wj04aQqdSGZmZm5urngb1ul0tFNrNBq5diIAAOgsJDtkIJu2&#10;3eLFi+UOGwDWMTh1SkNop1ar1XLtRAAA0FlIdshANm2j3NzczMxMuZMGgHWioqIMtmQnJyeVSiXL&#10;TgQAAJ2LNIcMZNM2Yl/KA9C5BAcHNzQ0iLdkLy8vf39/ufYjAADoRKQ5ZCCbtlFUVJTcMQPAalVV&#10;VQEBAeIt+S8tZNqNAACgM5HmkIFs2hYNDQ3BwcFyxwxF+L5FOzs5depUXV2d8W3LLl68ePbsWcu9&#10;8Qy3SofMr+3odLpWxzG4IopeAdPrYBn3JgAA6CykOWQgm7ZFUFBQVVWVhcP/tGnTRovMnTvXwsiJ&#10;iYnl5eXWphAJ8BT2zjvvvPfee+3sZODAgQcPHjS+bdns2bNXrlxpPBVxD+aGt1mHzK9VrOrwb3/7&#10;G8/HoMPCwoSNWaVSOTk5ybg3AQBAZyHNIQPZtC1afUPf19d33rx5GTccOnTIwsguLi7tz0y2wFNY&#10;q1mNp5Ps7Ozq6mp2mzNBnj59mnq+dOmS8VTEvYmHS5NNO3xtWtXhrl27Ro0a1epo0dHRwsasVqtp&#10;v9ab+kVTAAAAMWkOGcimbcGTTT/++GPj4QsXLiwsLHzzzTcnTJjARkhMTOzevfvzzz8/a9YsrVZL&#10;QxobG1evXj158uRXX32VlrbwwPz8fHrgCy+8YNCnyfG3bt26ceNGYZwdO3awyZnr3KAqk4UJLly4&#10;QA8ZP348RZy33npLyGrGnRt3kpyc/MorrzzzzDP0qLKyMvbAwMDA0tJSdltIkOnp6f7+/uPGjZs5&#10;c2ZxcbHBXIeGhs6YMcNkqUJvBsPF2dTkcjDH5PyanBGDKVo1FZMjG3TY0NBA40yZMuW5555bs2aN&#10;cSc0Qr9+/b788kvL04qJiRE2Zo1GQ/u1TqeTcYcCAIBOQZpDBrJpW/Bk0/Dw8KM3CO/J9u3bd+TI&#10;kRs2bNi0aVOvXr12795dUFDQu3fvuLi47du3nzx5ksahaDJ27NiMjAwazdnZmUZgD/Tz8/vkk0/S&#10;0tIMpmVyfPrX1dWVkgobhya6bt06C50bVEUDjQsTPP744xMnTszMzFywYEHPnj2FbGrcuXEntFhS&#10;UlKysrLoUcOGDauvr9ebek+/pKSkT58+SUlJ2dnZCQkJrE6xP//5z2yOjEsVejM33NxyMMfk/Jqc&#10;EYMpWjUVkyMbdDh16tSHH36YbtNokZGRJvuhFxiUoS1MSP/7bEpLmPbrvLw8GXcoAADoFKQ5ZCCb&#10;tgVPNnVxcfG9QcgKlAIpb7Hbs2bNYp9DFb9pW1xc3K1btwsXLrB/KQBRZGEPpGBqPCFz4zc2Nrq5&#10;ue3atYtuHzly5Pbbb6+trbXQuXFVejPvJn/55Zfdu3evqalh/1JUYlnNXOfGnVy6dKm0tPT48eN0&#10;F9WmN5VN9+7d6+7uXllZaW4J33nnnbSHCP+ae+/e5HBzpZpkbn5Nzoh4ilZNxcLIQofffPPNrbfe&#10;WlFRYa4T5t1333399dctjyN+Tx/7NQAAcJLmkIFs2hatnpcy954+pUDhs6fBwcEsQ4jz07Zt2265&#10;5RZ6uI+Pj7e3t6ur69ixY9kDTZ51Mzc+Wbx48ZQpU+jGnDlzXnvtNcudG1elN5NNk5OT77rrLuHf&#10;GTNmsKxmrnODThYsWEBDHn300SeeeKJHjx579uzRm8qmDQ0NL730EoXCUaNGxcTEGF9fT4/Nz88X&#10;/rUqm1pYaMbMza/JGRFP0aqpWBhZ6DAlJYXuNdeDYOHChVOnTrU8DrIpAAC0AbKpcrUnmxYVFbHb&#10;lAJZZBTnp/3799O/lh8oZm58/Y1TcZWVlc7OzuwUI0/nQlV6M9k0MzOTQp7w7+TJk1lWM9e5uJMj&#10;R47ceeedP/zwA/u3f//+7Myuuev0aczU1FSKhoGBgQbdenp6fv755yan0mo2tbDQjJmcX3MzIp6i&#10;VVOxMLLQYVZWFq2pVruilxaWr9bSI5sCAECbIJsqV1hYmOVjv1XZlLKXRqNhA2trawcPHhwfHy/8&#10;yy4DMpdNzY3PjB49+tlnnx06dCh/5+JsKi5MUFNT06dPnx07dtDt0tLSHj16sCRkrnNxJ7Tx0LTo&#10;Lrr92Wef0eZkLpuePn36/PnzbIhw3lds2rRpS5cuFf4VT0Xcm8nh5kpNS0vbsmULz/yamxHxFC2s&#10;GuMJWRhZ3CHNgjCO8N2u69aty8jIELq67777jOfCALIpAAC0AbKpQtES2Lt3r+VjP2XTLiLCm8Im&#10;U+D69etdXV379euXkJCgb7n8Zfjw4Z6eniNHjuzfv39iYqLefDY1Nz5Dt2nq4iTdaufibGpQmCA1&#10;NbV379733nsvdTVu3DjhLJ3JzsWdNDY2jh8/3sXF5Z577qEbPj4+5rIpZcGePXve04IW5vHjxw3m&#10;mkZ45JFHhH/FUxH3Zm64yVIp7/7zn/80XsLG82tuRgymaG7VmJyQuZHFHdK25+HhQS82aIuiFXzW&#10;2AAAIABJREFUFx5shDFjxsyfP5/d1ul0lKRZaLYA2RQAANoA2VShIiMjQ0NDLR/726+8vLykpET4&#10;/s6OHd/azo3RY7/55pvLly+3ofNTp07x/HxRXV3dt99+SyNTEDS+lwb6+fmZy+ucDEr19vb+6quv&#10;TI5pcn45Z8R4gViYEM+qoYnSpE3eFRgYuHDhwlZLCgoKErZn7NcAAMAJ2VS59u/fL34XFWSRnZ29&#10;adOmjuqtvr4+OTm5o3qTa0IBAQHCp2DNoU2XFp2wMWO/BgAATsimytXc3CzBqVMAW1i0aJF4Y8Z+&#10;DQAAnJBNFa3VS/UBFCgjIyMrK0u8JWO/BgAATsimirZs2TK5YwaA1UJDQw22ZOzXAADACdlU0Wg5&#10;ZGZmyp00AKwjvkJf2JKxXwMAAA9kU6ULDw+XO2kAWKGqqiosLMxgM8Z+DQAAnJBNlS4iIkLusAFg&#10;hQULFtBfg80Y+zUAAHBCNlU6WhRarVbuvAHAJSMjY//+/SY3Y+zXAADAA9lU6err6+fMmYNPnYLy&#10;VVVV0bba1NRkvBljvwYAAE7Ipp0DLZDg4OBWf8UUQHoZGRmhoaHR0dHsd2vNbcDYrwEAgAeyaWdC&#10;iyUiIiI8PBynUUEJaDsMDAzMycnh2XSxXwMAAA9k006Jlk9QUJD4NGpNTU1xcXFWVtbmzZtXrlwZ&#10;1SI6Opr+RkZGrlixIikpie6lcWhMGdOMmEHNkS2oZnajPTULPVMP1E9EC+qT3bDd0jCeLk2UrQjL&#10;aJwPPviAloO5qszNEUMP37hx4+7du/Pz80tLSxsaGjpwpkyqrq4OCAjIzc3l32KxXwMAAA9k006M&#10;llJMTEx4eHhcXFxCQkJaWlphYWFFRcW1a9cMxqQh5eXlFFxSUlJWr15NjxIHo5gbYm+Iu4H9y+4V&#10;BymBcT+xInFGlrdgtxMTEy3UfPXq1bKysry8PKo5Pj5ePF1zCU+YEZpHehQ99syZM1euXGlubha6&#10;pdsUrWi4VqvdunXrqlWrWHwX57xWJ2S8HNgDqU7q84svvmDTtWpt0hKg5UBLIzU1ldamsAzZImVz&#10;RGuQlolxz01NTZWVlV9//XV2djaN9v777y+/wWA9mluDwooTVpNarV5uHo2vN/P2vUnYrwEAgBOy&#10;KTio3377Te4SHAiFZtqv6dWC3IUAAIDSSXPIQDYFxbHqtB+0k0ajof1ap9PJXQgAACidNIcMZFNQ&#10;nO+//17uEhyIWq2m/RqvBwAAoFXSHDKQTUFxvvvuO7lLcCAqlcrJyUnuKgAAoBOQ5pCBbAqKc+HC&#10;BblLcCD+/v5eXl5yVwEAAJ2ANIcMZFNQnJ9//lnuEhzIX1rIXQUAAHQC0hwykE1BcX766Se5S3Ag&#10;9AqYXgfLXQUAAHQC0hwykE1BcS5evCh3CQ7EyclJpVLJXQUAAHQC0hwykE1Bcaqrq+UuwVHo9Xra&#10;qdVqtdyFAACA0kl2yEA2BfkdOnTI29s7LS2N/Xv27Fl2w9nZGW8325ROp6OdWqPRyF0IAAAonWSH&#10;DGRTUISQkBBKom5ubpRTy8rKmpqa6AYNeeutt+QuzZ4VFhbSTq3VauUuBAAAlE6yQwayKShCbW2t&#10;h4eHp6enj4/Pzp07CwoKhg4dStmUhstdmj3DeVMAAOCE86bgcJYsWeLt7U2R1M3NjUKqq6srZVO5&#10;i7Jz+LwpAABwwudNweHU1ta6u7s7t+jfvz9lUwqpchdl/3CdPgAAcMJ1+uBwAgMDBw8ezOLp6NGj&#10;Q0JC5K7I/uH7TQEAgBO+3xQcTm1t7YABA1g2pR0AHzaVAH4XCgAAOOF3ocARsWB611134aSpNKT5&#10;cWQAALAD0hwykE1BWdzc3Nxb4KSpNFQqlZOTk9xVAABAJyDNIQPZtFOqq6srLi7WarUbNmxYfkNc&#10;XBz9TUxMTEtLKywsrKiouHbtmlXd0vj0KHpsamrqmjVrYmNjY2JiYm9Yt27d3r17v/nmG5q6uQfS&#10;pBMSEuJaLG8NG4dmgWaEZod1GxISQvF0wYIFrNvy8vKCgoJt27axegT0WJqQhTk1WEQ0vvBY6iol&#10;JYW6LSsru3LlSjvWgz1Qq9W0X+v1erkLAQAApZPmkIFs2gnQMo+MjKSYGN0iKirqo48++vzzzw8f&#10;PkyxTP97NTU1JSUl2dnZGo1m1apVNDI9JMZI7O+xzmn8zZs3Z2VlUaqjfgx6pmkVFRXt2LFj7dq1&#10;ERERVBJ1Htli5cqVSUlJ5h5ombhb6iowMJCyKf2l2ytWrLDQLZvTnJycLVu2xMfHs5liGZRuf/zx&#10;x7t27aJFdPbsWeMHUofULXVOk4howWaHLS7G3IISVoSwOgweyC8sLIzKkHfrou2E9mudTidvGQAA&#10;oHzSHDKQTRWNlvaSJUv27dtnVdqDTiQjIyM0NJTybnh4uF6Ok5f0Mob267y8POknDQAAnYs0hwxk&#10;U4WimBIYGKjVauXOTiCR6urqgICA3Nxcibc07NcAAMBJmkMGsqniRERExMTELFmypKqqSu68BFLL&#10;yMgICwuLjY2NjIyUZnvDfg0AAJyQTR0RLd7MzEy5AxLIb+/evdLsa9ivAQCAE7KpIwoODpY7FIFS&#10;RERESLDJYb8GAABOyKYOh5YtPmAKgpiYGGm2OuzXAADAA9nU4URERMgdh0BBQkNDm5ubbb3VYb8G&#10;AABOyKYOJyYmRu44BAqSkZEhwbefYr8GAABOyKaOhbIIPmwKBhYuXKi38ZeeYr8GAABOisum+I5u&#10;mwoICMCXRoEB2iSCgoJsuuHt3buX9uuCggKbTgUAAOyANIcMK7IpftvQduT66qhTp07V1dWZu7e0&#10;tPTSpUtS1iOX71u07bGWl2H7ZWVl2fQVamxsbNeuXevr6203CQAAsA/SHDKsyKZqtZqyqV6On1W0&#10;e0uXLm01oxw7duzvf/+7u7u7p6fnU089lZ2dbWHkxMTE8vLyVocPHDjw4MGD5jrp27dvUVFRq4VZ&#10;mJzlu5TjnXfeee+999r2WMvLsP2uXr26cOFC2217L7zwgoeHh+36BwAAuyHNIcOKbKpSqZycnGxX&#10;iiOLi4uzHFAuXbo0YMCA+fPnnzp16sSJE59++umePXssjO/i4mIyMBkMp4BbXV1trhP+bGpucpbv&#10;Uo72ZFPLy7D9MjIybPpDpvQsQ881tusfAADshjSHDCuyqb+/v5eXl+1KcWStZtOjR4926dKltrbW&#10;YHhjY+Pq1asnT5786quvHjhwgA1MTEzs3r37888/P2vWLPEXphoPDwwMLC0tpRsNDQ3Uz5QpU557&#10;7rk1a9aw8YVsevHiRRqTQpLJKZqbnMFd4eHh69evF+7avn37J598om+53IfC6z/+8Y9JkyZt3rzZ&#10;8qylp6fTdjhu3LiZM2cWFxcbL6jk5ORXXnnlmWeeoaxZVlbGBtIkCgsL33zzzQkTJnz88cds4IUL&#10;F2j4+PHjo6Oj33rrLZPZ1FxtNDw/P586pF1UWIYmF6PJueCZEcGiRYtst+HV19d37do1NjbWdpMA&#10;AAD7INkhw4ps+pcWNqvEobWaTaurq3v06DFjxoy8vDzaOIThlHjGjh1LqXHDhg3Ozs4FBQU0kP72&#10;7t2b+qT8d/LkSWFk4+HC+9FTp059+OGHaTh1FRkZycZn2bSysnL06NFvv/02xSyTUzQ3OYMpbtu2&#10;rV+/fpcvX2Z3DR8+nKU9msqwYcPotkajcXFx2bhxo7lZKykp6dOnT1JSUnZ2dkJCAptZA5SAU1JS&#10;srKyKGtSt2xZ0SRGjhxJ/WzatKlXr167d++mgY8//vjEiRMzMzMXLFjQs2dPk9nUXG003M/Pj7J1&#10;Wlqa+D1948VocgXxzIjApudN2QWO9NdG/QMAgN2Q7JBhRTb18vLy9/e3XSmOrNVsSvbv3//oo4/+&#10;8Y9/vOOOO1555ZVz584VFxd369btwoULQiyjJMRuc76nz3LVN998c+utt1ZUVBgnMwqUFM6E8sxN&#10;kfM9fQqILI9SdqSgxnIqTUU4U5uYmHj//febm9DevXvd3d0pK1teUJcuXSotLT1+/DhN+siRI2wS&#10;FATZvbNmzZo7d+6XX37ZvXv3mpoaNpACpblsalwbG85O+upF+d54MZpbXJwzIggODrbRhocLoQAA&#10;gJNkhwwrsqmTk5NKpbJdKY6M1jdnTKGg8/nnn/v6+o4fP56C4y233EK3fXx8vL29XV1dx44dy0az&#10;KpumpKRQD8YjUwK7/fbb3377bWGIuSlyZtOEhIQxY8boW84vLliwQJiKMEJ+fn7Pnj3NTaihoeGl&#10;l16iTDlq1KiYmBiTV8dTtzRFCvFPPPFEjx492KdyaRKHDh1iI1DOe/3115OTk++66y7hUTNmzDCX&#10;TY1rY8OFk51CNjVejOYWF8+MCDIyMmx3nT4uhAIAAE6SHTJ4sykdI7t06aJWq21ajcOy9hehNm7c&#10;SPFo//79lMNMjmBVNs3KyqLejEemgZ9++qn4vWxzU+TMphSse/XqRSGPYtmJEyeEqezatYvdTk9P&#10;d3NzszAh8sMPP6SmplKyDAwMNLjryJEjd955J43A/u3fvz/rWXxRF2XT1157LTMzk+ZdeODkyZPN&#10;ZVPj2gw6FLKp8WK0MBeWZ0SMhXgbbXi4EAoAADhJdsjgzaY6nY6yqUajsWk1DqvV9/RPnz5NC7+h&#10;oYFuX758+eWXXx49enRtbe3gwYPj4+PZOPSvcFUNJR4a37gfg+EsV9ED6YbQz9mzZ9kNlsCOHj06&#10;YMCADz/8kE3C5BTNTc74rtmzZw8aNEg4v8umMnHixMYWf//732fMmGFuQrQQzp8/z4bMmTOHIqbB&#10;tA4cOEC9sSvGPvvsM9pizWXTmpqaPn367NixQ9/yNa49evQwl02Na9ObyabGi9Hc4mp1RsSqqqrC&#10;w8NtsdXhQigAAOAk5SGDN5sWFhbSkV6r1dq0GofVajY9derUiBEjunfv7uvr26tXr5EjRx47dkzf&#10;crHR8OHDPT09aUj//v0TExPZ+OvXr3d1de3Xr19CQoK4H4PhQq6iVEevh4YOHUpRklKvQQL79ttv&#10;3dzcVq5caW6K5iZnfNdXX31FG1JycrI4/1Hm8/b2pgIefPBB4fOaxhOiKNmzZ897WtByOH78uMG0&#10;KEGOHz/excWFRqAbPj4+5rIp3UhNTe3du/e9995LUxk3bpy5bGqyNpPZ1ORiNLm4Wp0RAzZ6v+Lw&#10;4cO0Lnbu3GmLzgEAwJ5IecjAeVNFoMBkOZ0w1dXVX3/99blz5wyGl5eXl5SUtP83nGgtUwjmGbPN&#10;U9y7dy9FVfFXDQjfBmBy0gYTqquro6BMY7IvDTCJ7qUZ4SmGuv3mm2+Erw4wZrk2c4wXo/Hi4pkR&#10;QWhoqC22Opw3BQAATko8b6rH501tKTc3l317qB2jCEjbtK+v7/vvvy8ezv8N/9JTQm2ZmZm2uxYK&#10;nzcFAABOivu86XVcp29jixcvljcD2VpdXR3N47p16wzOFC5btkz4knylUUJtQUFBttvqcJ0+AABw&#10;Utx1+tfx/aY2lpOTY/enTsFaNj1peh3fbwoAANyU+P2m+F0oWwsLC5M7C4GyBAYG2nSTw+9CAQAA&#10;JyX+LpS/v7+Xl5ftSgH+b+AHR2DTXytlcDkUAABwkuyQYUU2ValUTk5OtisFwsPDhe+NBwgLC5Ng&#10;q8PlUAAAwEmaQ4YV2VStVnfp0kVvs5+oAVq2AQEBciciUIply5ZJsNXhcigAAOAkzSHDimyq0Wgo&#10;m+p0OttVA7m5uZmZmXKHIpCfra+CEuByKAAA4CTNIcOKbKrVaimbFhYW2q4aoPX99ttv44J9B0fB&#10;9J133pEmL6anp9N+XVRUJMG0AACgU9u5cycdMg4fPmzTqeC8qRLl5uaGh4eHhYUhpDqOqqqq4ODg&#10;6OhoWvW2vgRKDPs1AABwUtx5U3zeVHrZ2dmLFy9GQrV7tIoXLVrU2Ngo/TaG/RoAADgp7vOmuE5f&#10;Ljk5OYGBgRJ8DrWmpqa4uDgrKyspKWnFihWRkZFRUVHRZsS0oBs0zgcffLB582Z6ID2cOrHcbURE&#10;BOs5ssWHH364Y8eOoqKiiooKW8+guB7K/VTzqlWrLMyjeGYt3MvmheZr7dq11s4LrVZauVKeKDWA&#10;/RoAADgp7jp9fL+pvA4cOEAxKC4uLjY2VsiF4mzEAp+g1bzFHigePz4+PiUlJT8/v6ys7Nq1a/y1&#10;0ciUxgoLC1NTUxMSEmJ/b82aNdu2bSsoKDDZbV1dHSVFrVa7YcOG5S2oGPob14L1IMyswdzRcDYC&#10;jckeq75huSlstMTExLS0NKqWarZqNltVW1v7zTffZGRkfPLJJ+KCzS1/WmXSXPBkAfZrAADgocTv&#10;N8XvQoE0fvvtN7lLcCDYrwEAgIcSfxfKy8vL39/fdqUAMHp89lFC2K8BAICHZN85aEU2dXJyUqlU&#10;tisFgDl37pzcJTgQ7NcAAMBDst9q4c2mer2+S5cuarXaptUAkO+++07uEhwF9msAAOAk2W9c82ZT&#10;nU5HxzCNRmPTagCut1xRJHcJjgL7NQAA8JDsQqjr/Nm0sLCQjmFardam1QCQX375Re4SHAX2awAA&#10;4HH48GE6XuzcuVOCaeG8KSjOTz/9JHcJjgL7NQAA8FDieVN8Lg0kc/HiRblLcBTYrwEAgJPiPm96&#10;HdfzglSqq6vlLsGBYL8GAAAeirtO/zq+BxFs5tChQ97e3tu2bWP/nj17lt1wdnaeMmWKbGU5BuzX&#10;AADAQ4nfb4rfjwHbCQkJoSTq5uZGObWsrKypqYlu0JC3335b7tLsHPZrAADgocTfhcLvboPt1NbW&#10;enp6uru7+/j47Ny5s6CgYOjQoZRN8X1Stob9GgAAeEh2OZQV2VSlUjk5OdmuFHBwISEhFEw9PDzc&#10;3Nzor4uLC2VTuYuyf9ivAQCAkzSXQ1mRTdVqdZcuXfBb52AjtbW17u7uzjcMGDCAQqrcRdk/7NcA&#10;AMBJmsuhrMimGo2GjmE6nc521YCDCwoKojzKsumjjz4aEhIid0X2D/s1AABwkuZyKCuyqVarpWNY&#10;YWGh7aoBB1dbWztgwACWTYcOHYoPm0ogPT2d9uuioiK5CwEAAKXbuXMnHTIOHz5s06ngvCkoCwum&#10;I0aMwElTaUj2nSAAANDZKe68KT6XBhJgF0K5u7vjpKk0JPsuZQAA6OwU93lTXM+rQNeuXauoqCgs&#10;LExLS0tMTIxrsXz5cvZ3w4YNWq22uLi4rq6uzd0mJCRQb7EtYmJi6O/q1atTUlLy8/PLysquXr1q&#10;7rGpqansseYsF2FDaHx/f/9BgwbNmjWL+jHuuby8vKCgYNu2bWvWrBGXROixVC1Nl6Zu8rEGCypW&#10;hHqjOcrLy6M5unLlSlNTk7UrovOS7DfoAACgs1Pcdfr4HkQlaG5u3r9//9KlS6Ojo6Oioj744IPN&#10;mzdnZWVRAK2pqdH/HqWxw4cPf/755x999BGNHH1DjBEhpdFtGmHVqlUajSY7O9tktzSEhtNEk5KS&#10;VqxYEdGC+o9sQUNouLmSLKPxDx486OnpSfGR+mEdsp5pEpZ7ZlVRzVQ51c9mimVQuh0fH79ly5ac&#10;nJySkhLOORKmbrzoxLmWDYkWiTJPGIceSJ0fOHBA3s1Jsi+rAwCAzk6J32+K34+REYUYSkuUgUJD&#10;QzMyMqwKfKBMV65c2bdvX2BgoF6+z8lI9iMfAADQ2Snxd6Hwu9uyaGxsXLRoUWZmptxRCmyiqqqK&#10;1q9c6RAXQgEAACfJDhlWZFMnJyeVSmW7UsDAsmXLYmJigoODKb7InaDAtjIyMsLCwmi3j4iIkHIb&#10;w4VQAADASbJDBm82pcNnly5d1Gq1TasBQW5uLs6VOiBa6VJ+CBUXQgEAACfJDhm82VSn01E21Wg0&#10;Nq0GBEFBQXLHJJAHrXpptjFcCAUAAJykPGTwZtO8vDxcMyGZAwcO4KSpw9JqtdKcOi0qKqKdOj09&#10;XYJpAQBApyblIYM3m9LBkmqS/StvHAS7dhscVmRkpASbGd4MAQAATlIeMpBNFQcnTSEmJkaCLU2P&#10;D5EDAAAfKQ8ZyKaKExERIXc0ApmFhoZKs7HhyzcAAICTZIcMZFPFCQ8PlzsagcwyMjKysrIk2Njw&#10;pcUAAMBJskMGsqmySPOG/qlTp+rq6mw9FRvhKb6+vp5Gk/h7YTt2qS5cuFBv+9+Lwo+9AQAAJ8kO&#10;GcimysJz0nTatGmjW0yYMGHFihWXL1+2NvcMHDjw4MGDbUlMUklMTCwvLzd5V6vF79u3r3///vfe&#10;e++nn35qm+r+w6DIjl2qc+fOpY2hubnZptsbvQKm18E2nQQAANgHyQ4ZyKbKEhMT02pq8fX1Xbx4&#10;cXZ29saNG11cXP4/e28eX9O1///rbW97VdpeVGVCkCC0irZ0oNUJparVqqu9pYNqqaKpKRFBkEjk&#10;UiLRyRgxRaOlkpAIjcRQrWoQMcQQQxJBclAdFL/X96yP/dvOlH2Ss/c+Oef1/OM81llnDe+91nud&#10;92vPlbipH3VPnTpVKcmkEdguazqvQuOh3SdPnqyOXTdhYqRjR3XdunWZmZlq+1tQUJCHh4favRBC&#10;CHEBNAsZ1KbORWRkZIWqBdr0yy+/FOmwsLD27duLdHl5eWxsbJ8+fQYMGICZQs7y5cuhX6WKycnJ&#10;oiLkbF5enrVaqampX3zxhfgVIm/evHkiPXHixF9//dXEGOWdmpcUjB49Oicn58MPP+zVq5coGR8f&#10;X6tWrddee23w4MFpaWkmPUrGm1cEn332mZ+fX+fOnVH34MGDpaWl2ISXX34ZX/fs2SP1uGXLFlR8&#10;/fXXxdfs7OwPPvigZ8+eMB5VQkNDkY6KioLNosqyZcv69+//4osvjhgx4vDhwxaNlAyz2Kk1g22A&#10;RtT2t5iYGKxrg/oXDxBCCKnuaBYyqE2dC4XHTSVl8+abb3bv3l2kofm6dOmybt26BQsWeHp6Qm8h&#10;7ePjU1ZWJgq0bdtWCE352WfzWunp6Y0bN8ZPxcXF99xzT6tWrZA+ceLEv/71L/Pjgso7NS8pCtx3&#10;330og8zFixfXqVNnzZo1+Klu3brR0dHffPPNvn37THqUjDeviMwffvgBYn3IkCGoe/r0aQxOt27d&#10;0OmECRNQ5tChQ6LiAw888NVXX61atUp8feihh5YsWTJ37tyaNWtClWL54adGjRpJujw8PHzFihUY&#10;GWjTli1bnj9/3txIyTCLnVoz2AZoXG1/S0xMxLrOz89XuyNCCCHVHc1CBt8L5VxERUUp0abt2rV7&#10;6aWX8NmiRYsff/wRmbm5uXfeeSfUpKSloAXLy8v9/Py+++475OzYsePuu+8uKSmRqyiLtc6dO3fX&#10;XXft3bv322+/RS9NmjQ5fPjw0qVLO3ToYGKJ8k4tlpQUW0JCgkgPHjz4k08+Mdg8py/XpuYVQY8e&#10;PWbPno3Ezp07oTWhqkX+iy++KK5/QEUIU6lBfIUwFemnn376gw8+EOmwsDDJSHD27Nm8vLxffvkF&#10;tmG7zI0Uhlnr1IbB1pg+fbra/sZ9TkIIIQrRLGQo1aZ8hYw2KDxu+vHHHy9fvnzs2LH169eHWkLm&#10;ypUr77jjDvwEtdq8eXMfH58uXbogPzg4uG/fvkgMGzbsnXfeMZF31mp169YtNjZ2xIgRM2bMePvt&#10;t+fNmwfFJu4cl6O8U2slhWLbunWrSIeGhr777rvmsk+OXJuaVzTItCmGCD1KFceNGydO4qOidNTW&#10;pJ3evXtHR0eL9MyZM3v16iXSo0aNgkmdOnXq2rUrhPvatWvNjRSGWevUhsHW0OC4Kdc1IYQQhWgW&#10;MpRqUwNfIaMJ9l5vOnz48KeffhqJDRs2QCqZFxYHLAsLCz09PTMyMuQqykYtmPHqq6+2a9fu559/&#10;XrhwYf/+/aEp161bZ1JMeafWShqMim3btm0iDcUmtKxCbWpe0SDTpqmpqV5eXlLFIUOGDBo0yKSi&#10;yVdo0+nTp4s0tOlLL71kMB79rVev3unTp0U+2hRHhS1qU2ud2jDYIidPnpw4caLa/mbguiaEEKIM&#10;zUKGUm16na+Q0QR7temxY8cwLykpKSUlJY0aNRKaDIjT6CLdsWNHaKxmzZqZqChRzGKtrVu31q5d&#10;G8WQPnr0KJRZzZo1zR/eqbxTGyUtKrb7778fe2YWN1+5Ni0qKpLO1x86dKh+/frSBaZ2adNNmzah&#10;jLgcYtGiRViZQpuaGCkMs9apDYMtMmrUqPLycg1cjuuaEEKIQrQJGXZoU75CRgPsvRfKYHwQJoQg&#10;EtnZ2a1atfL392/btq2Xl1d8fLwogATk1MSJE83lnbVaUEUQUphuUaZ169bPPPOMRWOUd2qtpEXF&#10;Nn/+fB8fHwi7uLg4kx6Va1Owdu1ab2/vBx54oE6dOiNHjjTv0aBAm2I0evbsiXbatGmDRIsWLYQ2&#10;NTFSMsxipzYMtog2z5C6znVNCCFEMdqEDDu0KV8howHjx4+3oVeUUFBQsGfPnrNnz2pQqxLVq9hR&#10;JYCy3Lt3rzjqWRX279+fn5+vZaejRo3SwOW4rgkhhChEm5BhhzblK2Q0IDMz0/yyTuKGpKSkaHP7&#10;PNc1IYQQhWgTMuzQpnyFjDYEBwfrrYuI/sANtPE3rmtCCCEK0SZk2KFN+QoZbdi4cSMPnbo5ml1s&#10;ep3rmhBCiGK0CRl2aFO+QkYz5LcQEXfj5MmTY8eO1czZuK4JIYQoRJuQYYc2TUtLg0E5OTnqWUME&#10;St4ORVyV0NDQ8+fPa+ZsXNeEEEIUok3I4HFTZyQ8PPzkyZN6aySiDxEREVo6G9c1IYQQhTjdcVNe&#10;l6YZGOQxY8borZGIPmDPREtn47omhBCiEKe73pT382pJRkYG74hyQ1JSUjS7C0rAdU0IIUQhTnef&#10;Pp+DqCXnz58fOnQo5albAWH68ccfa3mx6XWua0IIIYpxuueb8v0x2pOZmTlmzJhTp07prZqIupw+&#10;fTo4OFjjI6YCrmtCCCEKcbr3QvG927pgMF6AGB0dPWnSJB5GdTFSUlLE5OLToNMVn1xh4j9AAAAg&#10;AElEQVTXhBBCFKJNyLBDm3p4eAQFBalnCqmQjRs3hoSEKFeoR44c2bZtW3Jy8ty5c6caibTENBki&#10;Z9asWUuWLElPT8/NzS0qKjJpFjnIx68JCQkzZsyYMmUKWo6IiBBdzJw5E3UzMjL27NljXtc25i2L&#10;xkUCOci3YdXevXvRb2JiIuyHPSabZgOLwwLERtnut3JAlY4bN06XA6UmcF0TQghRiDYhQ6k2RTSt&#10;UaNGTEyMqtYQJUDQQDZFR0dHGTFRVxFGRPqrr76CkN29e/eZM2fs6uLSpUvQtTk5OatWrYqLi5P6&#10;EsyZM2flypXZ2dmHDx9GSRt14+PjpxuB54iERbMjbgBNuXz58tTU1IMHD5aXl//9999Xr141bzkp&#10;KUlYBUSb+ERf6BG/ooy5VVUBrWFLt2zZsmLFitjYWGtCVjnQ2Zs2bXKghZWG65oQQohCNAsZSrVp&#10;fn4+DEpMTFTVGkLAlStX9DbBXeC6JoQQohDNQoZSbZqTkwOD0tLSVLWGEFBeXq63Ce5CVlYW1nVG&#10;RobehhBCCHF2NAsZPG5KnI6jR4/qbYK7sGnTJqxrJ7nAgBBCiDOjWcjg9abE6Th48KDeJrgL1KaE&#10;EEIU4nTa9Drv5yVaUVJSorcJ7gK1KSGEEIU4ozblcxCJNvz55596m+AuUJsSQghRiDNqU74/hmjD&#10;5cuX9TbBXaA2JYQQohBn1KZ87zbRBnufxkoqDbUpIYQQhTijNg0KCvLw8FDPFEIEp06d0tsEd4Ha&#10;lBBCiEKcUZvGxMTAJoNOb/0mLszWrVubN2++bNky8VV6hpSnp2ffvn11M8sNoDYlhBCiEGfUpomJ&#10;ibApPz9fPWuI2xIWFgYl6ufnB516+PDhq1evIoGcYcOG6W2aK0NtSgghRCHOqE0zMjJgU1ZWlnrW&#10;ELelpKTE398f2rRFixarV6/OyckJCAiANuXzpFSF74UihBCiEGfUpjzEQlQlLCysZcuWTZo0gULF&#10;p5eXF7Sp3ka5OHzfGyGEEIVQmxK3o6SkpGnTpp438PX1hUjV2ygXh+97I4QQohBqU+KOjBs3DnpU&#10;aNOnnnoqLCxMb4tcH77vjRBCiBKoTYk7UlJS4uvrK7Rps2bNeLGpBvB9b4QQQpRAbUrcFCFMH3zw&#10;QR401Qa+740QQogSqE2Jm9K4ceOAgIAmTZrwoKk28H1vhBBClEBtShzGpUuXjhw5kpOTs2rVqvj4&#10;+OnTp0fLiImJWbFiRUZGxq5duwoLC69evWpX4yiPWqiLFpYvX47Go6Kipt0A6djYWLS/ZcuWw4cP&#10;X7x40aJt2dnZSUlJcXFxsKd79+6+vr5du3aNVgCqoCI2DY2gKZPG0R06ReMwYM6cOSaGwVQYbGPD&#10;5eMmbIuSgerLli1LT0//6aefKjFuzgPf90YIIUQJ1KakShgMhrCwsMjIyIiIiFmzZi1ZsgQiLDc3&#10;t6ioyHAzZWVleXl50I5r165dtGiRqBIpY5olhM4Tv6IW6qIFtIPWTNpHj+gXGi4hIWHGjBlTjKCL&#10;qVOnIoEc5ONXyTaoyRYtWuDToADzxtGsjcatbTiKiS3Cp9CgSGPcli5dWuG4rVmzZuHChaJTMHHi&#10;xOr17jS+740QQogSqE1J5SkvL//0009PnjypRN4Rx4JhHz16tKH6SD2+740QQogSqE1JJaEw1Z3q&#10;JU/5vjdCCCFKoDZ1F65evXrt2jXp699//y3lnzhx4sqVK/LCp0+ftn1pI/TQyJEjKUx1p0J5Kma2&#10;uLgY+xLy/L/++gt15S6hNlzXhBBClEBt6i5ERUV99NFHIl1SUlKvXr3ffvtt9erVzZo169atW0BA&#10;wPfff3/dKDo7dOjQuXPnLl26dOrUyWJTKDNq1CgKUyfBtjzFUhoyZMiTTz7p5eUVFxcnMr/++ms/&#10;P7/nnnsOs79z504V3M0CXNeEEEKUQG3qLpSWltavXx96FOnIyMihQ4dCoTZs2LC4uBg5x48fb9Cg&#10;wZUrV7799tvXXntNVJGOrcqBBoISojB1KmzIUyyl5ORkJAoKCuAASJw4caJu3bpFRUVIr1q1qnXr&#10;1qo53U1wXRNCCFECtakb8d///nfBggXXrl1r0qRJbm4uZGijRo0+vUHt2rUPHjwIkert7f3mm28m&#10;JCRcuHDBpAUDhamzYk2eYin9+eefIl2zZk2kv/nmm27duomcq1ev3n777ea11IDrmhBCiBKoTd2I&#10;nJycxx57bP369fjE1+Tk5A4dOmyRIZ7cCUmalJQ0YMAASNjLly9L1Q02T+WfP3++Qv00b94882c/&#10;SZSXl69du/arr746c+ZMJQWaPdg2xgnB+Ozfv//o0aPWCliUp1hKUrpWrVq///77qlWrXnjhBZEj&#10;tKn5TogacF0TQghRArWpe/Hggw+2adNm4cKF1403PNWvX//QoUPip3PnzuETck3cH4NPb2/vI0eO&#10;iF8NFR0xrVOnzrZt22yrq8aNG9vQncOHD+/atevEiROLi4srVmqVokuXLpIetW2MkyAZvHfv3sDA&#10;wPbt22PKRo4caa28uTw116Y8p08IIcSZoTZ1Lz7//PN///vf0tHQ5ORkSLRnn3320Ucf7dChA3JW&#10;rFjRtGnT7t27t23bduDAgaKYQcGpfLk2PXDggMXH40vHVqGD8QlZDJ0k/fTII49g0qUyZ8+e3b9/&#10;f3l5uVRdqnX8+HGRPnjwYGFhofgVhU1ELYQ1LJG+wp5bb70VelTUlR/otdGXZKEJ4pH4p06dUtII&#10;DDb/ihZQXmRabFZuMLYlPz/fYBSpyCwtLbVolcFMnppr0+vGe6EaNmz49NNPBwQE8F4oQgghTgW1&#10;qXsxefLk4cOHy3OuXbsG+QWtI+VAvkAJSY8cMii7xlRoUxR7+OGHO3bs+Mwzzzz++OMmZe64446S&#10;khIkML8Qvk888YSnp+f//vc/5AwePBjKqU2bNv3798fX2NhYiKfOnTv7+/tv3rxZVEetAQMGQEOL&#10;Nwy98847aKFevXrz58/v1asXOr3vvvsyMjJE4SeNdOrUqVWrVlB7yPnkk09QC1VQEipWMsZaXyYW&#10;ylm8eDGqQNO3bt16+fLlSgw2+ZqYmIiSzz33HPYEVq5cabFZE4NFGWxsYGCg7blQ8txTPkOKEEKI&#10;c0JtqgVFRUWFhYU//fRTTk7OmjVrVhjJzs7G119//bXQCLSCVP63335DDqReSkrKkiVLIGUgNd5/&#10;//3evXtDWc6ZMyc1NfXgwYMW76O3xvnz54cOHerr64uWrxsVJxIwAF2sXr0aiYKCAnFaX45B8eOi&#10;hDZdunQpZKLIMb8CVa5NsV1IYPMhKMWvEKYYE4PxCChawwYinZCQAHEpSb2vv/5aSi9btgyJb775&#10;5tZbb/3hhx+Qnj17NoZIFJDE3LRp0yB8RRolpeOUwhgbfZlbKDhw4EDdunV3794tvkLWKzFY/vXw&#10;4cOYiEOHDiG9b98+Hx8fWGXerInBAM7j5+f3yy+/VDgd1uQpmsVEY7q/++47tCbm/cyZM5V17f8H&#10;BC4aSU9P/+KLL8aMGfP666+/9dZbcNSoqCjkwNXRCzZz1apV8nV98eJF4fliXWzZsmVFRQhHBbt2&#10;7RJ1zT329OnTmA6UQXcYbawdSPx333337bffjoiI+Pbbb/fu3SvdHGYD+Aacat68eSEhIdgWfKIp&#10;OBjMQMvCjOPHj8MGu5YhcQhXrlzBPGL/bfz48fC3Tz/9FDO1c+dOccW8QuD22Gu11/nxx7Jjxw78&#10;0c2cOVO4JVwXzoDlDGeAV9u5KdUSRKtjx45hq7H5M2bMmDx5Mlb62rVrf/75Z/HgFx05derU5s2b&#10;FyxYECMDf4bD7QH/Y6g1f/588feFv1xMrvzuC4sYjCe7tNlMl8cZtalrvD9GHHeERCi0B/xRIigq&#10;LIxF+Pvvv+M/GjoDCwkrKjo6WlqNYl0J8K+RmZkJ2QQBVKFVkBpYY/jrgVJ88803EekrVEKGG9oU&#10;EsTLywvR4ssvv5Sf75bLQaHSpLPSNWvWFGlJm0IUPvfcc+JXLPXbb79diGPUkhSn1AJ6vPfee0Xm&#10;hg0bOnToINJopHv37u3bt2/ZsuXzzz8vMs21qY2+zC2UWn7mmWfk26XEYPlXBLYGDRp8fIN///vf&#10;EFvmzRrMtOnDDz8MQWl1Dm4GK+jVV1/FHyvmFHs7CCe23emPP/6AaEMCxuDPXS4KY2NjJb+aOnXq&#10;iBEjZs2a9f3332Pw4YHiTQ0Vgn0JbE5aWppC97YL7AhBlygsjNmB2Xv27MGODcLqgAED+vXrFxoa&#10;iniG4Tp79iwWr129i4CEZrEYRcCG/2MxYkmOHDkSg/b5558jE/4pdgZOnDhh8U8D7djoxbyW2OkV&#10;QGbl3Ax2O62pfCg5MZuIwTASTtjbSNeuXR+pMp07d0ZTffv2FWFedAT3Rr9xcXFyR5KrAZTvfQOs&#10;YpM2n3rqqQ8//BDDiB0GzA7WkbVRgoDA/uTixYuxO9GjRw9hT//+/TG/mBS4H/7QsBywoqUq4tpr&#10;JCA6k5OTYSQKY3+mT58+mL45c+bA1TGz0J3yWjaAN4oGf/zxR+wOwewJEyZ88MEHL730knyjevbs&#10;OXDgQPSF9SV2ePCvi2UozS/CgUnLWJsW5xddxJgRGRlpIrkg5ZGPLUKVpKQk0c7Ro0eFD4susMcl&#10;dYEFItpPTExMTU3FwGJ1iH8JG+APAUGk0Hh4BS1gj858xt94443e1nn//felkuKgjJzHH39cDGC3&#10;bt2GDBkCcYxBzs3NxQSZj5hjkdagjUHAPzacEPsq+BeF22MXfdiwYTAbwUh4Mv5tsDcl9m3EpOPP&#10;2TzuW1QU7oMzalPXeO+2uLCvugOJg+hlrjLNka43RWEEBvz1+Pn5mVwAKtemUuadd94pMiVtCg0t&#10;qUkh9YQB8lpSGpHG29tbpLFXA/WGxPbt2xs3box/UqRXrlyJvwNzqSeMUdKXZKHAXEQqaUT+FS3A&#10;zjQZiI5KtOmTTz6Jv2BDRSA0Ivx88cUXTnVIzzXWtdtS4b4NcPgDH65evVpoSZQrp8JjXdqDzSk0&#10;HgLQ2xCiNYYqPK3PNRSFcpxRm4qrCasyi86AU8mCqmBQJk+FNsV/rrgZCJ9eXl4mQkqhNrVxitxc&#10;51nUpklJSR07dhSZ//nPfyRtWrt27YKCArkxSvoy0aYojCq7du0SX22f05dvvvT1wIED9913n3Rq&#10;HvvNFps1MVg0Lu6jsgGE6ejRo8UBcqfCNdY1IYRoj8soCoU4ozYNCgry8PBQzxQNgBu50l6OQYE8&#10;Fdp04cKFjRs37tKlS+vWrQcMGGBSRqE2NRhvLfL19e3UqVPTpk3ltxaZ6zyL2rS4uLhdu3YdOnRo&#10;37593759JW0aGhrapEmTwMBAk3uhbPdlok3BokWLfHx8OnfujM1csWKFkkZMvi5ZsqRRo0Yw7JFH&#10;HhE2W2xWbjC+QtFKQ2QNWOKEwvS6S6xrQgjRBTe5lFnCGbVpv379AgIC1DNFA+BGTnguqSoYFJ/c&#10;h4zLzc219ugl5Zg/kskuxJPq0YhKfZWVle3bt+/06dOVbkRYeOTIEdvN2sXu3bu/+OILvZ3FMi6w&#10;rgkhRBcQWPU2QVOcUZs+ZUQ1S7SguLjYxbTpdXvkKdEFKNqxY8c67akfF1jXhBCiPeLCa72t0BRn&#10;1KYBAQH9+vVTzxQNOHbsmOtp0+uUp04MJgVTY3DiqzldYF0TQoj2/Pbbb8ePH9fbCk1xRm3q4eER&#10;FBSknikaUFRU5JLa9LpRno4dO1bJIzaJZmA6MCkGJxam111iXRNCiPZcuXKF2lQllGpTg/GWkZiY&#10;GFWtURtshatq0+vGO72++OKL2NhY86frE43BFGAinO1xUeYYXGJdE0KILoin8LoPTqdN8/PzYVBi&#10;YqKq1qjNX3/95cLaVICZGjVqFOWpjmDwMQXV4omhrrGuCSFEFwzOfVrM4TidNs3JyYFBaWlpqlqj&#10;AVeuXNHbBNWB4IiNjdVbobkvGPxqIUxBVlYW1nVGRobehhBCSPVD/lZzd8DptKnLHF9xE0/64osv&#10;nOTa06Kioj179kD9LFmy5LPPPoswEhkZic+pU6fOmDEjISEhPT09NzcXJU3qlpWV5eXlbdmyZc2a&#10;NQsXLkSVKVOmTDUyxYjt6shBPn5FmZkzZ4p+p02bFnmDRYsWoWW0j17Ql0O299dff3Xax0WZo9kf&#10;DSGEuB5uoigknE6bGlzlujQ3efvt33//PX369Gj7mS5D5EQZkUu6CBkiZ5oRUdKkkfj4ePFO6iNH&#10;jly6dMnETuQUFBRAHYq3w8t7AWgNu0NpaWk7d+48evSoyTHvq1evwi0PHTr0ww8/LF++fPbs2XLb&#10;kEYOmkXj6MK8a/H4j59//nnDhg1Lly5FXyabJm2dNaZZApvs5NeYyqE2JYSQSmPgOX11cK/79K+7&#10;35NyCbEBtSkhhFSaM2fO6G2CpjijNnWN5yC62111hNiA2pQQQiqNuykKZ9SmrvH+mBMnTuhtAiHO&#10;ArUpIYRUGndTFM6oTV3jvdtHjx7V2wRCnAVqU0IIqTTHjh3T2wRNcUZtGhQU5OHhoZ4p2lBQUKC3&#10;CYQ4C9SmhBBSadxNUTijNo2JiYFN1f2utAMHDuhtAiHOArUpIYRUGndTFM6oTRMTE2FTdXmouDUO&#10;HjyotwmEOAvUpoQQUmncTVE4ozZNS0uDTTk5OepZowHu9sQHQmyQkZGBRZ2VlaW3IYQQUv1wN0Wh&#10;Wchwu+Om7vYWB0Js4BqLmhBCdMHdFIVmIcMtrjf19PQUCbjR77//jsTWrVv9/PwGDRqkq12E6Ez1&#10;XdSEEKI9EA9QFPgUX8Wfp/soCs1Chlvcpw9PatiwIbynuLj48uXLSPj7+z/yyCNhYWF6m0aInlTf&#10;RU0IIboARdG0aVMIiStXrhQWFiIREBDQtm1bd1AUmoUMt3i+KXZofH19YfyyZcs2bdrUokWLVq1a&#10;BQYG8v2lxM2pvouaEEJ0AYqiUaNGkKcpKSmrV6+GlmjevDl0hTsoCs1Chlu8Fwp7M506dfL29m7S&#10;pAlcqmHDhtgQd9jFIcQ21XdRE0KILkA8dOnSxdPTs3HjxkKktm/f3k0UhWYhww5tCrEMyayeKeqB&#10;vZlmzZp5eXlBnnoa8ff3d4ddHEJsU30XNSGE6ALEQ/PmzX19fT1vAHnqJopCs5Bhhzb18PAICgpS&#10;zxRVwT5N27ZthRu1atXKTXZxCLFNtV7UhBCiC5AQTzzxhHSoKzQ0VG+LNEKzkKFUmxoMhho1asTE&#10;xKhqjXpgnwZ7Nu62i0OIDar7oiaEEF2AhIAkFYqicePGbqIotAwZSrVpfn4+bEpMTFTVGlX55JNP&#10;xA37ISEhettCiP64wKImhBBdCA4OFhcKjh49Wm9bNELLkKFUm+bk5MCmtLQ0Va1RFezZ+Pj4+Pr6&#10;OskuzrVr1/Q2gbg1LrCoCSFEFyAkGjRoAFHhJIpCA7QMGZoeN7106dKRI0eweatWrYqPj4++mZiY&#10;mBUrVmRkZOzatauwsPDq1auVazwpKSkuLi7KyLQboP2lS5d2797d09Pz2LFjf//9t8Xq2dnZojrK&#10;o3q0MmD58uXL09PT7bI8PDyczzwnOsLjpoQQZ0CuDUT8lQO1gHz8ijIoWbmWEdnnzJkjVwVIx8bG&#10;QnVs2bLl8OHDFy9etFjXhiro3LkzFIVFVYDyqGXN5gsXLqDHrKws9A4bhFVCtKDu/Pnzof9yc3NL&#10;S0ttDJQQUVE3Ixkw/QbQJyJRlWEUOONx00pcZ7Bp06YpU6ZgxCONREREfPbZZ0uWLIH6xKAXFRUZ&#10;bqasrCwvLw9esnbt2kWLFqEiqkTKmGaGJEDx66xZs9A4BKKNxtFyw4YNFy5ciJZh29SpU5HAJ9Iz&#10;ZsxISEiwVt02kuVr1qwRjU81EmGT4ODg0aNHU54SveD1poQQ7bGmDazFX+QgH7+iDEoqFAbiV4Ut&#10;I/pDA9irCqAv/fz8LKoCk5YlSTDFiO2WoR23b9/+7bfffvHFF2IDJakze/bspUuXbty4cc+ePfYK&#10;FWESBBgGZObMmZJJaBYmYVIqnDgtQ4Yq9+ljAyC8UlNT7Ro4N+TkyZOhoaFwvokTJxooUonm8D59&#10;QohmIMyFhISsX79e79hLTElLS4MaqVChOt19+tcreq7VuXPnRAKKfsyYMVBdeg91dQLDNXr0aOxF&#10;VXU+CbEHPt+UEKIB165d27BhA8IctYEzk5KSMnbs2PLycmvz6IzPN7X9PoCpU6dCWgUHB69bt07v&#10;4a2uYOgmTJgwbdo0DKYD5paQiuB7oQghqoJwhqAWFhZGbVAtkE7nTpkyxXw2nfG9UDbeo7pp06bX&#10;XnuNnuco0tLSlFz8QUgV0ezlyIQQNwSBjGfwqylQdJmZmSYTqlnIsEObBgUFeXh4WPwJO0YXLlzQ&#10;eyRdCou7LIQ4FhuLmhBCqsj48eOpDaovwcHBJhOqWciwQ5vGxMTUqFHDYOmWnaioKL3H0NWYNm2a&#10;42aZEMvYWNSEEFIVeNC0upOSkmJy6FSzkGGHNk1MTIRN+fn55j9NmDBB7zF0NTCkDptkQqxgY1ET&#10;QkhVmDJlit6BlFQVk/doahYy7NCmGRkZsCkrK8skPz09nVeaOhwMKW/bJ2qzadMmLGpe3EwIcTg8&#10;oeoCpKSkyAOEZiHDDm1q0SaYLh4gTxwOn8xP1IavhiKEqAGC1/jx4/WOosQByO9+0SxkVFWbhoeH&#10;nzp1Su+hc01OnjxpcjidEMdi4KuhCCEqEBwczEeZugaTJk2SptWgVcioqjZ17EH7vLy8s2fPVq7u&#10;/v37S0tLtenr/Pnz6E6Dhbd+/XqebyWqwldDEUIcC8JWSkpKFcPfcSMibW981wYlVmmmFuQ4drhM&#10;TutrEzKqqk3DwsJsb9VPP/30yiuvNGnSxN/f/4UXXsjIyLBR+L777tu2bVvlhq9BgwabN29GIj4+&#10;vqCgwLyASX6l+4Je9PLyateu3ddff105U5Vz4cKF8PBwB885ITL4aihCiGMZNWpUhdHtzTff7Cjj&#10;k08+MSnw8ccfjxgxQqQrjO/qYaNHySpraKYWTIys0DB7kR861SZkVEmbZmZm2r4L6uzZs76+viNH&#10;joSK37t3L6Zn7dq1NspXRZtC9YqrC7y9vS3Oikl+pfvCipo8eXLljKwE0dHRjp92Qm7AV0MRQhxL&#10;hdoABAYGfvrpp+tusHXrVpMCcm1aYXxXDxs9SlZZQzO1YGJkhYbZi/yhltqEjCpp0wqvdN65cyeq&#10;lJSUmP80dOhQaeyWLFmSlJRkMOrFb7755r333nv11VeRKRUePXp0dnb2Bx980LNnz+XLl5eWloaG&#10;hiIdFRVVXl4uyoSEhOTl5WHvoVatWq+99trgwYPT0tKkFszz0ReE8ocfftirV68vv/xSKokGY2Nj&#10;+/TpM2DAAGysidmfffaZn59f586d0c7BgwdhCTzv5Zdfxtc9e/ZI1m7ZsgUtv/766wqNtwG1KVEV&#10;vhqKEOJwxowZYzu0QZvKI6+guLgYERPxMTIy8qOPPpK0qe34bi12I+AuXLhQKpCcnCx6tBbl0XVO&#10;To5cFdjuUVhlsaJBNbWwbNmy/v37v/jiixicw4cPWzRSMsxip9YMtoFcm2oTMqqkTSu8pgTq8667&#10;7ho4cGBWVtb58+flP916662YLZHGqI0cOdJg1IstW7aEKk1MTMR+gORVyH/ooYeQP3fu3Jo1a2Kq&#10;YmJiVq1a1ahRo3nz5oky4iA25rVu3brQc9C4+/btk7ozz0ebbdu2XbBgweLFi+vUqbNmzRpREs7a&#10;pUsX7MbhJ09PT1SUm/3DDz+0b99+yJAhaOf06dPdu3fv1q0bCk+YMAGNHDp0SLT8wAMPfPXVV7BQ&#10;ofE2oDYlqsJXQxFCHIvC46bh4eE7byBOST///PMQUtAVo0aNql27tsk5fWvx3VrsRtrHx6esrEwU&#10;QMQXMddalDdXBbZ7lE6dW5QTKqkFDNqKFSvS09MxONBLUFbmRkqGWezUmsE2gDiWJlebkFHV600n&#10;Tpxoe5M2bNjQqVOn22677Z577oHYP3bsmMi3pk3nzJkjMrEr8PDDD0vjKB1Gffrpp7FXIdJhYWFw&#10;MhMvUX5OPyEhQTJAXOySm5t75513YtdNcgKpfYkePXrMnj3bYDwqDO85ceKEyMd+DHZWRMtwNXlH&#10;FRpvA2pToip8NRQhxLEoeXoUtCmCcuANIiMjf/zxx1q1ahUVFYkCjz76qPn1ptbiu8XYXV5e7ufn&#10;99133yFnx44dd999d0lJiY0ob1EV2DinL9em5hUNqqmFs2fP5uXl/fLLL7AN22VupDDMWqc2DLaG&#10;XIdoEzKqqk0jIiJsb5IAfvDtt9/C/7AfIHKsaVNpfLds2YLdJmkcpYtRevfujWES6ZkzZ/bq1Us+&#10;GeaTJGGuTaU2Q0ND3333XSRWrlx5xx13wM4WLVo0b94cu1zYuzJpR/K25cuXo6SUP27cOHFYHi3L&#10;j7YqMd4G1KZEVfhqKEKIY4FOUHLc1ORs8rJly+6//37p68CBA5VrU2uxOzg4uG/fvkgMGzbsnXfe&#10;sVHSYEUVKNSm5hUN6qiFUaNGwaROnTp17dr1rrvuEvfwWNSm1jq1YbA15MdNtQkZGmlTwcKFCzEi&#10;Ig05L66HAG+99ZakTcUuDvj++++xxyONo3TfEiZs+vTp0oS99NJL8skwnyQJG/dCYW6E127YsAHF&#10;bG+F5G2pqaleXl5S/pAhQwYNGmTSskLjbUBtSlTF2vveCCGkchiMEsp2aDPXpikpKYjj0tc+ffoo&#10;16bWYrc4SlpYWOjp6SkeE2QjyltUBQq1qXlFgwpqYceOHfXq1Tt9+rTIR5tCMlnUptY6tWGwNeTX&#10;m6alpSFk5OTkqOpC6p7TP3DgACS2uNrj3Llz0KAdO3YUP7Vq1UocykYZjLWkTV9++eVyI6+88gp2&#10;mxROmEHmJdjxQqfmxpjkW5ybkpKSRo0aCWcSX+HZJu1I3lZUVCQdgT906FD9+n8g9FkAACAASURB&#10;VPWlS0aoTUl1ga8tJYQ4lvDw8Aqf6GmuTRFS77333uTkZIPxAeR33XWXuTa1Ft9txG6oDoTaZs2a&#10;VVjSoiqw1qPBHm3qKLWAP2qUEfeXL1q0CH/dQpuaGCkMs9apDYOtIT9uunjxYvSLBlV1IXXvhdq/&#10;f3/r1q1r1aoFL6xTp07btm1/+ukn8dOyZcvuvvvuBx54oE2bNhh0SZtCjzZv3rxp06bt27c/cuSI&#10;wgmTe8n8+fN9fHwwDXFxcXJjTPKtzU12djZ0s7+/P6zFPkd8fLzJRkneBtauXYv9FWwFtk5sgoHa&#10;lFQrqE0JIY5FCnM2gCqoIUOczU9KSqpbt267du0QhRFqzbWptfhuI3Yjgfblx9GslbSoCmz0qFyb&#10;GhykFsrLy3v27Il2IJyQaNGihdCmJkZKhlns1IbB1pBr04iIiFtuueXy5cuqulCVtOlUI7Y3yWC8&#10;W3/Xrl3SXVASxcXFu3fvlu6hkygsLISorbBZVSkoKNizZ4+SF0fBV/bu3WvxOVkOISwszPHTTsgN&#10;qE0JIY6lwpfy2ABhF8Lg3LlzlauuPHYrL+koHKUWIJDy8/O17BT6VZrcwYMH33vvvWq7UFXP6UdG&#10;RlZlg4lt0tLSKBqIqlCbEkIci0PeWUqcBExlZmamNLk9e/Zs27at2i5UVW2q5RuS3BD5zgohakBt&#10;SghxONLjikh1B1Mpn1kIU8hTtf2nqtqUu0fqgYGlYiBqQ21KCHE41Aauwbp16+QHTcG99947ePBg&#10;tf2nqtoUBAcHV3hHHrEXDOmYMWMcOdWEWILalBCiBmPHjqU2qO5MnDhRPqeXL1++5ZZbIiIi1HYe&#10;B2jT8vLy0NBQvQfQ1cCQYmAdOdWEWILalBCiBtQGLoD8yabg0KFDiBeLFy9W23kcoE2v844oFcCQ&#10;OmySCbEOtSkhRCWoDao1J0+enDRpknxCc3JyEC/S0tLU9hzHaNMpU6boPYauxuTJkx02yYRYh9qU&#10;EKISvFu6WjN27Fh8yic0Pz8f8SIxMVFtz3GMNkUmdLTew+g6mDyygRD1oDYlhKgE74iqvpjfBXXd&#10;+DZaxIuYmBi1Pccx2vT8+fPDhg1LTU3VezBdAQwjBhND6rBJJsQ61KaEEJVAIPv4448pT6sdEKZD&#10;hw61qEM8PDyCgoLU9hzHaFOpwJQpUyIjI0NDQ3l3XiXAAsbQUSUQLaE2JYSoCv5exo0bR4VaLTh1&#10;6tTYsWNtnLkNCAjo16+f2j7jSG0qUV5eHhwczLP8CsGKnTRp0uTJk6kPiPZQmxJCNEAcvQoPD+cp&#10;Vidk3bp10CFRUVGYIMPN15ia8JQRtb1FFW0qlR8/fvz69esvXLig97AbysrK8vLytmzZsmbNmkWL&#10;FkVGRkZEREQaiTAyc+bMJUuWpKen5+bmFhUVaWMVligPlBJ9oTYlhGiJ0Abyo1eIuYi8iL+IwojF&#10;U41EWGHqDaYYmTFjRkJCgrXYLbWMMigpqiisW1JSsnfv3o0bNy5dunTWrFlCMExTTKQlhOW2+1UJ&#10;+VBgkMVgwqSUlJSQkBDlt7j069cvICBAVQ+5rqo2lWphkqKNRN3AxsxVHRP/ED1Onz59+fLl0ILb&#10;t28vLCy8evWqiZ2XLl06cuRITk5OUlLSnDlzoiwRfTPTjUhfTbauQuAWFAREd6hNCSHag/8cxOvw&#10;8HBEz/j4+FWrViH+IgojFits4dq1awjl5eXlBw8e/OGHHxDihYKUVCzSs2fPRj5+PXToEPSZSeiX&#10;4j56hw3yyA6UWHXhwoVKbPvFixcPHz6clZW1YsUKWCg/WKaeCoKwgbwx2RwIZXv//IOCgjw8PCqx&#10;1XahujZ1KuBGf/zxh95WEOJEuMC6JoQQXbhy5YreJmhNTEwMQobB5nn/quNe2hScPHlSbxMIcSJc&#10;Y10TQoj2lJWV6W2C1iQmJiJk5Ofnq9qLHdo0IyMDBmVlZalnjdpcvnyZz2YiRE5qairWdXZ2tt6G&#10;EEJIdeLKlSuFhYV6W6E133//PULGtm3bVO3FDm2qjVhWlUOHDkGeynOuXbsG39qzZw9i8wojW7Zs&#10;2b17NzL/+uuvSneEZgsKCtLT07/88suxY8f27du3d+/egwcPRjomJmbJkiVr167Nyck5evSofK+r&#10;pKQE/R47dizHyPr161coQFxBAnbs2FFopKioSG4MmsWGo8Dq1asXLVoEA0aPHv3hhx8Kk2JjY6FO&#10;Dh8+XOFG/f7773v37v3uu++io6OHDRs2fPjwTz/9NMbI8uXLYcnmzZvRy4EDB2DDn3/+WenRI5UG&#10;Uw+3+eyzz9555x143fjx4zE1mDUbzhwVFXXLLbdI+2x//PHHwYMHsQTgNsr7RfvwMTj8V199BX9Y&#10;uHAh/AF+BX/45Zdf4A+nT5+u6rZVB8T/Cf61v/nmm9mzZ2O9R0ZGYtFhZPbt21deXq6jbb/99hs8&#10;Af88s2bNEss2PDx8+M3AZ/r06YMEfoL9YlGL/0Pza/QJcXPwb3n8+HG9rdAak5ChEnZoU20uMlAb&#10;hA0ECXFmH6Gi0CalpaXXjdoOQlPoP7koFGFYAn/l69aty8vLg78iEttu2Qk5c+YMJvenn35CKIWm&#10;6dev35AhQ7BRKSkp2CGB+LC3QTF6UEtQqxg6ROv58+djoKBoEbCRwBhCLuOn3NxclBdXZxcbMZk1&#10;sXtqwrlz56zNMrqWigldbhHs/5kI/c8//1zMJoxEhMYI9DbSs2fPR6rG888/j3beeustc00PsLsi&#10;9yVoGkkuvPfee71v8Nxzz5k0++abb06ePBmCA5uJAbQ2F+JWUDg/dpZGjBgh2nn55ZfR/qOPPtqo&#10;UaMff/wRZbBHIa8lBOWJEyfw67fffjt37lw4xsCBAyF8J02aBD+BcMGu1N9//63cK6DeML+QO1Cu&#10;CxYsgCdgPweb9thjj4ktgj34OnTo0ClTpmCJYdPQe6HZwQlzl8DSk2ZWvl83b968GOtgNDAIwiFR&#10;EuXFfqPotNCoyeR9bd++XXSBnTTRPrxo165d2Cgl4wCnxT4e/k+wD4y6YkXIXQ4MGjSotxlvvPHG&#10;cEuYF37iiScef/xxOAYmC1u0adMmhM9KrF9z4ELK71MhxB2wax/eNXj99debNm2qdi92aFNtbs4i&#10;hCihrKzst99+q3o7+JfBf03V26k6Z4zobQWxBe8lJUSOG54h1CZk2KFNtXmoFSFEM86fP3/LLbdE&#10;RUXpbQipHpw4cUJvEwhxIkyuEnR5NAsZdmhTbV4GQAjRDHGDIz71NoRUDwoKCvQ2gRAnwt1O9WgW&#10;MuzQptq8RJUQohnaXNVOXIbqfr8BIY7l1KlTepugKZqFDDu0qYeHR1BQkHqmEEI0Rpur2kn1ZevW&#10;rQEBAenp6eKruN4UmY0bN+7fv7+uphGiA3B+T09PfIqvR48eFZl+fn6DBg3S0zJN0CxkKNWm2F2u&#10;UaNGTEyMqtYQQrTEeW6EIk5LSEiIp5HrN+5KhjCFYA0LC9PbNEJ0AGsB/5xCnh48eFDsv7Vr184d&#10;VoRmIUOpNs3Pz4c2TUxMVNUaQohm8EYoogTo0YYNGyIep6enFxYWZmVlidjshk/PIQT4GRHydPXq&#10;1YGBgc2bN8eny68ILUOGUm2K/yPeM0GIK5GdnY1FnZqaqrchxNkZNmwY9Kivr++oUaPwiTQSehtF&#10;iD6EhYV17dpV7KE1atQIOrVDhw7ucNBUy5ChVJvypduEuBhc1EQhJSUlDRo08LwB5KnLHyIixBpw&#10;/ubNm4udNIGbnEbQMmRQmxLipnBRE+W89957UiR+99139TaHED0JCwvr2LGjWA4BAQHjx4/X2yIt&#10;oDYlhKgOFzVRTklJiZeXFyIxPt3hEBEhNsAS8Pf3F9q0cePGbrIiqE0JIarDRU3sQjpuqrchhOhP&#10;cHCwt5ExY8bobYtGUJsSQlSHi5rYRcOGDX19ff38/PQ2pALOnj2rtwnE9REXYfv4+LjJQdPr1KaE&#10;EA3gonY2rl69WlhYuGvXroyMjBUrVsTExERHR0dFRUXfIC4ubtWqVTk5OUeOHLl06VLlGk9PT1++&#10;fPn06dPR8rQbIB0bG4tOs7KyDh8+fOHCBZPq6G748OGQp/369YMZJoZZQ5TBhqBH9Pvzzz/DBlgi&#10;b/natWvoDp2iaxgAM6bJQAvoLikpSflWGwyGcePG0bGJ2nz00UdudRqB2pQQojpc1LqDwZ8yZUqk&#10;kYiICHwuWrRo7dq1W7ZsycvLKysrM9xMUVFRbm4uRN6SJUtmzpwZYSTyZqZZQuQrbDwhIWHGjBlT&#10;jEydOlUkkBMfH+/v779582aUNNgD+kKP6HfNmjULFy6EzaJleePoFF3DAPPGJcMSExNnzZoltiVK&#10;hrSNEsHBwb1796ZCJWqAHaTk5ORBgwY1b94c2rSJkfvvv3/79u16m6Yu1KaEENXhotaRzMzM0NDQ&#10;tLQ0u0QesZeUlBSMM52cVJ1jx461atUKMjQwMBDCFPJUfhQfwrRdu3bm+a4EtSkhRHW4qHUBqjQ4&#10;OHjdunV6yzY3Ago1JCRk48aNek8+qa5cvXq1b9++CxYssFFGOp4KkeqSx1CpTQkhqsNFrTHh4eET&#10;J06kKtULjDzGf/LkyXo7Aql+QJVCm5pcKm0NCNNHHnnE9eQptSkhRHW4qLUkIyODqtQZwCzwACpR&#10;Tmlp6ZQpU9q1a3fs2DHltcQp/osXL6pnmPZQmxJCVIeLWkuCg4P1VmXk/8Bc6O0OpHpw5swZSExo&#10;UyhUeX5aWlqLFi3EXVDNmzdfs2aNed1BgwatXr1aK0u1gNqUEKI6XNSagUHmQVPnAXORmZmpt1OQ&#10;aoB4joRJ5pw5c5qY0bRp0yFDhsglLIQp5Km29qoLtSkhRHW4qDVj3LhxeusxchMhISF6OwVxdsRB&#10;U3xKOZCeb7/9trkwFTRr1qxFixZS4YsXL7Zt21ZevbpDbUoIUR0uam3ACKempuotxshNpKSk8NAp&#10;sY35QVOoT2vCVMJ2C9UaalNCiOpwUWsDgpPeSoxYYOzYsfjU2zuIk3Lt2rV27drl5eVJOdu3b/f3&#10;97ctTJs2bbp161apSmFhYZs2bdCUHlvgeKhNCSGqw0WtDeHh4XrLMGKB06dPY2r09g7ivMiPel6+&#10;fPmhhx6C9KzwuGnbtm3//vtvUSsnJ+f111/XbwscDLUpIUR1uKg1AMObkpLiQEW1f//+0tJSecKE&#10;40Yc2KO+qLo50dHRejsIcV7OnDkDoSk9B2r79u0VntOHeJ00aZLUwv+M6GS+46E2JYSoDhe1Bkyc&#10;ONGGNvrggw++/vprec4PP/zQpUuXc+fOWavSoEGDzZs3yxMmfPzxxyNGjLDRaXx8fEFBQQWqTX0U&#10;mqHq5kybNk1vByFOjclzoAIDAyvUpvfff7/01P3XX389JydHJ9sdD7UpIUR1srKysKgzMjL0NsSV&#10;gfqxoY2ioqLatGkjz3n77bf79etno4okSTFxp06dMi9QoZjz9va2KGo1RqEZqm5OZGSk3g5CnBqT&#10;50Bt3LjR9mn9li1bSsL08uXLzZs3b9WqlV0P7XdmtAwZ1KaEuCn5+flY1ImJiXob4srY1qZHjx69&#10;/fbbt27dKr6WlJTcc8890pNQly1b1r9//xdffBHi7PDhwyJT0qYhISF5eXkis7i4ePTo0T179oTY&#10;+uijj4SYs1g9Pj6+Vq1ar7322uDBg9PS0srLy2NjY/v06TNgwAD8vVs00rzM8uXLFy5cKBVITk7+&#10;8ssvLZYEMCwnJ+fDDz/s1auXKGZuhkmPld4ci2VsQG1KbHPx4sXAwEB5ju0rTeVXMF+9erVv374L&#10;FizQ2mjV0DJkUJsS4qYgNmNRx8TE6G2IKwP1Y1sevfzyy5BfIj1v3jw/Pz8oPPEVcW7FihXp6elQ&#10;Wi1btjx//rzByjn9559/Hu2kpKSMGjWqdu3aQsxZrJ6dnV23bt3o6Ohvvvlm3759EJFdunSBGkYE&#10;9fT0xK/mFpqXQdrHx6esrEwUQEiG5RZLIvO+++5DAeQsXry4Tp06a9asMTfDpMdKb47FMtSmpCo0&#10;ufmxUK1aterWrZu5MG3WrFnr1q3lTzOFz0ObQqFqbrJaaBkyqE0JcV88PDyCgoL0tsKVqVCbrlq1&#10;ql69emfPnkX6mWeeMXlKP/Lz8vJ++eUXb2/vHTt2WNSmP/74Y61atYqKikSVRx99VDoJbl7dIDsJ&#10;npube+eddxYXF4t8CDuISxPzLJaBeoaG/u6775CDZu++++6SkhJrrUGbJiQkiMzBgwd/8sknJmaY&#10;UOnNsVHGGtSmpEIgRuWKc/v27ffffz/EaEBAgCRM/f394djyl0IdO3bs4Ycfdpmz+RKahQxqU0Lc&#10;F/y99uvXT28rXJmoqCjb8qisrAwqaunSpfv377/tttvkBxFHjRqFnzp16tS1a9e77rpr7dq1Bkva&#10;dNmyZQiWUq2BAwcKMWexulzMrVy58o477ggMDGzRokXz5s19fHy6dOliYp61MsHBwX379kVi2LBh&#10;77zzjo2S0KbSRQuhoaHvvvuuRU0pUenNsVHGGhEREXo7CHF2rD0/HyK1ZcuWEKbweekaU4Hrnc2X&#10;0CxkUJsS4r48ZURvK1yZCrUp+PTTT3v06BEWFta5c2cpc8eOHfXq1Tt9+rT46uXlJY5TmmvTlJQU&#10;pKWKffr0gZizVl0u5jZs2IC0bduslRFHSQsLCz09PTMyMmyUhDbdtm2bSEObCiFrsK5NK705NspY&#10;g8dNSYWcOXPmoYcegtBUfnbe9c7mS2gWMqhNCXFfsAeM/WC9rXBllGjT3bt3//Of//T19RVXbQrw&#10;ZwtVV1JSgvSiRYvw92tNmxYVFd17773JyclI5+Xl3XXXXRBz1qqD+++/PzEx0WC89apRo0azZ88W&#10;+eK8vIltNsp07NjxpZdeatasme2S1rSpZIYJld4cG2WsgdnR20FINeD48eN9jSBhuyT0KISpS57N&#10;F2gWMqhNCXFfgoKCPDw89LbClbF9n77EE088cc899whdJSgvL+/Zs6e3t3ebNm2QaNGihTVtCpKS&#10;kurWrduuXbtWrVr16NEDYs5adTB//nwfH5/69evHxcVlZ2ejir+/f9u2bb28vOLj481ts1YGCQQF&#10;+QNcLZa0pk3lZpj0WLnNmTNnjrUy1qA2JQoRohM+OWXKFPl1pXKUS9jqi2Yhg9qUEPclJiYG69rA&#10;t4qrhsm9Tfayf//+/Px8JSXPnj27e/duk4f2K6xeUFCwZ88ecT9WVcrYW9IGld4c5SMGMDt6Owip&#10;TkCVQpti52fQoEHJycmXLl2S50O52nXqvzqiWcigNiXEfUlMTMS6RizX2xCXJTMzU3peKXEqMC98&#10;8QSpBJCkEKaQp9Jrolq2bGnjeKoroVnIoDYlxH1BbMa6zsrK0tsQVyY4OFhvGUYsMHHiRL1dg5Bq&#10;hmYhg9qUEPeF61oDNm7cyEOnTggvNiXEXjQLGdSmhLgvXNfaIL9hiDgDp06dmjRpkt5+QUg1g9qU&#10;EKI6XNfaoORJUkRLxo4da+AtgITYCbUpIUR1uK61ITw8/OTJk3rrMfJ/rFu3LjMzU2+nIKT6QW1K&#10;CFEdrmttgB4aP3683pKM/B/BwcF6ewQh1RJqU0KI6nBdawZP6zsJfHQUIZWG2pQQojpc15oxffr0&#10;sLAwntnXnVdffXXq1Knnz5/X2yMIqX5QmxJCVIfrWksgjMLDw6OioiZOnMinSmkJRnvChAkYeahS&#10;ejshlYbalBCiOlzXerFx48aQkBAqVLXBCAcHB6enp+s94YS4Ak6nTbOysmAQL9MhxJXgutYXKNQx&#10;Y8acOnVKicy6cOFCSUnJ3r17MzMzly5dOmvWrEgj0+wn8mYiIiKmTp06Y8aMhIQEyLjc3NyioiK1&#10;VaMcdIdO0fWSJUs+++wz2CO2S9iGHOTbaxhGFWNL3ybEgWgWMpRq0/z8fBiUmJioqjWEEC3hutYd&#10;qCiIsOk2iYmJEYn4+PhVq1bl5OQcOXLk0qVLjrUEDR4+fHjLli0rVqyIjY01l7Bg0qRJ5pkKMdHH&#10;UTeIjo6Oi4tLSkqytl3IQT5+RRmURPmom4m+GTFW6MLAJ5gS4lA0CxlKtSkWOQzCX6Sq1hBCtITr&#10;mtjFlStX9DaBEKIbmoUMpdoUeHh4BAUFqWcKIUR7uK6JcsrKyvQ2gRCiJ9qEDDu0aUBAQL9+/dQz&#10;hRCiPVzXRDlHjx7V2wRCiJ5oEzLs0KZPGVHNEkKIDnBdE+UcOnRIbxMIIXqiTciwQ5tCKUMvq2cK&#10;IUR7uK6Jcs6cOaO3CYQQPdEmZNihTYOCgjw8PNQzhRCiPVzXRDl//fWX3iYQQvREm5BhhzaNiYmp&#10;UaMGn8pBiCvBdU2U89tvv+ltAiFET7QJGXZo08TERBiUn5+vnjWEEI3huibKKSkp0dsEQoieaBMy&#10;7NCmaWlpMCgnJ0c9awghGsN1TZRz8uRJvU0ghOiJNiGDx00JcWu4rokNtm7dGhAQsH79evH1yJEj&#10;ItPPz69///66mkYI0QGnO27K69IIcT24roltQkJCPI0gfeDAAXw2bty4WbNmYWFheptGCNEap7ve&#10;lPfzEuJ6cF0T25SUlDRq1AjadP369cePH//hhx+Qbtq0Ka89JcQNcbr79PkcREJcD65rUiHDhw+H&#10;HvX19Z04cSI+kR49erTeRhFCdMDpnm/K98cQ4npwXZMKKSkpadCggecNkOZBU0LcE6d7LxTfu02I&#10;68F1TZTw/vvvS9p04MCBeptDCNEHbUKGHdrUw8MjKChIPVMIIdrDdU2UUFJS4uXlBWHq7e3Ng6aE&#10;uC3ahAyl2tRgMNSoUSMmJkZVawghWsJ1TZQjHTfV2xBCiD5oFjKUatP8/HwYlJiYqKo1hBAt4bom&#10;ymnYsGGDBg38/Pz0NoQQog+ahQyl2jQrKwsGZWRkqGoNIURLuK5diUuXLh05ciQnJycpKSkuLi46&#10;OjoqKkr6RA7y8SvKoGQlGh8+fDjkab9+/ebMmYM2p8lA+0uXLl2/fv3OnTuPHTt25cqVa9euyatf&#10;vHjx8OHD2dnZsEFUl2wDyEE+fi0oKKiEbYQQbdi0aRNCBj7V7kipNtXMIEKIZnBdV3fy8vLCwsIi&#10;jMycOXPJkiXp6em5ublFRUWGm0EO8vEryqDk1KlTUSXSEtNuBjmi8blz5/r7+2/evNm88bKyMliy&#10;ZcuWNWvWLFy4EOWnGEEvIjFjxoyEhIQKbUMZlBQVx48fjzb1HmBCyP+PZu8RpDYlxH3huq6+/P33&#10;359//vns2bPPnz9vcEWwXdg6CGJsqd6DTQj5f2j2HkFqU0LcF67ragpiw5gxY3bt2qW3gFQdbCO2&#10;1MB36hLiBGj2HkFqU0LcF65rbbh69ar8+kv5gUD8dOLEiStXrkg5p0+fLiwsRL611iDURo8effLk&#10;Sb11o0ZgS7G9BuvyVIxecXFxeXm5PP+vv/5CXZMrXwkhlUaz9whSmxLivnBda0NUVNRHH30k0iUl&#10;JfXq1fvtt9+QXr16dbNmzbp164a/+++//x7yq0OHDp07d+7SpUunTp0sNgVdO2bMGPcRpgLb8hQ+&#10;PGTIkCeffNLLyysuLk5kfv31135+fs899xxGeOfOnSrMKiFuh2bvEaQ2JcR94brWhtLS0vr16ws9&#10;GhkZOXTo0OtGkdqwYcPi4mKkjx8/3qBBg2+++ea1114TVaxdZPn555+7w6l8c2zIU/hwcnIyEgUF&#10;BRhnJE6cOFG3bt2ioiKkV61a1bp1a1XmlRA3Q7P3CFKbEuK+cF1rxn//+98FCxZcu3atSZMmubm5&#10;yPn2228bNWr06Q1q1669efNmb2/vN998MyEh4cKFC+aN5Ofnx8bG6q0SdcOaPIUP//nnnyJds2ZN&#10;pKHyu3XrJnKuXr16++23m9cihNiLZu8RpDYlxH3hutaMnJycxx57bP369fgUOcnJyR06dNgi49Kl&#10;S5CkSUlJAwYMgIS9fPmyvAUIUygzi3flV+JW/a+//rrqYlE58+bNKysrkycsGlNeXr5///6jR49a&#10;a8eiPIUPS+latWr9/vvvq1ateuGFF0SO0KYWtT4hRDkGDd8jSG1KiPvCda0lDz74YJs2bRYuXCi+&#10;nj59un79+ocOHRJfz507B9EmbtzBp7e395EjR8RP4nFRsbGx1jRonTp1tm3bZpdYvPXWW6391KVL&#10;F3P5WEXuuOOOkpISJBo3bnzmzBmLxuzduzcwMLB9+/YYlpEjR1prylyemmtTntMnxOFo+R5BvheK&#10;EPeF2lRLoC///e9/y4+GJicnQ6s9++yzjz76aIcOHVasWNG0adPu3bu3bdt24MCBooxBweOi5Nr0&#10;wIEDeXl51sQl5NrBgwcNN2tTiGDUEmlUxE+Qj9DKFgvIQeHy8nLpqySdzctL2lQur02MQS0EP4NR&#10;pCKntLTU2vZCnmJMpEtyzbXpdeO9UA0bNnz66acDAgJ4LxQhVScnJwdrLS0tTYO+lGpTvnebENeD&#10;2lRLJk+ePHz4cJPMa9eunThxAjpMfIWugkSTnoVkUPa4KKFNUezhhx/u2LHjM8888/jjj5sXmz59&#10;uo+Pz1NPPdW/f39Jmz5ppFOnTq1atYKo/eSTT+ASTzzxBNopLi42LyBvcPz48YMHDxbpo0ePwgzI&#10;TYvlJW0qJSwaI5g/f35gYKDtTYZYnzt3ru0B5zOkCHEgznjc1KDhdQaEEG2gNrXB5cuXxevpV65c&#10;OXv27HHjxr333nsvvvhinz59kIZ+2rp167lz55Q0df78+aFDh/r6+hYWFl43nqNHAupq48aNK4xk&#10;ZGT88ssvyJQLKfzrjho1SsnjooQ2Xbp0aa9evUSO+dn//fv316tXD1uEdGxsrCQHhQAF06ZNE0IT&#10;P8kPmpoXkID0vO+++86ePYt0VFTUW2+9Za28iTa1ZgxYs2aNn58fRqPCrcakmL/UFGO4e/du+cD+&#10;/PPPyKzcy6UwjNu3b1+wYEFoaGjfvn179Ojx7rvvhoSEzJo1C43DNwoKZcXi6gAAIABJREFUCsTj&#10;FwhxeQxOeL3pdQ3vzyKEaAO1qUUuXrxYVlZWqIxLly5BPkIDff755zFG/ve//62QkZ2dnZmZGR8f&#10;D5F05coV/L9X2OAff/xx/PhxCLsRI0Yo16b79u3z8vJ6/fXXv/zyy1OnTpmUSUhI6Nmzp0ijTUkO&#10;LlmypHv37u3bt2/ZsuXzzz9vrk3NC8h56qmnli1bhkTr1q1TU1OtlTfRptaMAQ8//DDkaYWbDDBE&#10;H374ITYcg/b7779DI9oeWFSR9gpyjMinacaMGWL6MI/p6eknTpyosEEJcWGD3m5LiOo43X361zV8&#10;rhUhRBuoTS0if0uTvhiUHTqVrjeFJF28ePEbb7zh5+cnHb+0oU23b9/euHHjX3/9FemVK1dCaJpo&#10;U4sF5EAHo9mtW7c2adLERnnl2vTJJ5/Mzc2tUJiilrhfSu8p+j+cx2cIUQ+ne77pdQ3fB0AI0QZq&#10;U4s41fOGlMhToU2lA3j49PLyMlF44vy7eDxTXFyckINJSUkdO3YUBf7zn/8IKVm7du2CggKRabGA&#10;HCjgunXrIlyFhobaKG+iTS0aI4BsPX78ePUSptedzGcIUQmney/UdQ3fo0oI0QZqU4ucOHFCbxNu&#10;okJ5KrTpwoULGzdu3KVLl9atWw8YMMC82LRp03x9fZ9++um33npLyEEoy3bt2nXo0KF9+/Z9+/YV&#10;UhIqs0mTJoGBgcVGzAuY0L9//3/84x/79u2z1qC5NrVojACaNTs7u3oJ0z/++EO6m40QF0YzHWiH&#10;Ng0KCvLw8FDPFEKIxlCbWiQ/P19vE0ypUJ4KIPtyc3Ohra0VOH36tLjyUkI87l7cz2SRCgtUury5&#10;MRWCEcA4GJxJmF43PpuW2pS4A5rpQDu0aUxMDMKYs/0pEEIqDbWpRQqNd9M7GwbFt+27Ks4pTK8b&#10;n/xFbUrcAc10oB3aNDExETY54REFQkjloDa1iBOqH4HBjeWp0wpTgdMaRogD0UwH2qFN09LSYFNO&#10;To561hBCtCQjIwOLOisrS29DnAtnvufa4Jby1AmvMTXBmX2GEEehmQ7kcVNC3BcuaotcuHDBmV8m&#10;ZHAzeerkR0wFTm4eIQ7BGY+b8npTQlwMLmqLYEDEO9mdFoPbyNNqIUxBcXGx3iYQojrOeL0p79Mn&#10;xMXgorYI/nmd/3GVBjeQp9VFmAKYqrcJhKiOM96nz+ebEuJicFFbxGB8H73eVlSMwaXlaTUSpuDI&#10;kSN6m0CI6jjj8035XihCXAwuaoF45aanp6f4ajA+Qx4JTyMxMTG6WmcLmBoZGRl9g6gbTLsBfp1m&#10;iaibkZdXCRu9m4NtQRVnFqbwGfgGPsXXgwcPisxGjRoNGjRIV9MIUQtnfC+UZu9RJYRoAxe1hJAa&#10;EBZIQBKVlpaKnMGDB+ttGnFS4B5NmzYV8rSgoAAJf3//hx9+OCwsTG/TCFEFzUKGHdrUw8MjKChI&#10;PVMIIRrDRS0HwtTHxwd/vps2bcrJyWnWrBnER0lJid52ESfFz8+vYcOGQp5mZma2aNGiefPmgYGB&#10;9BniqmgWMpRqU4PBUKNGDWc+t0UIsQsuahPCwsIeeeQRyFMhOLy8vKSz/ISYA4d5/vnnxdFT+EyD&#10;Bg06duzIg6bEVdEyZCjVpvn5+bApMTFRVWsIIZrBRW1CSUlJQECA5w28vb39/Pz0Noo4L3CY5s2b&#10;Y2dG8hl/f38eNCWuipYhQ6k2zcrKgk0ZGRmqWkMI0QwuanPCwsJatmwpdMajjz7KY2DENvCQxx57&#10;TDhMYGAgHYa4MFqGDKXalO/dJsTF4KI2p6SkpEGDBkJqBAQE8BgYsQ08xN/fXzhMkyZN6DDEhdEy&#10;ZFCbEuKmcFFbROiMFi1a8BgYUcKYMWO8vLywSxMSEqK3LYSoCLUpIUR1uKgt0rhx43bt2uGTx8CI&#10;EsSxdh8fHzoMcW2oTQkhqqPSoi4tLc3NzU1LS5s/f778mfD4jIuLS0pKysnJOXLkyKVLl+xqFuVR&#10;C3XRwpw5c+SPiwexsbErVqzIyso6dOjQhQsXrl27Jq978eLFw4cPZ2dnS3WFPRbp3r07pMZzzz2H&#10;MsJgVER1E4PRBTpCd+gUXcMAk2fLoyMbGyvfHPQi3xz58+cF029mwYIFGF4MMoa6cnPkVEhDsWrV&#10;KgyF5C2SzyC/cj4jXDE1NXXevHnSCIu3AJg4zNWrV+UV7XIY8NRTT3l6eooycHv0uHv3bpPZEQ6D&#10;ZqvuMCb+b+IwJt4SHx9f6QEkRA61KSFEdRyyqFF98uTJ4sU/ERERU6dO/fzzz5OTk7dt24ZYaPIW&#10;yqKiImiF9PT0JUuWzJw5E4VRxfYLhISYQLHPPvsMtVAXLaAday0nJCTMmDFjihG0LxLIQb61uiZA&#10;PbRo0QKfVWxWvrGzZs0S2yUkBdLISUxMVGiSHOibY8eO7dix47vvvvvyyy8tDpecCCPIh8HO8AeO&#10;TQgPD5emFcATlMys8BlRRaHPKHHFqjuM8Bk/Pz+RRl/oEf3OnTu3cg4Dx7DoMDZGyQYlJSV79+7N&#10;zMxcunSp1Kw1h4m4AfrFNBmc+L1cRHuoTQkhqlPFRY2K48ePT01NVR4mib5gskJDQ3X8G4dCCg4O&#10;PnXqlN4jQSoG0zR27FhMmV7eQpwNalNCiOpUelGXlZWNGTMmJSVF7+hJKgMmDpqjvLxcBZ+yysaN&#10;G0NCQtatW6f31hP7wJRh4vikOXKd2pQQogGVWNTi9H1oaOjJkyf1Dpqk8mD6MImYSkyoav71/4iJ&#10;iZk2bdrEiROpSqs1mL4JEyZgKqdOnaqqwxBnhtqUEKI69i7qzMxMKgwXAxOq6knbqKgovTeROJL1&#10;69dTBrgtzqhN+QoZQlyM7OxsLOrU1FSF5YODg/WOjMTxqPpUzgkTJui9fcTB8NCp22JvyKgKSrUp&#10;X71NiItx/vz5W265JSoqSklh7CvzAlOXBNOq0oEQHmh3SaZNm6aGtxDnx66QUUWUalN4JLRpTEyM&#10;qtYQQrSkadOmr7/+upKSU6ZM0TsmErVQ6arTkJAQvbeMOJ4JEyao4S2kWqA8ZFQRpdoUeHh4BAUF&#10;qWcKIURj8C+D/xolJadNm6Z3TCRqERkZ6XDX4oF2V2XdunW8us9tUR4yqogd2jQgIKBfv37qmUII&#10;0ZioqKhbbrnl/PnztouVlZWFhobqHROJWmByMcUO9Cu0yauTXZgxY8YY+Fh+t0RhyKg6dmjTp4yo&#10;ZgkhRGsyMjKU3OOIUMSHRrkwmNyxY8c60K/Cw8P5gH0XBg4zadIkBzoMqS4oDBlVxw5t2q9fv4CA&#10;APVMIYRojJJr23lHSyU4bqSKjeTl5Z09e9Yh9lSIY++IquKjo/bv319aWqp2FVIVeEeUe6LZ7VB2&#10;aNOgoCAPDw/1TCGEaE+F17ZPmjSpwkD1008/vfLKK02aNPH393/hhRewV61BdHQI8fHxBQUF9v5U&#10;IR9//PGIESMq16/Efffdt23btsoZUAkceCSswquT33zzzY4dO3bq1AneMnz48M2bN8t/bdCggUlO&#10;hVSiCqkKERERfJiUe6LN7VB2aNOYmJgaNWoYeJUJIS5Ehde2V6gzzp496+vrO3LkyP379+/du/fr&#10;r79eu3atJvHRAXh7e1vTNDZ+qpAKtamSxjXWptHR0Y5yKggX230FBgYGBwdjHyYxMREDVbNmzbCw&#10;MOlX5Nt7SQC1qcao9+gx4uRoczuUHdoUfyLQpvn5+epZQwjRmAqvbY+MjLQdpXbu3Il/hpKSEpP8&#10;ZcuW9e/f/8UXX4T4OHz4sMhcvnz5woULpTLJyclffvklEuXl5bGxsX369BkwYABinnkv5gXsbWr0&#10;6NE5OTkffvhhr169RMn4+PhatWq99tprgwcPTktLk3dn/lNpaenkyZNffvll5OzZs8fcwuLiYnTR&#10;s2dPjNhHH30ktKnFQTBp3GIZg1GbfvPNN++9996rr766ZMkSG6MKvv/++379+vXo0eODDz7Izc1V&#10;MqQmTJ8+3VFONXXqVNt9QZuKKRAkJSX94x//+Pnnn8XXkJCQvLw8ixuFEYYGNRkTg0ybmo/PypUr&#10;58+fL5XEkH711Vcm9tjwmS1btsBnEI/Nv1p0CZMycvBTdnY2tgVOAu9F9dDQUKSxBmGADTPMx8E8&#10;x5pjnD59+tNPP0Uv2PdAEF+xYoVdHVkDuxaO8hZSvdDmdig7tKm4BjYrK0s9awghGpOamop1jZBp&#10;rUCF2vTUqVN33XXXwIED8eeAPywpPzw8HIEwPT0dwbJly5bip3Xr1vn4+JSVlYkybdu2nTdvHhKI&#10;kV26dMGvCxYs8PT0hD0mvZgXsLcpSD2UQebixYvr1KmzZs0a/FS3bl3EbOiVffv2ybsz/6l79+7d&#10;unUTLxZH9UOHDplY+Pzzz0OmpKSkjBo1qnbt2kKbWhwEk8YtlhEG4ysUGCSFt7e3EOIWC0MY3Xvv&#10;vQkJCfiXjouLE5tc4ZCa4MBryOzVpgajuIQ4ltIQmhY3yuKYGGTa1Hx8kF+/fv1z586Jkq1atZKL&#10;WoENn3nggQegZVetWmX+1aJLmJSRg58eeugh9D537tyaNWtCL8bExKBYo0aNbLiu+ThYHBlrXtSx&#10;Y0fsBcEtx40bByOFWyrsyMYM8rip24IdGISMbdu2qdqLHdpUy1epEkK0ocJ1reTJphs2bOjUqdNt&#10;t912zz339O/f/9ixYyL/7NmzeXl5v/zyC2TEjh07DMYDNn5+ft999x3SyLn77rtLSkpyc3PvvPPO&#10;4uJiUQtRFrFT3r7FAvY2BWWAuCvSgwcP/uSTTwyKz+nv3LkTYuLEiRPi64svvmjyYPkff/yxVq1a&#10;RUVF4uujjz4qndM3HwTzfi2WgcFz5swR6fj4+IcffthaYexgNGnSpLCw0PaIWdxMCQfe3aLknL6J&#10;Nn3iiSdGjx4t0kJomm+UjTGRn9M3Hx/skwg9CukGKSbp1ArHCt3JD7LKv1pzCZMqJsZLsvjpp5/+&#10;4IMPRDosLAw9WjPDfBwsjozFDd+6dSv2G6U2sUjhlso7ss348eMd5TCkGqHNKXRqU0LcmgrXtfJ7&#10;rhHtvv32W8iOnj174uuoUaMQIxEOu3btigApXYQaHBzct29fJIYNG/bOO+8YjGdd77jjDlRs0aJF&#10;8+bNfXx8unTpIm/ZWgG7moIyQKgW6dDQ0HfffdegWJsuX74cbUo/jRs3zuSM7bJly+6//37p68CB&#10;A4U2tTYI8satlYHBUpktW7bUrl3bWuGysrL//ve/EMePP/44JGZpaWmFQ2qOA683rfBYu7k2bdas&#10;2eTJk0VaCE3zjbI2JgaZNrU4PnFxcc8++ywSb7zxBgqYGGPbZ+SHD+VfrbmESRU5cg/s3bs3Blyk&#10;Z86c2atXL2tmmI+DxZGxuOFwywceeEAy4P3334dbKu/IxgzyuKnbos2tR9SmhLg1DtSmgoULFyIG&#10;79ixo169eqdPnxaZXl5e4gCn4cZhqsLCQk9PT3FH/4YNGxBWbbRprYBdTclvLYI2FVpWoTZNTU3F&#10;Jkg/DRkyZNCgQfLCCNWQR9LXPn36QATYGASpcRtlYLCU/v777/38/GwUNhivLExKSoJEDgkJqXBI&#10;zXGgNq3wWLuJNt25c+dtt92Wnp4uvsoPgso3yuKYyKtYGx/sNdWpUwdaFsJr7969JsYo9BmTr9Zc&#10;wsYdbPKfoE2laxigTV966SXbU2YyDiY51jZ8/fr1ciNffvlluKW9HVlEHOR2lMOQaoQ2j2yiNiXE&#10;ram6Nj1w4EBiYqK47vPcuXNvvfVWx44d0SAisbhBatGiRehCrqJQAMG4WbNm4iuKNWrUaPbs2dJX&#10;k/swbBRQ3pRFbYoYDOMtbpf8p6KiIumE7KFDh+rXr29yNSEK3HvvvcnJyQbjc0nvuusuiAAbgyA1&#10;bqMM8iEmyo288sorAwcOtFYYUyCdXBaHkCscUnMceL2p8uOmJ0+eXL16dYsWLV588UXpVyE0zTfK&#10;4pjIq9gYTGjHhg0bWjx4rNBnTL5ac4lKa1NrZpiPg3mOtQ0vLS319fWdNWuWwehp2JGDWyrvyOJW&#10;CDBx48aNc5TDkGqENo+6pzYlxK2pujbdv39/69ata9WqBcFRp06dtm3b/vTTT5AOPXv29Pb2btOm&#10;DRIQH3JtGh8fj04nTpwo5WRnZ7dq1crf3x/Vvby8UMCkF2sFlDdlUZvOnz/fx8cHwiIuLs6kR5Of&#10;1q5di8154IEHsI0jR440H4ekpKS6deu2a9cOvffo0QMiwMYgSI3PmTPHWhkYDO3VvHnzpk2btm/f&#10;/siRI9YahCauXbt2GyOYhV9++UXJkJqgsTb95z//+a9//cvDwwMjFhERIb8GVAhNixtlPibyKjYG&#10;/Oeff4afLFu2zKI9SnzG/KtFl6i0NrVmhvk4mOfY2PCsrKwHH3wQFj777LN9+vSBoFTekY0ZXLdu&#10;HcWAe6LNK0KpTQlxaypc1+PHj7cRoiROnTq1a9cu6S4oAWRrfn6+kuqCgoKCPXv22HgZUoUFKlFS&#10;OVAAe/fuNX9algS62717t8mtNkoGwUaZwsJC/Fph4dLS0l9//RU/iacRSSgfh7CwMEc5lRBAVcd8&#10;o4S8Mx8TORbHJzU1FTsD8udImFMJn6nQJSqBuRnm42Bxuiv0tIceekj+2DUlHVkjJCTEUd5CqhcB&#10;AQH9+vVTuxdqU0LcmgrXNd9Z6g449taWjIwMlXymEu8jwK5CVFRUYGDg//73PzVMcnKio6M//fRT&#10;jED37t0feOABR+2tafDWSuKceHh4BAUFqd0LtSkhbo2Sda3ktaWkWhMeHu5Yv5owYYIadk6ePFn+&#10;YHkllJaWBgcHz5s3r8JjgS7Jnj17ZsyYgelYsGDBmTNnHNUsX1jqnmDqES9iYmLU7ojalBC3Rsm6&#10;lh52Q1wVB96kL1DyWFxSTUlNTaUScE/y8/MRLxITE9XuiNqUELdGyboODw+XHk9DXA9MrsOPm06a&#10;NOnkyZN6bxlxPJjWsWPHOtZbSHUhJycH8SItLU3tjqhNCXFrlKxrBCREI71jIlGL4OBgg6OfVWm4&#10;8QhM4mLwyabuDI+bEkK0QOG6zszMTElJ0TssEsej3gt+1LsjiugFJjQ9PV0NbyHVAgOvNyWEaIDy&#10;dW37PTGkmqLqw4DEEVniMoSFhV27dk09hyHOD+/TJ4SojvJ1zYdJuR6Y0P+vvXuPi+K89wcO57Sn&#10;uZC2sUkDXkBFUNScRJP0kia9JKem5ySa1ER9aU9uJ2lSc2kiKio3FbkIbjTKxWqimAgoSjQqAgqI&#10;IogmsVEkSBTwxKCIKLho0tREPZ/fziv72+zOLrPszjPDzuf9B69ldmae78zO7PPZ2ZkdvKzqbV08&#10;dOpjUlJS1NtaqFfg75sSkeqU79dXr16dNm0aL4ryGUiNr7zySkdHh0qbFuaclJT0xBNPdHV1ab2s&#10;5AVFRUWvv/66ehsM9Qq8LxQRqc6t/Rr9U0xMTGlp6cWLF7XuKKmHEEnnzZuXkJCg6hFTK2xa8fHx&#10;O3fuZELtjbC1zJ07NyUlZcGCBez9CSZPnhwWFqZ2K8ymRIbWg/0aIyclJaWmpiLi8BvbXqSoqCg6&#10;Orq8vFy1ran7bQZBh9tMr9DS0hIVFYUPojzBlGxFRkYGBASo3QqzKZGhebhf79q1a/78+XFxcdKP&#10;WXZ1df3v//7vgQMHtmzZsnLlypSUlIULFyKR4C8eL126NC8vr6ys7MiRI62trXZ9IYbU1taiL1y7&#10;du2SJUsQZZKTk1NsJDvAOIkWixcvxlSYFnNwPWeMifGlmSdZLF++fNOmTTU1Nc3NzbZTYVna2trq&#10;6uqwjCgbxUuL45q0sI5slwKNYgFdFOx1JSUleI108u6NDQDbDNaDVJvsSrbdZnJzczFJt6+s4zbj&#10;uMFAzzYYsG4wzl47bDAXL17E9v/BBx/Ybv+9boPBguzcuTMmJsbM34oiByaTCV2G2tsGsymRoXll&#10;vzZbbnq5yCI7OxtJCD1oe3u73WiXLl1C/quuri4oKMjKykr7Frpn/M3MzNy4cSOexTgYU3nrV65c&#10;QQHHjx/fs2fP+vXrly1bJvXo1t4dQ/Lz8ysrKzEO+l27yVEnqkXNqFxaBEyLevAARaLUHpTULcyt&#10;qampqqoKhaWnp9tmEUfOUku3Y6ZaYHF0+L6NHk5a265Xsu02gy3EurV4ss1cvXoVm4HdBmMNgtIG&#10;g+F4Vtpg7A4c2m3G0lJMnz692+3fE9IGs3fvXgEbDIbrcIMhncBnRXQZDQ0NqrbiRjbFJ1cUhPd3&#10;9aohIsG4Xzv6+uuvtS6BeplPP/1U6xKIRCgsLESXUVNTo2orbmRTMWGZiETifu2IVyKTu7x7lJRI&#10;t1JTU/39/dV+k3Qjm4o5yYCIROJ+7ai5uVnrEqiXuXz5stYlEIkwceLE0NBQtVtxI5uKuTiLiETi&#10;fu2osbFR6xKoN7l69WpnZ6fWVRCJgGCKeKp2K25kUzE/akVEInG/dsTvZ8ktCKbcZsgIOjo6/P39&#10;U1NT1W7IjWwq5mYARCQS92tH/H6W3NLU1MRsSkYgXTuLv2o35EY2FXMTVSISifu1oy+++ELrEqg3&#10;+eCDD5hNyQjEXAh1za1sGhAQEBkZqV4pRCQe92tHZrP5q6++0roK6jWKi4uZTckIxFwIdU15NsWb&#10;tZ+fn8lkUrUaIhKJ+7Us6dY4WldBvUZOTg6zKRmBmAuhrinPpg0NDejDcnNzVa2GiETifi3Zt2/f&#10;4MGDAwMDpX+RTc+fP48HgRaLFi3StDrSuxUrVjCbks8TdiHUNeXZtLq6Gn1YSUmJqtUQkUiVlZVi&#10;TmzXP8RTxNDg4GA8kO6oLg15+eWXtS6N9G79+vXMpuTzampq0F9s27ZNQFtKs+nx48dR07vvvqtq&#10;NUQkUkVFBfZr3jtbEhIS0rdv37CwsFILPEA2bWtr07ou0jtsLcym5PNE5kCl2fTLL7/09/dPTk5W&#10;tRoiEonZ1FZ8fPzPf/5zxNPg4GDpK37rt/xELnz00UfMpuTzROZAN67Tv+WWW6ZOnapeKUQkGLOp&#10;rba2NulYqQQhdeDAgVoXRb3AiRMnmE3JCITlQDey6ahRo8aOHateKUQkGLOpnfj4+BEjRkjZ9N57&#10;78W/WldEvYDZbGY2JSMQlgPdyKYoCGWpVwoRCcZsaqetrW3AgAFSNg0LC+PJpqQQ4qnWJRCpTlgO&#10;dCObTp069ZZbblGvFCISjNnUkRRMhw8fzoOmpBzvc0tGICwHupFNk5OT/f39v/zyS/WqISKRmE0d&#10;DRo06O6778ZfHjQl5c6ePat1CUSqE5YD3cim7777Lrqx48ePq1cNEYnklWza3t5eW1tbUlKyevXq&#10;tLS01NRU6S9kZmZu3Lixurq6ubn50qVLbs0W42OqqqoqzCEjI2OhRYoFHqSnp+fn51dWVuIdqaur&#10;68qVK9YJr169iiGNjY2YFuNg2lQn0r5LGvj444+HhIQ888wzdtlUmi2aQ6OYLQqwloS/mBANuVhY&#10;aXHwrLQ4GH+hDceSFtnIysoqKCjo2WokMRoaGrQugUh1wnKgG9m0tLQUNeF9Wb1qiEikHvz2PoJs&#10;YmIiAlmyRVJS0vLlyzdt2lRTU4PkZP6u1tZWxFa8daxdu3bJkiUYGZOkOGENatLMMX5OTg6mxRww&#10;HxdzXrx4caIF5i89wBAMdzatax9++GFYWNiaNWuwXG7N1loSyl66dKk1s0pLhCEuFsc1pOS6urpd&#10;u3bl5eVZ52wb1iXWV8SZ5G9hZCwOj5d7EbZ/rUsgUh3ehcR81eZGNuXXf0Q+xq17luJdKS4ubseO&#10;HW7lKtKt4uLi2NhYvqV7BfYOrUsgUp2w21wzmxIZFwIKdmqTyeR6tM7OzlmzZm3fvl3rNEXeV1RU&#10;NHv27AsXLojZ5HwVb+hNRmBW1mV4jtmUyNACAgIiIyOdPbtgwYKUlJTY2NiWlhatQxSpBS8uXmK8&#10;0Hi5RW57vmTr1q1al0Akgusuw1uYTYkMLSwsbPLkybJP7dq1i8dKDQUvN7+b7pmCggKtSyASwUWX&#10;4UXMpkSG9hsL2adiYmK0DkskWnR0tNgN0EcIOAOPSA9cdBlexGxKZGj4BIzPwY7DsacXFRVpnZRI&#10;NLzofJPvgezsbK1LIBLBWZfhXcymRIYWGRkZEBDgODw6OlrrmETa4FmnPbBy5UqtSyASwVmX4V3M&#10;pkSGZjKZsF+bv3s3cB40NbKUlBSttsbeKz09XesSiESQ7TK8jtmUyNByc3OxX9vd1SYxMVHrgESa&#10;iY2N7ezs1GqD7KXeeOMNrUsgEkG2y/A6N7JpWVkZ7wtF5GMKCwuxX9vd1SYhIUHrgESaaWlpmT17&#10;tlYbZC/Fg81kELJdhte5kU3FhGUiEik1NdXf37+jo8M6xMMv9I8ePdre3q72JKQqXhHlruXLl2td&#10;ApEIjl2GGtzIpmJOMiAikSZOnBgaGmo7ZP78+d1mlz/96U/33Xff/fff/5//+Z+vvfba7t27rU8N&#10;GDDA9l8lejAJqS0hIUGrbbI34n2hyCAcuww1uJFNxVycRUQi4V0G7zW2QxYuXNhtcImIiJgzZ05Z&#10;WVlubu7rr79+/fXXx8fHS09h4KlTp9yKQcymOpSWlqbVNtkbHTt2TOsSiERw7DLU4EY2FfOjVkQk&#10;TEdHh7+/f2pqqu3AlJSUboMLsunKlSut/27cuPFf/uVfDh48aLb8eHt9fT0eFBYW4k3j4YcffvHF&#10;F2trazEkKioKGfS55557/PHHc3JyrJNbs+m6deueeuqpRx55BHm3sbFRenbDhg2rV6+2jvzee++9&#10;9dZbdvU4tvXKK69YIzLaQoV40NnZmZ6ePmnSpPHjx2dkZEjPyg68cOECBk6YMOHpp5+uqKhw1orj&#10;EFtY3qqqKjw1duzY9evXt7e3x8bG4jFWOObvVkOyA2VX1+nTp6dPn45WEC7xySE/P99FQy7gI4pW&#10;m2Vv9OWXX2pdApHqZLsMNbiRTcXcDICIhJEucMRf24F43+k2uNi+I12fAAAgAElEQVRlU7MlXy5a&#10;tMj8bdA8cuTILbfcsnbtWsw8MzMTEQ1P/fSnPx0+fDiSIjJT375916xZY51WyqYJCQnIUqWlpQhb&#10;GBPvgxiIp2677bbz589LI48YMcI214JsW//6r/967NgxaYSpU6fOmDEDD6ZMmfKLX/wC6Xb79u1J&#10;SUnSs7IDEeDGjBmDIdnZ2YGBgZinYyuy7drC8t51112odvny5ddffz3yoslkKigoCAkJWbVqlfKG&#10;nC2j7Oq67777nnjiiaKiopiYmD59+uApZw25fokFdD8+44svvjh37pzWVRCpTrbLUIMb2VTMTVSJ&#10;SBjZs9p7lk1/9atfRUVFWYNmcXHx4MGDT548aZfVrAcms7Ky7r77bumx7Xf66OPr6+s//vhjhNcD&#10;Bw5IA0eNGiXlUeQw5CprTpXItuWYTQ8dOnTdddc1NzfbjiY7sLa29oYbbjhz5oz0LyIggp1jK7Lt&#10;2i2vNUb/7ne/e/HFF6XH8fHxmKHyhly0Zbe69u3bd9NNN1lneP/990vZVLYhZ2VL+J2+cnV1de3t&#10;7VpXQaQ6MRdCXXMrmwYEBERGRqpXChEJJntWu8LzTe2yaXh4+IIFC8zfBs3Ozs7//u//vvHGG++9&#10;917MULoMH1nNmkH37t178803S4+t2XTmzJnIWEhUDz30EDLWtm3bpBEyMzMffPBBs+UYJ8axK0a2&#10;Lcdsmp+fP2zYMLtpZQdu2LDhBz/4AZYRTw0dOrRfv35jxoxxbEW2XVtYXoRF6fH48eOR9qTHS5Ys&#10;efTRR5U35GwZHVfXunXrbr/9dmsBf/7zn6VsKtuQi9fXzOOm7igsLGQ2JSMQcyHUNeXZFG9Vfn5+&#10;JpNJ1WqISCTZs9p7cL7phx9++L3vfa+0tNT83YOgp0+f3rhx48iRI6U7oCKrbdmyRXoK3fnAgQOl&#10;x9IkBw4cuPXWWzGJNDAoKMg68pkzZ/r06YM4i3BWV1cnW5JdW9dff7102is8+eSTyKYoDwXYTSU7&#10;cOfOnch8SlqRHWKFOdfU1EiPkU2lcx7Mlmw6btw4dxuyGyi7unbs2IEH1vEfe+wxKZu6aMgZZlPl&#10;li1bxmxKRiDmQqhryrNpQ0MDsmlubq6q1RCRMM7Oancrm7a0tGzevHnYsGGPPPKI9JQUND/99NPP&#10;P/9cGvLXv/712WefNVuyGtLSBYs//vGPzz//vO0kFRUVGKGtrQ1D3nnnHbzhWLMpvPTSS8HBwbJH&#10;+2TbGjFihHTJFJ5FhkM2xZzREGKENOaJEyfw19nAkJAQ60D8W1tb69iKbLu2us2mChuSXUbZ1YWE&#10;1L9//6VLl2IgRrjhhhukbCrbkNwL+//xO33lpk2bxmxKPk/YhVDXlGfTyspKMSfAEpEYiE3YqQsL&#10;C+2GK/xO//vf//51110XEBAwevTo5ORk6zmgUtDctGnTzTfffKcFRv7444+lrIY8OnToUHz4/tnP&#10;fmY9y1OaBIF17Nixffv2xSR4gLxrm00PHjyIatetW+dYjGxbGPOHP/zh7bffjoEIgtK1UIhraDo8&#10;PHzkyJH33XefNLnswKqqKqTbIUOGjBo1KigoKCsry7EV2XZtdZtNFTYku4zOVhfeq++4444+ffo8&#10;+OCDEyZMiImJcdaQ65eY2VS5Rx99lNmUfJ6zLkMNSrMp3r5RE+8UQuQznH0ZEhcX5zq1KITe+vDh&#10;w0ePHrX+XpKU1U6ePImBzqbCUyjMcXhxcXG/fv2kS9GVtGW2nAlw6NChzs5Ou5Exf8cCZAc2NTUd&#10;OXLk3LlzzlqRbbcHum3I2UBnq0ty1113WX8MQbYhF7AZaLJZ9ka//vWvmU3J54n8/pzZlMigzE5O&#10;It+1a9f27dvdTVdK2B5HVO78+fOpqakRERFvvPGGGlX5mLS0tOnTp2ON/dd//dftt9+uJIY6wgaA&#10;zUCTzbI3euyxx5hNyeeZBV53xGxKZFzOfnxjzpw53o5M/8+CBQusPxGvHHp91LNq1SoPj00axJEj&#10;RxYvXjx37tzs7OyzZ8/2bCZY4eK3xt7rueeeYzYlIxD2e03MpkTG5exHi9U7dEr6h5e+vLxc/NbY&#10;e0VFRTGbkhEI+517ZlMi43Jxs7f58+drnZFIG3jpxW6GvV5qaiqzKRmBsPuDMpsSGRc+AeNzsOxT&#10;0g/pkwHhpRe8HfZ2b7/9NrMpGYGLLsO7mE2JjCsyMjIgIED2KezsRUVFWsckEg0vOt/n3bV582Zm&#10;UzICF12GdzGbEhmXyWTCfo1EIvusSldEkZ5FR0cL3gh9QGVlJbMpGYHrLsOLmE2JjCs3Nxf7dUND&#10;g+yz5eXlvCLKUPjTUT3zySefMJuSEbjuMryI94UiMi7s0divsXfLPtvR0fHKK6/wm32DwAv96quv&#10;4kUXvBH6gDNnzjCbkhG47jK8SGk2FXk/ACISQ8n3Ibt27UpISJg7dy6PofokvKzz5s1bsGABvxbr&#10;sa+++orZlIxA2FfoSrOpWeD9AIhIDLfeaBBSY2JieBjVZ+CljI2N5Zf4njNb7hChdRVEqtNdNr0m&#10;8H4ARCRGD95oEGWio6MVJtTW1tba2trS0tK1a9cuWbIk2WKhnFQb+DclJWXp0qV5eXllZWVHjhzB&#10;fJzNOScnB3NOSkrCnFMcJNvAOIkWixcvRj2YFnNwnHNzc3NNTc2mTZuWL18ujZ/sIMmBNNy2acfl&#10;ckZ2hUgrQWoLC+ii4B4oLi7GxwweKPUWvCjMpmQEesymwu4HQERi9PiNBpMgOS1atCjNwjZj2Yaz&#10;9PT0/Pz8qqqqpqamS5cuudUExkdMrK6uLigoyMrKSvsWGsLfzMzMjRs34lmM49acr1692tXVdfz4&#10;8T179qxfv37ZsmVSBLTW/NZbb7333nsHDx5sa2vDyG6uGFVgAbECsRqxMrFKbVeyYxp2kXQlCLtM&#10;pd7V2NjIbEpGoMdsKux+AEQkBn9/Q9bly5e1LoF6k9raWmZTMgI9ZlNh9wMgIjGYTWW1tbVpXQL1&#10;JjU1NcymZAR6zKbC7gdARGIwm8o6duyY1iVQb1JeXs5sSkagx2wq7H4ARCQGs6mszz//XOsSqDfZ&#10;unUrsykZgR6zqbD7ARCRGMymsr744gutS6DeZP369cymZAR6zKbC7gdARGLwfm+yvvrqK61L0KML&#10;Fy7MmjULf7UuRHdWrVrFbEpGIKzLcCOb8hALkY/h/d5kmc3mf/7zn1pXoS9YJzNmzKivr58+fTrj&#10;qZ309HRmUzICYV0GsymRcZl5vzc5WC1dXV1aV6Ejx44dmzlzZktLC9YM/iKkfvrpp1oXpSMrV65k&#10;NiUjENZlMJsSGRrv9+YI77/nz5/Xugpd+OabbxC8MjIyOjo6rLeVwuP09PQVK1bgWa0L1IW8vDxm&#10;UzIIMV0GsymRofF+b46ke6JqXYX2ED1jYmJqa2tlb3x66NAhPMt4Ctu2bWM2JYMQ02UwmxIZGu/3&#10;5qirq4uXQ8GKFSsOHz4sG0yt8RTjaF2m9nbv3s1sSgYhpstgNiUyNN7vzdHFixe1LkF7n376aUZG&#10;hotgKklPT+e5px999BGzKRmEmC6D2ZTI0Hi/N0d1dXVal6AxxM2oqCjbc0ydwTgzZsww+JX7WF3M&#10;pmQQYroMZlMiQ+P93hz56g++JiUlBQYGBgcHx8fHnz17Vnacb775ZsWKFXYXP7nW0tLi+oel0BZa&#10;RLtofe7cuWotnnZOnz7NbEoGIabLYDYlMjTe783Rhx9+qHUJaikoKEBAvOOOOwYPHuyYUKWLnw4d&#10;OqQwlXYbT6VUGhoaihbRLiKvwGUVp6uri9mUDEJMl8H7QhEZWklJCfbr6upqrQvRkRMnTmhdgooG&#10;DRo0fPhwJMXw8PCBAwe+/PLL1oS6YsWKHgRT2Xja2tqKOWP+ERERaCssLAyPtVtodV29epU/OkYG&#10;IabLcCOb8vgKke/hfu3o0qVLtv9evnz55MmTCG34ZJ6fn48A9+abb+LBjh078AaNpzo7O3vcFnLw&#10;rl27Vq1aFRsb+6c//enee+/99a9/PX78+KlTp86aNctkMq1du3bLli1oqLGx8azFSYt9+/ZhYEVF&#10;Rb7FypUrTd3JysrCmElJSUOGDEEwDfxWUFDQH//4xz179qSnp/csmNrG0/r6+nHjxmGe1vmHhoai&#10;RbSL1pcvX95tnVgWaaGwZqotpEXGsre3tzc1NWEI1klOTg5Gnj179ksvvYQ1hvWGtTdlypSYmJi3&#10;3367vLy8ubm5x68LQra0knfu3IlK8Ir/7W9/wwNsA9gS8BS2CtvxeSMxMgjdHTfleWlEvof7tSPE&#10;DmS+jz76CBHkyy+/VDhVa2vr8ePHpdiU/y0pP1nFxcUhcSLlINceO3bMLt8Ig7zYt29fazCVHv/y&#10;l7/E8nqSTZEaX3311X79+tnOXzpoOmjQIOQ88Uv69ddf40XB2sYnCqRYrH/blwOvjvWVev/99/Ha&#10;4UU5ffq0wpn/4x//wBrDdoKthT86Rgahu/NNeT0vke/hfm00CFJScAwODg4JCcEGIH2nj84GufnU&#10;qVM9zqZIdch/UqeFeb722mvBFmhr9OjRiKdaLzoReUp31+nzdxCJfA/3a0PJy8tDMB0yZAiSYnR0&#10;tN21UIiVCJcff/xxD4Lp4cOH58yZY3c0BfPHQLQ1atQoJNTCwkKxi0tEXqa73zfl/WOIfA/3a+PY&#10;tWvXgAEDQkJCuv0NqfT0dOW/IYUxMzIyMJWz+5dKV+uj3eDg4NLSUjUXkYjUpbv7QvG+20S+h/u1&#10;EUjpMDw83EUqtdXQ0DBz5kyFv70fFRWl5NZQUg0RERGanHhKRF4hpstwI5sGBARERkaqVwoRicf9&#10;mmQhniq5bJ/3LCUyFDFdhtJsivcgPz8/k8mkajVEJBL3a3JhxYoVrs89PXToEMbRukwiEkRYl6E0&#10;m+IzNArKzc1VtRoiEon7NbnwzTffzJ4929mV+wim0dHRzs4xJSLfI6zLUJpNq6urUVBJSYmq1RCR&#10;SNyvyTWz3A9LdXvxExH5JGFdBo+bEhkX92vqll08RTDFvzzHlMiAdHfclOelEfke7tekhG08zcjI&#10;YDAlMibdnW96jdfzEvki7tekhBRPKysrefETkZHp6zr9a/wdRCJfxP2aFEI8ffrpp7/++mutCyEi&#10;zeju9015/xgi38P9mpTr6OjQugQi0pLu7gvF+24T+R7u16TcqVOntC6BiLQkpstwI5tGRkYGBASo&#10;VwqRQmfPnj158uSRI0eqq6tLS0vz8/NzcnJMFq+99tqSJUs2bdr097//XfkxHvS4H3744Y4dOzDV&#10;+fPnlUxy5cqV+vr69957b+7cuZMmTfrlL3/5zDPPLFq0qLi4uKWlxYOFE80H9ut//OMf2B7wCmJ7&#10;eP/997E9LF++HBtDfHw8tocXXnhh/PjxTzzxxKxZs1auXFleXt7tC4Qtp6amZvXq1dHR0Zj23nvv&#10;xV/MZ8aMGZjtO++8s3nzZrR1/Pjxtra2y5cvn7RobGystkAT+RbZ2dmm7qAkaeTdu3dj2g8++ECa&#10;24ULF7BZfvLJJxiIZzFaWloaFuepp54aN27cPffc84c//OGll17C1r5lyxbsC5cuXerZ2mtvb29q&#10;akIr27Zty83NtVtAuxuc1tXV9awVIvINYroMN7Ip3rP8/PzMZrN61RBBV1eXt2aFzbW2tnbr1q3L&#10;li2bPn36448//uc//xmR5W9/+xt6dOQA2ZiCbh6ZACkTgSAmJubJJ5/8zW9+M3LkyLFjx+Jf5GDM&#10;86uvvnLRLoLFnj170MrUqVN/+9vfBgUFBQYG3nXXXfdY/OxnPxv/rYkTJ75mIzEx0Zpa0tPTEUqk&#10;uADTpk3DCPjMiqkeeOABzGfEiBGB3UHZ9zjx4IMPYlZ48OMf/xgpB+tHamjFihX5TiD5VX/X4cOH&#10;T9q4evWq7XpAdDvp3JkzZ2TXnvTZY//+/ZWVldaEFxcXh8VPSEhYunQpBiL/ffTRRxjtn//8Zw82&#10;jC+++AJ5DgksJSXlueeemzBhwpw5c1atWlVVVaXww4kOYX3u3bsXyRJbeFRUlG0CxkDri4gtHy8c&#10;kjReHYVzxpjHjh3DVLxCn8jgxERBN7Ip+kgU1NDQoF41ROA69pF3cb8mIiKFxHQZbmTTkpISFISP&#10;zupVQwS96zvx3q6wsBD7dU1NjdaFEBGR3onpMnjclHTn+PHjWpdgIKmpqf7+/rz+moiIuiWmy+D5&#10;pqQ7vfeEv95o4sSJoaGhWldBRES9gJgug9fpk+5cvnxZ6xIMBO8yeK/RugoiIuoFxHQZ/H1T0oW/&#10;/OUvAwcO3LdvHx6fO3dOGhgYGDhlyhRN6/JxHR0d/v7+qampWhdCRER6J6zL4H2hSBfi4+MjIiLC&#10;w8MRT6Xf98YDZNOtW7dqXZovKysr8/Pzw1+tCyEiIr0T1mW4kU15321ST1tbGzawfv36IZ4WFBQg&#10;mIaGhiKbal2Xj+OFUEREpJCwLsONbBoQEBAZGaleKWRw8fHxd9xxR//+/YODgwcOHCj9dLzWRfk4&#10;XghFREQKCesylGZTs9ns5+dnMplUrYaMrK2tbciQIdYbGg0ePBgJVeuifBwvhCIiIoWEdRlKs2lD&#10;QwOyaW5urqrVkMHFxcVZ4+l//Md/xMfHa12RL+OFUEREpJDILkNpNq2srOQ1E6S2tra2/v37I5j2&#10;7dt36NChyu/3TT1QVVWFnbq4uFjrQoiISO9EdhlKs2lFRQVqwl81iyG6NmDAAGTTu+++mwdN1cad&#10;moiIFBLZZTCbkr48+eSTQ4YMCQ0N5UFTtXGnJiIihZhN6dqVK1dOnjz597//vbS0dP369YsWLUq1&#10;kZaWlpmZuXHjxurq6ubm5kuXLrk1c4yPqaqqqjZs2JCRkbHQIsVCemxtBRZ9y2QyLbKRZiNVAdvx&#10;bedjsrD+++yzzwYFBT300EOYxK4wTLhu3TqsEKwWrBysItnlwjrBmsFyWedgu1B2xUgLgr9ZWVkF&#10;BQXO1qf15SgrK8vPz3/jjTfs1onryfWJOzURESnEbGpEWLeJiYkIYcnJyUlJSXiwZs2arVu37t27&#10;t76+vrOz0/xdra2ttbW1CGpr165dsmQJJsGEKc5Zcx5Gw/iYCtNiDpiPWU9OnToVHh7e2Njo+BRW&#10;AlYFVsi2bdveeecdaXGk0Ck9fvPNN3Nycnq2XBi/rq4O0TMvL2/p0qV2Kw1/sca2b9+O9NnQ0IDx&#10;u7q67CaXXg4UIL0c0iviKEkxtItNQr2djjs1EREpxGxqLLt27YqNjS0pKfEk0pGvKi4uxuahxq7H&#10;nZqIiBRiNjWKsrKy6Ojo7du3a51/SO+KiopiYmLwMcaLmx93aiIiUojZ1MeZTKbU1NR58+YxlZJb&#10;sMHMnz9/wYIFXtkOuVMTEZFCzKY+Li0tTeuQQ70YEqpXDqBypyYiIoWYTX3c/PnztY431LvNmTPH&#10;8+2QOzURESmkx2zK+0J5S3l5Ob/KJw8VFRV5fuiU94UiIiKF9HhfqIaGBtSUm5urajVGMGfOHK2D&#10;DfmChIQEDzdFkTdHJiKiXk1kl6E0m6IvRDY1mUyqVuPzKioqioqKtE415Avmz5/v+QYZGho6ceJE&#10;z+dDREQ+T1iXoTSbQkBAQGRkpHql+Dyz5TRBrSMN+QivfK2Pdxm813hl8yYiIt8mrMtwI5uGhYVN&#10;njxZvVJ8XkJCwunTp7WONOQ7PL8iKjU11d/fv6OjwytbOBER+TBhXYYb2fQ3FqpV4vs8+emoo0eP&#10;tre3ezHWSOrr68+dO+f12Sqn0nKp4TMLrav4Ds9/TKqsrIzXOBIRkRLCugw3sunkyZPDwsLUK8Xn&#10;LVy40EXOePHFF99++23bIXv27BkzZsz58+fxeMCAAbt37/Y8zWRlZTU1NVn//elPf1pTU+P5bHvM&#10;W8vVA3aroluvvvrq66+/rl49dhSW5+FZp7wcioiIFBLWZbiRTSMjIwMCAtQrxeclJye7CBl4se+8&#10;807bIc888ww+D0iP8THl1KlTnmQdSd++fW2zoJGzqd2q6JbgbKqwPM/fI3g5FBERKSSmy3Ajm5pM&#10;Jj8/P3SH6lXj21xn0xMnTvzbv/3bvn37pH/b2tp+9KMfWX8JNTo6ur6+Hg8uXLiQnp4+YcKEp59+&#10;uqKiAkOKi4tXrFghjbZgwYJVq1ZJj+fNm3f48GHbJrKysm688cYnnnhi6tSpJSUlZks23bZt21/+&#10;8pdHH3105cqV0miOTdiJioqqrq62m6pntVmz6YYNG1avXm2d1XvvvffWW2/ZNtrZ2YmZT5o0afz4&#10;8RkZGdZK9u7di0qwqzirfN26dU899dQjjzyCZNnY2Ci7Kpwt8pkzZ9DE2LFjU1JSXn75ZcdsKjvh&#10;+vXr16xZYx1n06ZN0lqSHVl2ZTq+Us4sXLjQw82Sl0MREZFCYroMN7Jpbm4usmlDQ4N61fg219kU&#10;HnvsMQQg6TFi3MCBA5FmpH+tGQ6xZsyYMcis2dnZgYGBVVVVpaWlgwYNkoIU4uyIESPw+PPPP7/u&#10;uuvsDrVi5J/85CdpaWlIfp988onZkk1HjRqFWb377rt9+vTZunWrbBN2dcpO1bParMuFv7fddpt0&#10;AgNgzJycHNtGp0yZ8otf/AKVY/5JSUnWSm6//Xak2IKCAmeVJyQk5OfnoxIky+HDh3d0dDiuCmeL&#10;/Pvf/x4vSlFR0cyZM2+++WbHbCo7If7t168fwrQ0DtaVFMplR5ZdmY6vlDOeHzfl5VBERKSQmC7D&#10;jWxaUlKCbFpdXa1eNb4tJSXFRcgABKxbb71VujjpgQceiImJsT4lZbja2tobbrgBOU8aiNSFuIM8&#10;d9NNN9XV1b3//vvjxo0bPHhwY2NjXl7ez3/+c8cmHL/TX7t2rfR46tSp06ZNk23CbiaOU+FBz2qz&#10;/U4fEU3Ko8iRiG7WnAqHDh1CnG1ubnasxHp41UXlWKX19fUff/wxFv/AgQN2q8LZhB988MGNN97Y&#10;2toqDUcytsumzibEJwp8rtiyZQseo7kf/vCHbW1tzkaWXZmOr5QzyK8ebpabN2/Gfr1//36vbORE&#10;ROTDxHQZPG4qTrfZtLOzE4kE0e3o0aPf+973bA+YSRluw4YNP/jBDyIiIoYNGzZ06NB+/fqNGTMG&#10;z/7hD39IT09Hclq8ePEzzzyzatWqF198MSoqyrEJx2xqPYsgNjb2f/7nf5w1YctxKrPlS/ke1Gab&#10;TTMzMx988EGz5RDpzJkzbVvMz8/HbB0XB5VYj3E6KwCzwlLff//9Dz30EILytm3b7FaFswnXrVs3&#10;cuRIa1vPP/+8XTZ1sa7mzJkzadIkPPjrX//67LPPuhhZdmU6vlLO8LgpEREJo7vjpjzf1EOur9OX&#10;TJ8+/eGHH46Pj//tb39rO1zKcDt37kRkcZwKqffxxx8fPXr0wYMH16xZ89RTTyEAWc9VteXiWigE&#10;I6QoZ03YcpwKD3pWm202PXPmTJ8+ffbu3XvjjTfW1dXZzqS0tBSNuq5EtoADBw7ceuut1p+VDQoK&#10;kg5n2q4KZ5UXFRWhPOu/EyZMsMumLtaVdJT05MmTgYGBZWVlLkaWXZlmgdmU55sSEZFCujvflNfp&#10;e0hJNj106ND3v//9/v37Wy8bkkgZrq2tLSQkZNmyZdJA6ZtiPNi3b9/NN98sBakTJ04gjV1//fWy&#10;vxs6cuTI3NxcF8HIWRO2ZONUz2qzu07/pZdeCg4OdjxSi7lhTOvMMR/HSmQLqKiowDh4jCHvvPMO&#10;PlxZs6l1VTirvLW19ZZbbtm0aZPZ8kOwN910k102db2u7rvvvnHjxoWHh7se2Vk2tXulnPH8Wihe&#10;p09ERArp7jp9/r6ph7r9Tl/yq1/96kc/+pEUp6ysGa6qqmrEiBFDhgwZNWpUUFBQVlaW2XKCIyKO&#10;9Qen/v3f//2BBx6Qnfnq1av79et32223ZWZmOgtGsk3YchanelCbXTY9ePAg4uO6descK0fKxC6B&#10;qIfQhtjnWIlsAWh97Nixffv2vfPOO/Fg2LBh1mxquyqcLfLGjRt/8pOfjB49Gs8+/PDDjtdCuVhX&#10;eIxlmTdvnuuRna1Mu1fKGQ+zKX/flIiIFNLj75vyvlAesr22yUNNTU1HjhxR9ZZOPW7Ck9qKi4sR&#10;yKRL6WU1NDQcPXrU3QIwCSbstnXZyvHvoUOHbC/MUjihV0buVlxcnCfbJO8LRURECunxvlBhYWGT&#10;J09WrxSfV15eLnsOKAHCHz6KRUREvPHGG1rX0msUFRV5eM9SXghFREQKCesy3MimAQEBkZGR6pVi&#10;BLbf8JKt9vb2OXPmrFq1yvqTrtQtD29Yeo0XQhERkWLCugyl2RQdoZ+fn8lkUrUan4cwoXWeId/h&#10;+Y+b8kIoIiJSSFiXoTSbNjQ0IJvm5uaqWo3P49f65C2nT59OSEjwZGvkhVBERKSQyC5DaTatrq5G&#10;Ni0pKVG1GiOYPXu21qmGfIG0IXmyKe7fvx879ebNm721bRMRka8S2WXwuKloZWVlPHRKHvL8Kqhr&#10;PG5KRESK6fG4qZnnm3oPr4giD0VHR3tlU+T5pkREpJDuzje9xuv0vQcfO7TONtSLbd++3fODphJe&#10;p09ERArp7jr9a/x9Uy/p6OiYNm3ajh07tE441Mu0tLTExsYmJycvWrTIW1sjf9+UiIgU0uPvm/K+&#10;UF5UUVGRmJi4cOHCuXPn8vRT6hY2klmzZnV2dnp3O+R9oYiISCE93hdq8uTJYWFh6pViWOXl5Ygd&#10;p06d0jr/kB4hlUZHR6v0XsDLoYiISCFhXYYb2TQyMjIgIEC9UowMESQmJqa0tLSrq0thZGltba2t&#10;rcUkOTk5S5YsSbZISUlJsli8ePHatWvxLMbBmN5NS7ZNv/nmm1K7C78r1YE0fOnSpXl5eYjjdXV1&#10;joXZLRQWRJq5rGQbiRaul9o6c4yDMTG+NH9ZSTas69bK2TK6sFCOtBRYUiyvY9lFRUXYKrx1aqkz&#10;vByKiIgUEtNluJFNTSaTn5+f2bOfVCQXKioqkFewnhfZSIUeiXkAAAaQSURBVLNhDTp4nJmZuXHj&#10;xurq6ubm5kuXLtnNCkMaGxsrKyvz8/PT09OdxTvHTGmXnBxHRusZGRlouqqqSrZp1zA+pkLZBQUF&#10;WVlZdguIhcLwnTt39mDOgGR//PhxaamXLVtmuwh4jPWA4XgW42BMd2euHmmdYH1irWLdYg3PmzcP&#10;mRjbg4DWeTkUEREpJKbLcCOb5ubmIps2NDSoVw0RfP3111qXYCC8HIqIiBQS02W4kU2lc2ArKyvV&#10;q4YIzp8/r3UJBlJYWIj9uqamRutCiIhI78R0GW5k04qKChQk5ntGMrKmpiatSzAQfh9CREQKieky&#10;mE1Jd5hNReJ55EREpJCYLoPZlHTn3LlzWpdgIPz9DSIiUkhMl8FsSrpz+fJlrUswEP5uMRERKSSm&#10;y2A2Jd25ePGi1iUYCO/3RkREConpMphNSXfa2tq0LsFA8AkYn4O1roKIiHoBMV0GsynpTktLi9Yl&#10;GEhAQEBkZKTWVRARUS8gpstgNiVdwLYeEhKyb98+PG5ubpYGBgYGTpkyRdO6fJzZbMZObTKZtC6E&#10;iIj0TliXwWxKuoBU2rdv34EDB+JBY2PjN998U11djWxaWFiodWm+rKGhATt1bm6u1oUQEZHeCesy&#10;eF8o0otHH30U8TQsLGzr1q1IqIMHD0Y21booH4fdGTs1dm2tCyEiIr0T1mW4kU15/xhSVUFBwfDh&#10;w/v16xccHBwSEhJooXVRPo5fhhARkULCugw3sinvH0Oq6urqko6VSvB40KBBWhfl45hNiYhIIT1m&#10;U94/htQWFxcXFhYmZVPp3FOtK/JxzKZERKSQHrMp7x9Damtra+vfvz+CaVBQ0LRp07Qux/cxmxIR&#10;kUJ6zKa8fwwJMGDAAGRTJFT+Ar8AzKZERKSQHrMp7x9DAjz55JMhISEPPfSQ1oUYArMpEREppMds&#10;yvvHkAAFBQWBgYF5eXlaF2IIzKZERKSQ7rIp7x9D6mlvb09MTBw+fLh0bX5QUBD+4jGGYDie1bpA&#10;n8VsSkRECukum/L+MaSS/fv3jx49WjaD2mbWkSNHYkxNKvRhzKZERKSQ7rIp7x9DakDcvOeee5SE&#10;TuVjknLMpkREpJCw+4Mqzabsw8i7rly5kp2dfffddyuPm4ynXsf9moiIFBJ2f1BmU9LAZ599NskC&#10;D9yaUDoB4OLFiyoVZjTcr4mISCFh9wdlNiUNjBgxIjs7+8qVK9YhZ8+excDB34UhjkdJX3jhhc2b&#10;N4ut12dxvyYiIoWE3R+U2ZQ0gNxpNyQxMfF3v/vdYAehoaEzZsywvUwKwRTxVGy9Pov7NRERKSTs&#10;/qDMpiSadIjUdkhxcfHQoUMdg6lk5MiRERER1pEvXrxo+y95gvs1EREpJOz+oMymJFqihfXf/fv3&#10;h4eHOwumVrZzcDzsSj3D/ZqIiBQSdn9QZlMS6urVq6NHj66vr7cOcTzNlNlUGO7XRESkkLD7gzKb&#10;kmh2x00jIiKYTbXC/ZqIiJQQeX9QZlMSze5803379g0ZMoTZVBPcr4mISAmR9wflfaFIA45Zk9lU&#10;E8ymRESkRHV1NfqLkpISAW0pzaYi8zL5PLtw6fpr/fDw8OHDh1tHdrzMn3qM2ZSIiJTQ43FTkecZ&#10;kM8bOXKk7Y/qu75U3+4X+O1OVyVPMJsSEZESejzf9JrA67PI5zneerSwsFD2rFNk1t27d1tHO3v2&#10;LCbEXy2q9kHMpkREpJDurtO/JvB3rcgIHG89eurUqeeff956ABXbW0RExN69e23H4UFT72I2JSIi&#10;hXT3+6bXBN4PgIzA2a1H9+/fP3z48GHDhsXFxdneqvQaD5qqgNmUiIgU0t19oa4JvI8qGcHFixcR&#10;NG1PJO0WD5p6HbMpEREpJCwHupFNIyMjAwIC1CuFjAbB9J577lEST69cuZKdnX3XXXfxoKl3MZsS&#10;EZFCwnKgG9nUZDKhGzObzepVQ0YjXRT1wgsvbNq06dKlS7LjfPbZZ5Ms8EBweT6P2ZSIiBQSlgPd&#10;yKa5ubmoqaGhQb1qyIAQSRFMEU/vuOMO25BqHY7wmp2dfeXKFa0r9UHMpkREpJCwHOhGNmU3Rqqy&#10;hlHpp/jx1/XxVPIcd2oiIlJIWJfhRja9cOECCsJf9aohIpE6OzuxU+Ov1oUQEZHeCcuBbmRTIiIi&#10;IiJVMZsSERERkV4wmxIRERGRXjCbEhEREZFeMJsSERERkV4wmxIRERGRXjCbEhEREZFeMJsSERER&#10;kV4wmxIRERGRXvwflJ5g8KNRNSgAAAAASUVORK5CYIIBAA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P+0AAFtDb250ZW50X1R5cGVz&#10;XS54bWxQSwECFAAKAAAAAACHTuJAAAAAAAAAAAAAAAAABgAAAAAAAAAAABAAAAAM6wAAX3JlbHMv&#10;UEsBAhQAFAAAAAgAh07iQIoUZjzRAAAAlAEAAAsAAAAAAAAAAQAgAAAAMOsAAF9yZWxzLy5yZWxz&#10;UEsBAhQACgAAAAAAh07iQAAAAAAAAAAAAAAAAAQAAAAAAAAAAAAQAAAAAAAAAGRycy9QSwECFAAK&#10;AAAAAACHTuJAAAAAAAAAAAAAAAAACgAAAAAAAAAAABAAAAAq7AAAZHJzL19yZWxzL1BLAQIUABQA&#10;AAAIAIdO4kCqJg6+tgAAACEBAAAZAAAAAAAAAAEAIAAAAFLsAABkcnMvX3JlbHMvZTJvRG9jLnht&#10;bC5yZWxzUEsBAhQAFAAAAAgAh07iQGeJWLjXAAAACwEAAA8AAAAAAAAAAQAgAAAAIgAAAGRycy9k&#10;b3ducmV2LnhtbFBLAQIUABQAAAAIAIdO4kBI38k3JAIAABQFAAAOAAAAAAAAAAEAIAAAACYBAABk&#10;cnMvZTJvRG9jLnhtbFBLAQIUAAoAAAAAAIdO4kAAAAAAAAAAAAAAAAAKAAAAAAAAAAAAEAAAAHYD&#10;AABkcnMvbWVkaWEvUEsBAhQAFAAAAAgAh07iQCbuV9c85wAAMucAABQAAAAAAAAAAQAgAAAAngMA&#10;AGRycy9tZWRpYS9pbWFnZTEucG5nUEsFBgAAAAAKAAoAUgIAAHTuAAAAAA==&#10;" path="m0,0l11873061,0,11873061,10075000,0,10075000,0,0xe">
                <v:fill type="frame" on="t" focussize="0,0" recolor="t" rotate="t" r:id="rId13"/>
                <v:stroke on="f"/>
                <v:imagedata o:title=""/>
                <o:lock v:ext="edit" aspectratio="f"/>
              </v:shape>
            </w:pict>
          </mc:Fallback>
        </mc:AlternateContent>
      </w:r>
    </w:p>
    <w:p w14:paraId="260220DC">
      <w:pPr>
        <w:spacing w:after="0" w:line="240" w:lineRule="auto"/>
        <w:rPr>
          <w:rFonts w:ascii="Times New Roman" w:hAnsi="Times New Roman" w:eastAsia="Times New Roman" w:cs="Times New Roman"/>
          <w:kern w:val="0"/>
          <w:sz w:val="28"/>
          <w:szCs w:val="28"/>
          <w:lang w:eastAsia="en-IN"/>
          <w14:ligatures w14:val="none"/>
        </w:rPr>
      </w:pPr>
    </w:p>
    <w:p w14:paraId="3AB35404">
      <w:pPr>
        <w:spacing w:after="0" w:line="240" w:lineRule="auto"/>
        <w:rPr>
          <w:rFonts w:ascii="Times New Roman" w:hAnsi="Times New Roman" w:eastAsia="Times New Roman" w:cs="Times New Roman"/>
          <w:kern w:val="0"/>
          <w:sz w:val="28"/>
          <w:szCs w:val="28"/>
          <w:lang w:eastAsia="en-IN"/>
          <w14:ligatures w14:val="none"/>
        </w:rPr>
      </w:pPr>
    </w:p>
    <w:p w14:paraId="0CAAEADC">
      <w:pPr>
        <w:spacing w:after="0" w:line="240" w:lineRule="auto"/>
        <w:rPr>
          <w:rFonts w:ascii="Times New Roman" w:hAnsi="Times New Roman" w:eastAsia="Times New Roman" w:cs="Times New Roman"/>
          <w:kern w:val="0"/>
          <w:sz w:val="28"/>
          <w:szCs w:val="28"/>
          <w:lang w:eastAsia="en-IN"/>
          <w14:ligatures w14:val="none"/>
        </w:rPr>
      </w:pPr>
    </w:p>
    <w:p w14:paraId="14009F64">
      <w:pPr>
        <w:spacing w:after="0" w:line="240" w:lineRule="auto"/>
        <w:rPr>
          <w:rFonts w:ascii="Times New Roman" w:hAnsi="Times New Roman" w:eastAsia="Times New Roman" w:cs="Times New Roman"/>
          <w:kern w:val="0"/>
          <w:sz w:val="28"/>
          <w:szCs w:val="28"/>
          <w:lang w:eastAsia="en-IN"/>
          <w14:ligatures w14:val="none"/>
        </w:rPr>
      </w:pPr>
    </w:p>
    <w:p w14:paraId="76EF6BE8">
      <w:pPr>
        <w:spacing w:after="0" w:line="240" w:lineRule="auto"/>
        <w:rPr>
          <w:rFonts w:ascii="Times New Roman" w:hAnsi="Times New Roman" w:eastAsia="Times New Roman" w:cs="Times New Roman"/>
          <w:kern w:val="0"/>
          <w:sz w:val="28"/>
          <w:szCs w:val="28"/>
          <w:lang w:eastAsia="en-IN"/>
          <w14:ligatures w14:val="none"/>
        </w:rPr>
      </w:pPr>
    </w:p>
    <w:p w14:paraId="5A0BA668">
      <w:pPr>
        <w:spacing w:after="0" w:line="240" w:lineRule="auto"/>
        <w:rPr>
          <w:rFonts w:ascii="Times New Roman" w:hAnsi="Times New Roman" w:eastAsia="Times New Roman" w:cs="Times New Roman"/>
          <w:kern w:val="0"/>
          <w:sz w:val="28"/>
          <w:szCs w:val="28"/>
          <w:lang w:eastAsia="en-IN"/>
          <w14:ligatures w14:val="none"/>
        </w:rPr>
      </w:pPr>
    </w:p>
    <w:p w14:paraId="0BFBB8D4">
      <w:pPr>
        <w:spacing w:after="0" w:line="240" w:lineRule="auto"/>
        <w:jc w:val="center"/>
        <w:rPr>
          <w:rFonts w:ascii="Times New Roman" w:hAnsi="Times New Roman" w:eastAsia="Times New Roman" w:cs="Times New Roman"/>
          <w:kern w:val="0"/>
          <w:sz w:val="28"/>
          <w:szCs w:val="28"/>
          <w:lang w:eastAsia="en-IN"/>
          <w14:ligatures w14:val="none"/>
        </w:rPr>
      </w:pPr>
    </w:p>
    <w:p w14:paraId="52EE56B6">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Activity Diagram</w:t>
      </w:r>
    </w:p>
    <w:p w14:paraId="1C8158B7">
      <w:pPr>
        <w:spacing w:after="0" w:line="240" w:lineRule="auto"/>
        <w:jc w:val="center"/>
        <w:rPr>
          <w:rFonts w:ascii="Times New Roman" w:hAnsi="Times New Roman" w:eastAsia="Times New Roman" w:cs="Times New Roman"/>
          <w:b/>
          <w:bCs/>
          <w:kern w:val="0"/>
          <w:sz w:val="32"/>
          <w:szCs w:val="32"/>
          <w:lang w:eastAsia="en-IN"/>
          <w14:ligatures w14:val="none"/>
        </w:rPr>
      </w:pPr>
    </w:p>
    <w:p w14:paraId="29351ABB">
      <w:pPr>
        <w:spacing w:after="0" w:line="240" w:lineRule="auto"/>
        <w:jc w:val="center"/>
        <w:rPr>
          <w:rFonts w:ascii="Times New Roman" w:hAnsi="Times New Roman" w:eastAsia="Times New Roman" w:cs="Times New Roman"/>
          <w:b/>
          <w:bCs/>
          <w:kern w:val="0"/>
          <w:sz w:val="32"/>
          <w:szCs w:val="32"/>
          <w:lang w:eastAsia="en-IN"/>
          <w14:ligatures w14:val="none"/>
        </w:rPr>
      </w:pPr>
    </w:p>
    <w:p w14:paraId="754F3EE3">
      <w:pPr>
        <w:spacing w:after="0" w:line="240" w:lineRule="auto"/>
        <w:jc w:val="center"/>
        <w:rPr>
          <w:rFonts w:ascii="Times New Roman" w:hAnsi="Times New Roman" w:eastAsia="Times New Roman" w:cs="Times New Roman"/>
          <w:b/>
          <w:bCs/>
          <w:kern w:val="0"/>
          <w:sz w:val="32"/>
          <w:szCs w:val="32"/>
          <w:lang w:eastAsia="en-IN"/>
          <w14:ligatures w14:val="none"/>
        </w:rPr>
      </w:pPr>
    </w:p>
    <w:p w14:paraId="7C2C8B30">
      <w:pPr>
        <w:spacing w:after="0" w:line="240" w:lineRule="auto"/>
        <w:jc w:val="center"/>
        <w:rPr>
          <w:rFonts w:ascii="Times New Roman" w:hAnsi="Times New Roman" w:eastAsia="Times New Roman" w:cs="Times New Roman"/>
          <w:b/>
          <w:bCs/>
          <w:kern w:val="0"/>
          <w:sz w:val="32"/>
          <w:szCs w:val="32"/>
          <w:lang w:eastAsia="en-IN"/>
          <w14:ligatures w14:val="none"/>
        </w:rPr>
      </w:pPr>
    </w:p>
    <w:p w14:paraId="53E4B309">
      <w:pPr>
        <w:spacing w:after="0" w:line="240" w:lineRule="auto"/>
        <w:jc w:val="center"/>
        <w:rPr>
          <w:rFonts w:ascii="Times New Roman" w:hAnsi="Times New Roman" w:eastAsia="Times New Roman" w:cs="Times New Roman"/>
          <w:b/>
          <w:bCs/>
          <w:kern w:val="0"/>
          <w:sz w:val="32"/>
          <w:szCs w:val="32"/>
          <w:lang w:eastAsia="en-IN"/>
          <w14:ligatures w14:val="none"/>
        </w:rPr>
      </w:pPr>
    </w:p>
    <w:p w14:paraId="07B55131">
      <w:pPr>
        <w:spacing w:after="0" w:line="240" w:lineRule="auto"/>
        <w:jc w:val="center"/>
        <w:rPr>
          <w:rFonts w:ascii="Times New Roman" w:hAnsi="Times New Roman" w:eastAsia="Times New Roman" w:cs="Times New Roman"/>
          <w:b/>
          <w:bCs/>
          <w:kern w:val="0"/>
          <w:sz w:val="32"/>
          <w:szCs w:val="32"/>
          <w:lang w:eastAsia="en-IN"/>
          <w14:ligatures w14:val="none"/>
        </w:rPr>
      </w:pPr>
    </w:p>
    <w:p w14:paraId="51F86E03">
      <w:pPr>
        <w:spacing w:after="0" w:line="240" w:lineRule="auto"/>
        <w:jc w:val="center"/>
        <w:rPr>
          <w:rFonts w:ascii="Times New Roman" w:hAnsi="Times New Roman" w:eastAsia="Times New Roman" w:cs="Times New Roman"/>
          <w:b/>
          <w:bCs/>
          <w:kern w:val="0"/>
          <w:sz w:val="32"/>
          <w:szCs w:val="32"/>
          <w:lang w:eastAsia="en-IN"/>
          <w14:ligatures w14:val="none"/>
        </w:rPr>
      </w:pPr>
    </w:p>
    <w:p w14:paraId="42A13F2F">
      <w:pPr>
        <w:spacing w:after="0" w:line="240" w:lineRule="auto"/>
        <w:jc w:val="center"/>
        <w:rPr>
          <w:rFonts w:ascii="Times New Roman" w:hAnsi="Times New Roman" w:eastAsia="Times New Roman" w:cs="Times New Roman"/>
          <w:b/>
          <w:bCs/>
          <w:kern w:val="0"/>
          <w:sz w:val="32"/>
          <w:szCs w:val="32"/>
          <w:lang w:eastAsia="en-IN"/>
          <w14:ligatures w14:val="none"/>
        </w:rPr>
      </w:pPr>
    </w:p>
    <w:p w14:paraId="3F01BC99">
      <w:pPr>
        <w:spacing w:after="0" w:line="240" w:lineRule="auto"/>
        <w:jc w:val="center"/>
        <w:rPr>
          <w:rFonts w:ascii="Times New Roman" w:hAnsi="Times New Roman" w:eastAsia="Times New Roman" w:cs="Times New Roman"/>
          <w:b/>
          <w:bCs/>
          <w:kern w:val="0"/>
          <w:sz w:val="32"/>
          <w:szCs w:val="32"/>
          <w:lang w:eastAsia="en-IN"/>
          <w14:ligatures w14:val="none"/>
        </w:rPr>
      </w:pPr>
    </w:p>
    <w:p w14:paraId="40AD2135">
      <w:pPr>
        <w:spacing w:after="0" w:line="240" w:lineRule="auto"/>
        <w:jc w:val="center"/>
        <w:rPr>
          <w:rFonts w:ascii="Times New Roman" w:hAnsi="Times New Roman" w:eastAsia="Times New Roman" w:cs="Times New Roman"/>
          <w:b/>
          <w:bCs/>
          <w:kern w:val="0"/>
          <w:sz w:val="32"/>
          <w:szCs w:val="32"/>
          <w:lang w:eastAsia="en-IN"/>
          <w14:ligatures w14:val="none"/>
        </w:rPr>
      </w:pPr>
    </w:p>
    <w:p w14:paraId="4CDFD01C">
      <w:pPr>
        <w:spacing w:after="0" w:line="240" w:lineRule="auto"/>
        <w:jc w:val="center"/>
        <w:rPr>
          <w:rFonts w:ascii="Times New Roman" w:hAnsi="Times New Roman" w:eastAsia="Times New Roman" w:cs="Times New Roman"/>
          <w:b/>
          <w:bCs/>
          <w:kern w:val="0"/>
          <w:sz w:val="32"/>
          <w:szCs w:val="32"/>
          <w:lang w:eastAsia="en-IN"/>
          <w14:ligatures w14:val="none"/>
        </w:rPr>
      </w:pPr>
    </w:p>
    <w:p w14:paraId="413FA48E">
      <w:pPr>
        <w:spacing w:after="0" w:line="240" w:lineRule="auto"/>
        <w:jc w:val="center"/>
        <w:rPr>
          <w:rFonts w:ascii="Times New Roman" w:hAnsi="Times New Roman" w:eastAsia="Times New Roman" w:cs="Times New Roman"/>
          <w:b/>
          <w:bCs/>
          <w:kern w:val="0"/>
          <w:sz w:val="32"/>
          <w:szCs w:val="32"/>
          <w:lang w:eastAsia="en-IN"/>
          <w14:ligatures w14:val="none"/>
        </w:rPr>
      </w:pPr>
    </w:p>
    <w:p w14:paraId="4198A205">
      <w:pPr>
        <w:spacing w:after="0" w:line="240" w:lineRule="auto"/>
        <w:jc w:val="center"/>
        <w:rPr>
          <w:rFonts w:ascii="Times New Roman" w:hAnsi="Times New Roman" w:eastAsia="Times New Roman" w:cs="Times New Roman"/>
          <w:b/>
          <w:bCs/>
          <w:kern w:val="0"/>
          <w:sz w:val="32"/>
          <w:szCs w:val="32"/>
          <w:lang w:eastAsia="en-IN"/>
          <w14:ligatures w14:val="none"/>
        </w:rPr>
      </w:pPr>
    </w:p>
    <w:p w14:paraId="178C69C5">
      <w:pPr>
        <w:spacing w:after="0" w:line="240" w:lineRule="auto"/>
        <w:jc w:val="center"/>
        <w:rPr>
          <w:rFonts w:ascii="Times New Roman" w:hAnsi="Times New Roman" w:eastAsia="Times New Roman" w:cs="Times New Roman"/>
          <w:b/>
          <w:bCs/>
          <w:kern w:val="0"/>
          <w:sz w:val="32"/>
          <w:szCs w:val="32"/>
          <w:lang w:eastAsia="en-IN"/>
          <w14:ligatures w14:val="none"/>
        </w:rPr>
      </w:pPr>
    </w:p>
    <w:p w14:paraId="00C256C7">
      <w:pPr>
        <w:spacing w:after="0" w:line="240" w:lineRule="auto"/>
        <w:jc w:val="center"/>
        <w:rPr>
          <w:rFonts w:ascii="Times New Roman" w:hAnsi="Times New Roman" w:eastAsia="Times New Roman" w:cs="Times New Roman"/>
          <w:b/>
          <w:bCs/>
          <w:kern w:val="0"/>
          <w:sz w:val="32"/>
          <w:szCs w:val="32"/>
          <w:lang w:eastAsia="en-IN"/>
          <w14:ligatures w14:val="none"/>
        </w:rPr>
      </w:pPr>
    </w:p>
    <w:p w14:paraId="3A87CA37">
      <w:pPr>
        <w:spacing w:after="0" w:line="240" w:lineRule="auto"/>
        <w:jc w:val="center"/>
        <w:rPr>
          <w:rFonts w:ascii="Times New Roman" w:hAnsi="Times New Roman" w:eastAsia="Times New Roman" w:cs="Times New Roman"/>
          <w:b/>
          <w:bCs/>
          <w:kern w:val="0"/>
          <w:sz w:val="32"/>
          <w:szCs w:val="32"/>
          <w:lang w:eastAsia="en-IN"/>
          <w14:ligatures w14:val="none"/>
        </w:rPr>
      </w:pPr>
    </w:p>
    <w:p w14:paraId="0665631F">
      <w:pPr>
        <w:spacing w:after="0" w:line="240" w:lineRule="auto"/>
        <w:jc w:val="center"/>
        <w:rPr>
          <w:rFonts w:ascii="Times New Roman" w:hAnsi="Times New Roman" w:eastAsia="Times New Roman" w:cs="Times New Roman"/>
          <w:b/>
          <w:bCs/>
          <w:kern w:val="0"/>
          <w:sz w:val="32"/>
          <w:szCs w:val="32"/>
          <w:lang w:eastAsia="en-IN"/>
          <w14:ligatures w14:val="none"/>
        </w:rPr>
      </w:pPr>
    </w:p>
    <w:p w14:paraId="7A98519B">
      <w:pPr>
        <w:spacing w:after="0" w:line="240" w:lineRule="auto"/>
        <w:jc w:val="center"/>
        <w:rPr>
          <w:rFonts w:ascii="Times New Roman" w:hAnsi="Times New Roman" w:eastAsia="Times New Roman" w:cs="Times New Roman"/>
          <w:b/>
          <w:bCs/>
          <w:kern w:val="0"/>
          <w:sz w:val="32"/>
          <w:szCs w:val="32"/>
          <w:lang w:eastAsia="en-IN"/>
          <w14:ligatures w14:val="none"/>
        </w:rPr>
      </w:pPr>
    </w:p>
    <w:p w14:paraId="407FB419">
      <w:pPr>
        <w:spacing w:after="0" w:line="240" w:lineRule="auto"/>
        <w:jc w:val="center"/>
        <w:rPr>
          <w:rFonts w:ascii="Times New Roman" w:hAnsi="Times New Roman" w:eastAsia="Times New Roman" w:cs="Times New Roman"/>
          <w:b/>
          <w:bCs/>
          <w:kern w:val="0"/>
          <w:sz w:val="32"/>
          <w:szCs w:val="32"/>
          <w:lang w:eastAsia="en-IN"/>
          <w14:ligatures w14:val="none"/>
        </w:rPr>
      </w:pPr>
    </w:p>
    <w:p w14:paraId="7E2D089B">
      <w:pPr>
        <w:spacing w:after="0" w:line="240" w:lineRule="auto"/>
        <w:jc w:val="center"/>
        <w:rPr>
          <w:rFonts w:ascii="Times New Roman" w:hAnsi="Times New Roman" w:eastAsia="Times New Roman" w:cs="Times New Roman"/>
          <w:b/>
          <w:bCs/>
          <w:kern w:val="0"/>
          <w:sz w:val="32"/>
          <w:szCs w:val="32"/>
          <w:lang w:eastAsia="en-IN"/>
          <w14:ligatures w14:val="none"/>
        </w:rPr>
      </w:pPr>
    </w:p>
    <w:p w14:paraId="20B0273C">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Collaboration diagram</w:t>
      </w:r>
    </w:p>
    <w:p w14:paraId="20DDE544">
      <w:pPr>
        <w:spacing w:after="0" w:line="240" w:lineRule="auto"/>
        <w:jc w:val="center"/>
        <w:rPr>
          <w:rFonts w:ascii="Times New Roman" w:hAnsi="Times New Roman" w:eastAsia="Times New Roman" w:cs="Times New Roman"/>
          <w:b/>
          <w:bCs/>
          <w:kern w:val="0"/>
          <w:sz w:val="32"/>
          <w:szCs w:val="32"/>
          <w:lang w:eastAsia="en-IN"/>
          <w14:ligatures w14:val="none"/>
        </w:rPr>
      </w:pPr>
    </w:p>
    <w:p w14:paraId="7BB12B94">
      <w:pPr>
        <w:spacing w:after="0" w:line="240" w:lineRule="auto"/>
        <w:jc w:val="center"/>
        <w:rPr>
          <w:rFonts w:ascii="Times New Roman" w:hAnsi="Times New Roman" w:eastAsia="Times New Roman" w:cs="Times New Roman"/>
          <w:b/>
          <w:bCs/>
          <w:kern w:val="0"/>
          <w:sz w:val="32"/>
          <w:szCs w:val="32"/>
          <w:lang w:eastAsia="en-IN"/>
          <w14:ligatures w14:val="none"/>
        </w:rPr>
      </w:pPr>
    </w:p>
    <w:p w14:paraId="419E81E6">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cr/>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p>
    <w:p w14:paraId="78EA39EE">
      <w:pPr>
        <w:spacing w:after="0" w:line="240" w:lineRule="auto"/>
        <w:jc w:val="center"/>
        <w:rPr>
          <w:rFonts w:ascii="Times New Roman" w:hAnsi="Times New Roman" w:eastAsia="Times New Roman" w:cs="Times New Roman"/>
          <w:b/>
          <w:bCs/>
          <w:kern w:val="0"/>
          <w:sz w:val="32"/>
          <w:szCs w:val="32"/>
          <w:lang w:eastAsia="en-IN"/>
          <w14:ligatures w14:val="none"/>
        </w:rPr>
      </w:pPr>
    </w:p>
    <w:p w14:paraId="4CBD5672">
      <w:pPr>
        <w:spacing w:after="0" w:line="240" w:lineRule="auto"/>
        <w:jc w:val="center"/>
        <w:rPr>
          <w:rFonts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val="en-US" w:eastAsia="en-IN"/>
          <w14:ligatures w14:val="none"/>
        </w:rPr>
        <w:t>S</w:t>
      </w:r>
      <w:r>
        <w:rPr>
          <w:rFonts w:ascii="Times New Roman" w:hAnsi="Times New Roman" w:eastAsia="Times New Roman" w:cs="Times New Roman"/>
          <w:b/>
          <w:bCs/>
          <w:kern w:val="0"/>
          <w:sz w:val="32"/>
          <w:szCs w:val="32"/>
          <w:lang w:eastAsia="en-IN"/>
          <w14:ligatures w14:val="none"/>
        </w:rPr>
        <w:t xml:space="preserve">équencé </w:t>
      </w:r>
      <w:r>
        <w:rPr>
          <w:rFonts w:hint="default" w:ascii="Times New Roman" w:hAnsi="Times New Roman" w:eastAsia="Times New Roman" w:cs="Times New Roman"/>
          <w:b/>
          <w:bCs/>
          <w:kern w:val="0"/>
          <w:sz w:val="32"/>
          <w:szCs w:val="32"/>
          <w:lang w:val="en-US" w:eastAsia="en-IN"/>
          <w14:ligatures w14:val="none"/>
        </w:rPr>
        <w:t>D</w:t>
      </w:r>
      <w:r>
        <w:rPr>
          <w:rFonts w:ascii="Times New Roman" w:hAnsi="Times New Roman" w:eastAsia="Times New Roman" w:cs="Times New Roman"/>
          <w:b/>
          <w:bCs/>
          <w:kern w:val="0"/>
          <w:sz w:val="32"/>
          <w:szCs w:val="32"/>
          <w:lang w:eastAsia="en-IN"/>
          <w14:ligatures w14:val="none"/>
        </w:rPr>
        <w:t>iagram</w:t>
      </w:r>
      <w:r>
        <w:rPr>
          <w:rFonts w:ascii="Times New Roman" w:hAnsi="Times New Roman" w:eastAsia="Times New Roman" w:cs="Times New Roman"/>
          <w:b/>
          <w:bCs/>
          <w:kern w:val="0"/>
          <w:sz w:val="32"/>
          <w:szCs w:val="32"/>
          <w:lang w:eastAsia="en-IN"/>
          <w14:ligatures w14:val="none"/>
        </w:rPr>
        <w:cr/>
      </w:r>
    </w:p>
    <w:p w14:paraId="16AA3E57">
      <w:pPr>
        <w:spacing w:after="0" w:line="240" w:lineRule="auto"/>
        <w:jc w:val="center"/>
        <w:rPr>
          <w:rFonts w:ascii="Times New Roman" w:hAnsi="Times New Roman" w:eastAsia="Times New Roman" w:cs="Times New Roman"/>
          <w:b/>
          <w:bCs/>
          <w:kern w:val="0"/>
          <w:sz w:val="32"/>
          <w:szCs w:val="32"/>
          <w:lang w:eastAsia="en-IN"/>
          <w14:ligatures w14:val="none"/>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24130</wp:posOffset>
                </wp:positionV>
                <wp:extent cx="6534150" cy="7162800"/>
                <wp:effectExtent l="0" t="0" r="0" b="0"/>
                <wp:wrapNone/>
                <wp:docPr id="1478881134" name="Freeform 8"/>
                <wp:cNvGraphicFramePr/>
                <a:graphic xmlns:a="http://schemas.openxmlformats.org/drawingml/2006/main">
                  <a:graphicData uri="http://schemas.microsoft.com/office/word/2010/wordprocessingShape">
                    <wps:wsp>
                      <wps:cNvSpPr/>
                      <wps:spPr>
                        <a:xfrm>
                          <a:off x="0" y="0"/>
                          <a:ext cx="6534150" cy="7162800"/>
                        </a:xfrm>
                        <a:custGeom>
                          <a:avLst/>
                          <a:gdLst/>
                          <a:ahLst/>
                          <a:cxnLst/>
                          <a:rect l="l" t="t" r="r" b="b"/>
                          <a:pathLst>
                            <a:path w="7081960" h="10336846">
                              <a:moveTo>
                                <a:pt x="0" y="0"/>
                              </a:moveTo>
                              <a:lnTo>
                                <a:pt x="7081960" y="0"/>
                              </a:lnTo>
                              <a:lnTo>
                                <a:pt x="7081960" y="10336846"/>
                              </a:lnTo>
                              <a:lnTo>
                                <a:pt x="0" y="10336846"/>
                              </a:lnTo>
                              <a:lnTo>
                                <a:pt x="0" y="0"/>
                              </a:lnTo>
                              <a:close/>
                            </a:path>
                          </a:pathLst>
                        </a:custGeom>
                        <a:blipFill>
                          <a:blip r:embed="rId14"/>
                          <a:stretch>
                            <a:fillRect t="-4490"/>
                          </a:stretch>
                        </a:blipFill>
                      </wps:spPr>
                      <wps:bodyPr/>
                    </wps:wsp>
                  </a:graphicData>
                </a:graphic>
              </wp:anchor>
            </w:drawing>
          </mc:Choice>
          <mc:Fallback>
            <w:pict>
              <v:shape id="Freeform 8" o:spid="_x0000_s1026" o:spt="100" style="position:absolute;left:0pt;margin-top:1.9pt;height:564pt;width:514.5pt;mso-position-horizontal:center;mso-position-horizontal-relative:margin;z-index:251662336;mso-width-relative:page;mso-height-relative:page;" filled="t" stroked="f" coordsize="7081960,10336846" o:gfxdata="UEsDBAoAAAAAAIdO4kAAAAAAAAAAAAAAAAAEAAAAZHJzL1BLAwQUAAAACACHTuJAa4AiMdYAAAAI&#10;AQAADwAAAGRycy9kb3ducmV2LnhtbE2PQU/DMAyF70j8h8hI3FjSDaG2azoBAnFuGRrHrPHaisap&#10;mmwr/Hq8E9xsv6fn7xWb2Q3ihFPoPWlIFgoEUuNtT62G7fvrXQoiREPWDJ5QwzcG2JTXV4XJrT9T&#10;hac6toJDKORGQxfjmEsZmg6dCQs/IrF28JMzkdeplXYyZw53g1wq9SCd6Yk/dGbE5w6br/roNFT3&#10;2fzyGCv79FO77Yf9fNul2U7r25tErUFEnOOfGS74jA4lM+39kWwQgwYuEjWsGP8iqmXGhz1PySpJ&#10;QZaF/F+g/AVQSwMEFAAAAAgAh07iQE3VWz4fAgAAEQUAAA4AAABkcnMvZTJvRG9jLnhtbK1UXWvb&#10;MBR9H+w/CL03thPXdU2SvoSMwdjK2v0ARb6ODfpCUuL03+9Kjp2QMuigL9aVdHXuPedIXj6dpCBH&#10;sK7TakWzWUoJKK7rTu1X9M/r9q6kxHmmaia0ghV9A0ef1l+/LHtTwVy3WtRgCYIoV/VmRVvvTZUk&#10;jrcgmZtpAwo3G20l8zi1+6S2rEd0KZJ5mhZJr21trObgHK5uhk16RrQfAdRN03HYaH6QoPyAakEw&#10;j5Rc2xlH17HbpgHufzWNA0/EiiJTH79YBONd+CbrJav2lpm24+cW2EdauOEkWaew6AS1YZ6Rg+3e&#10;QcmOW+1042dcy2QgEhVBFll6o81LywxELii1M5Po7vNg+c/jsyVdjTchfyjLMssWOSWKSXR+awGC&#10;j6QMMvXGVZj9Yp7teeYwDJxPjZVhRDbkFKV9m6SFkyccF4v7RZ7do+oc9x6yYl6mUfzkcpwfnP8G&#10;OkKx4w/nB2/qMWLtGPGTGkOLDgdvRfTWU4Le2ujtbvDWMB/Ohf5CSHosn5bZY4G9tMg6XSyKMi+i&#10;eVIf4VXHVH/DBPu87Ap1nTXBjawxd8wYRxPxrjOnwsjynwewRwT9j9RR07EuF9rBUCGwj6UmRbDs&#10;teY70ZltJ0TgH+LPfZHEViB3gBfNfq+zwRvnLXiOXbGqwcK/g5f4Qu/y/HEkMqVgs5cGk3AZh+sX&#10;op2u3+KtjOv4UiLP86sOT/F6jvH1n2z9F1BLAwQKAAAAAACHTuJAAAAAAAAAAAAAAAAACgAAAGRy&#10;cy9tZWRpYS9QSwMEFAAAAAgAh07iQOphOfRs0gAAYtIAABQAAABkcnMvbWVkaWEvaW1hZ2UxLnBu&#10;ZwBi0p0tiVBORw0KGgoAAAANSUhEUgAAAfEAAAL2CAIAAADevTgPAAAACXBIWXMAAAsSAAALEgHS&#10;3X78AAAgAElEQVR4nOydCVgUR9rHXVHigRGvgKhcKmDYKB4kfFF3A67neq3GhCgxGmM0uq4KiiLi&#10;xSEYT0IUk4jJekQ8EEwigsghigcBJYpccisEo4J4KzLfP1OxdzJHM8zBNMz7e+qZp6a6uuqtPv71&#10;dnd1VzMRQRAE0VRopmsDCIIgCI1Bmk4QBNF0IE0nCIJoOkhpeq2o8pyoJFSUH0iBAgUKFIQeINcQ&#10;bUi3fE3HMp2bSIECBQoU6hV+l3W5mk4eOgUKFCg0ugDplq/p+UF/5BD9TIECBQoUhB7+kPUgRZoe&#10;SJpOgQIFCo0m/E+0SdMpUKBAobEH0nQKFChQaDqBNJ0CBQoUmk6or6a/eHHxhx+2IJw+/fX9+6eR&#10;kpd39P33RyDcunVS9+2pTygsPIYgmYK2ZGcfqW85NTUXpVJSU/97+PAGdWx78iRl9epP1SnBz2/e&#10;vXtJ9VpF1mzZpsmmqBY0VY7sTtReXfzh0aOzUrtMtVOj4Xd9Q+53CloP9dX0x49TWrZs4e398Zw5&#10;k3r0MMnNjYDKQ9wdHV+v89QSWvjiC08EyRRf38/QtPqWY2LSUSrl0qX96PbUsQ2b1NbWQp0S+vWz&#10;KS+PqdcqsmbLNk02RbWgqXJkd6L26uIPlZUJUrtMtVOj4Xd9Q+53CloPKmh627atWXzJkg99fD5h&#10;8bfe+qvkgXv3bnxQ0H+8vGZmZh5kKQcOBLi7T4NoFhf/yFKKin7A6osXT/3xx62K1pIKz56dDwtb&#10;xeLffx/AnBEVymGhTk0vLT2+Zs2ncJpKSn4SiR2xb77xgUfDlXz16sH16/9tZNQGvwgwD4n79vkh&#10;Hh8fqqgcZPvqK++TJ7cvXTr97NkwubaxE1sqj9Q2lFtOVtZhmHfwYCA7sb/8cplksdxfmHT06EaE&#10;RYumnjq1Q9Zs2abJbazUplamaXLLkbJH7o6Wu1v5NV1RXZK7Q25Qpl1Su4NpekTE58uXz7hyJZwr&#10;qs5ToyF3vQ73O4UGCupo+vTp/wwMXMDikgfu06fncFTt3++fmPjVG2/0qqiIReLnny88f/7bEye+&#10;wPGKq0ukDBzYJzJyE677Dh0KUrSWVJB0YQYP7sdqVKEcFn755QCCZAouWleunMW1wsbGHAqOE6B3&#10;b3M0/Lff4gwNW27cuAjHbq9ePaqrT+OaOjn5m44dX8UvAvwyViwkw8PDTVE5aEWbNq22bHFHJ9S9&#10;+2tyr2rl5pHahrJ5YBIMi4kJ2bRpMUzFif32233Lyk6wMmEtdhOLw9quXTuvWPExSoNhsmbLNk02&#10;RXZTK9M0uRtNyh7ZHa1ot8ruRP66ZHeH7FpKtktqd0DTsc2hdDg8rK27QfWUPDUactfrcL9TaKCg&#10;gqYbGDQfNuzNAQPsXFwccRyzdMkD96eftjk7Dzp3bjcCdH/PnnVIvHHjOJxcCKKVlRkcCqTY21vD&#10;d4DjwLOWVJCr6SqUoyjAPH//eSyOw3f06LdZfMKEv8fFbYemv/baH1egM2eOR0fC4rKXpXAtuZNE&#10;thy0wsysC0t58037mzej5bZUNo/UNpTNg7MUTWYppqadcGLDb0Li1q0eWAvnG3w9zir0hTxmK2qa&#10;ZIrsplamaXJLlrJHdkers1sl65LdHbL5lWyX1O7AuQDhq61NxaJPPpmIjSlS7tRoyF2v8/1OQetB&#10;NT8dhy+7BOOC5IGLffx//9cX14ksXLjwHQT3r3/tiUMnIWEnOnZ2ZVpU9MOqVbPRN0ybNlruWrLm&#10;PniQzJ3qyMxqVKEcRQFXo/BfWBwHrqvrCBafMWMcrqmh6fDsWAouXb/7bi2L82u6bDlyeyapIJtH&#10;dhvK5oFJCxa8z1Ls7CxxYkdFbV6+fAbqRcBWQu1sKc7tSZNceMxW1DTJFNlNrUzT5JYsZY/sjlZn&#10;t0rpkdTukM2vTLtkdwdOCgguy7NkyYc7d65Q5tRo4F2v8/1OQetBnXsvkgG+z8WL/2XxzMyD2OXs&#10;mhpuCy4Vf/hhCzwX/K2qSuzQ4VWm6c+fXxCJnyN17myMbLJrydaCdFw5sqs/uMzs0FGhHEWhpOQn&#10;7nb/9euRr79ujXJQSN++va9dOwRNf+UVQ3ZNDT8F18IsJ85kNgSIC5IniWw5qmm67DaUzYOza+jQ&#10;/iLx7c5WrQxxYt++fcrR8fXFi6dCZeBAcRf7OLcnT6773JZtmmSK7KZW/tyWKlnKHtkdrc5ulaxL&#10;dnfI5lemXbK7A5resmULHCRIxIUsWqTMqdHAu17n+52C1oOmND029kt4ENidjx6dxd8NG/6DS7wp&#10;U/4B9xlHAA53nD/vvz9i/Pi/IcI0HQccMkAcccyxQqTWkmvxxx+Pf/vtviiqTx8rduioVo7cIPWM&#10;FFevTk5voDqcGPiL0xUXmKNGvY0zlvP1ROI7NjhnRo78P2wcnDn//OeQ/v1tra27IXLmzC7ZclTT&#10;dNltKLccN7cx2BQjRjh17/4aG/yADXX8eDB2kI2NOVe+1Lkt12yppslNkdrUyp/bUuXIao3sjlZ5&#10;t0rVJbU75IY62yW7O5BiatqJHR5IV/LUaOBdr/P9TkHrQXvvHMHDunHjOHOiReLxrb/++qcnQujh&#10;kQGuB89acgMORHbXUs1ylAnV1ae5ob7QdHv73108eEDqlKNykN2GcgPMa8iHVJra1LJBakdrsC5l&#10;dkeddcndHcocHiq0QoC7Xnv7nYJagd4jVT4wTde5GRQoUKCgMJCmKx/gM3LjfChQoEBBiIE0nQIF&#10;ChSaTiBNp0CBAoWmE0jTKVCgQKHpBNJ0ChQoUGg6gTSdAgUKFJpOIE2nQIEChaYT6tL0INJ0ChQo&#10;UGg04Q9ND1Kg6SWh/1N9ChQoUKDQKAKkW76mV57TvXEUKFCgQKFeAdItX9NFtb8vI2+dAgUKFBpF&#10;gFz/Lui1ijSdIAiCaMSQphMEQTQdSNMJgiCaDqTpBEEQTQfSdIIgiKYDaTpBEETTgTSdIAii6UCa&#10;ThAE0XQgTScIgmg6aEXTHz9+fObMmU2bNvv6+vv7B4aHH8rKyq6trXtFgiAIQh00qenl5eVff/3N&#10;mjV+/v4bIiNj8/IqSkqqEE6fTvv6670rV/p6e68NCQm9caNMg5USBEEQHJrR9Hv37nl5rdyyZXta&#10;Wi7TcUUBGTZtClm1ynf79q9KSm7UkvdOEAShOTSg6RB0D4+l166V8qu5rLhv3Bji7u5169Yd9W0g&#10;CIIgROprOgR9yRLP+go6F7Div//tfuvWXY00hiAIQs9RS9NLSko8PZdlZd1QTdA5WV+wwP2330jW&#10;CYIg1EV1TY+Ojvb3Dyws/E0dQSdZJwiC0CCqaPqzZ8+Cgjbs339UfTWXlPXFiz013jyCIAi9QhVN&#10;X7ly1YULmRoUdBYOHvwxLi5e4y0kCILQH+qt6eXl5SEhOzUu6CwsW7ZCG40kCILQE+qt6WFhYZcv&#10;52lJ048ejU5ISNBCMwmCIPSCemu6r6+flgSdBT8/f220kyAIQh+on6aXl5d/8UWoVjU9MHCDlppK&#10;EATR5Kmfpu/atSs9vY63/9UM/v6BWmoqQRBEk6d+mu7js7qw8I5WNX3dugAtNZUgCEJN4uLi16xZ&#10;FxAQFBS0Ye1a39jYOKF9tKp+mp6bm7t5c4j2BD0vr2LDhk1aaipBEITy3Lt3b/Xqtf7+gb6+69eu&#10;DVizJsDLa9XBgz9KShb+Ll++CkuRDULPtN7fX5cPBev9jHTHjtDTp9O0pOkRETHx8UnaaCdBEITy&#10;VFXdW7x4iWpfsjp6NDo+Xmev2tRb02tqajw9vbWk6WvXBt6//1Ab7SQIglCSqqqq//zHQ+VPEyIs&#10;XuxZWVmlE+NVeY90+/av6vxOumrB03OlwO5NEQShX9y7p7qHzgWsjl5BJ7KuiqaXlNzYtOlLbWj6&#10;wYM/xsTEabyRBEEQyqDmx8OFIOsqfpfRy2u1NjS9sPCOlxd9HoAgCB0gnt5HM4IuKet37zaorKuo&#10;6SEhO7Vx+yU4eHtubq5mW0gQBFEnCQkJS5cu16Cg/1nWKxusISpqenGx5m+/nD9/+auvvtJs8wiC&#10;IOpk5UqfyMhojTupOpF11efE8PZeo8FmFxbeXr7cq6amRoNtIwiCqBN46NoTdE7WFy1a2jDfEldd&#10;00NDv9bg7Rd//8CSkhINNowgCEIZ3n33Pa0KOhf27Dny7rtTtN0c1TW9vLx8y5btGmnq/v0Rx49H&#10;a7BVBEEQSjJr1hypt0O15Kr/+9/uK1as0XZz1Jpj2tvbR/1HChcuZK5fH6Sp9hAEQdSL1av9Fy5c&#10;qvGno7KCjt81a7T+PSu1NJ2N5czKUn1biG8zLXn27Jmm2kMQBFEvoOmc5mpV0BEXuqaLxLK+dClk&#10;/YbKgq6rN2gJgiDAqlX+UsqrwXDw4I+SFwGNQNNFYln38VkdEPD50aMxeXkVygu6u/tSrKu+AQRB&#10;ECrDNF3jso5yoOZSd+obgaZz3w5+/PhxcnLyhg2bvL3X7Nz53fXrfOKenX1jyRJPEnSCIHTO6tX+&#10;/EKs5v0WybB2reA1fd26dbLSfOXKNZju4+OXmPizZHvgxUdFxQYGbly9ejUJOkEQQgBixX/DRIWg&#10;aPV169Zruzmqa/qLF7XHj8fOn7/I3X2p3A8aVFc/DAvbu2LFGnSDLHz++abk5DPw6LE0Pj5+9Wr0&#10;COtxMeLvH+jn55+QkKCyMQRBEKrh67teeUdbmYAuQZGnj7q03RwVNf348ZPu7suZ3Wj20qXekOa1&#10;a/1DQ78uLy/nWRFLd+3atXr12iNHjks2tbS06tixGG/vlfS9F4IgGhJ//yBF90+gbD4+fgjLlknP&#10;cCRXypGNZVaUx89P6/Mt10/Tb9y4uWPHV7ITOHEhLS13y5btPj5r4uMTpNYVO+ZrQ0JCMzLyFDW4&#10;sPDOli0hO3aE0kcCCIJoGAIDNyjpfTPJlhuUEf0S8Qvz2m6OspoeExMHKd+4MUTJ7wHADffy8j51&#10;Kp6tu2SJl/KPHU6fTkNdAQFBcm/WEwRBaBAlNV0jAdcE2m5OHZq+YcPn6FhWrFit2oNgrLVokeoP&#10;kXNybnh40PAYgiC0CNzHBtR0Xfvpmv34ogrh2rXSxYuXansrEASht8h9RqqloOP76TExJxvg0zZ1&#10;Btigw0m4CYJo2siOZWyymu7uvkzngs7C8uU0oR1BEFpB8p0jbQddjmWMiYkTgpPOwpEjx2UH0hAE&#10;QajPqlV+eqHpS5Z46VzKJQO56gRBaAPuey8NEHT2HmlCQsLhwz/pXMclA+yhu+oEQWgcvdD01at1&#10;PNxFbli2jFx1giA0TEPeT9fNN7zKy8u//HKnzhVcNsBVp2/CCJDc3NyIiIgNYj4Xs3379sOHD589&#10;e7agoODBgwcNaQyqQ6WoGgbADGYPsw1G0pcnCFmavqZ/882u9HSNTR6t2eDjs1rbW6SxA10NCtoQ&#10;GPh7CAgIQhB/Ii3Q13c9rvtwSCGsWxeAvwhYhIA869cHsVXY6gghIV+Ghx86c+aMlC6/eFF77VoW&#10;Fvn5oUB/lPbtt9+fPXuptPQe20eIXL/+64ULV3766dTu3fs2btyGimAAq4sFVjsLzCQlg+SKkgVy&#10;bUR1qBRVwwCYwVl182b1+fMZ//3v976+AX5+AQEBgYcOHcnJyZVsV2XlvWvX8uLikpAN5axZE4Cz&#10;3cfHD9fm7CN04o8asQ34hw2olDVt69Yv9u8PT0w8nZubV1VVjdIkd8q9e/fz8q6fPn3mwIHw4OAQ&#10;8X4JZHtHbuB2B7cTlczMBexH/oBdXGfvyzpIHAPY3V98ERIY+HtduIhvYq8BNqSm6+b76StW+Ohc&#10;uxWF4OBQ/m+E6TnQF03dHMzOLjt7NuPo0didO/8bELCZfdRi5UpfhK+/3nv6dJrODwY1A5qAhvj4&#10;+K5aBdX+vXVoJhqLJqPhaL76mwv7gkXUKVmrgZkdGXnym2/2BgZuEfdbv/fTrA9bv16O2deulS5b&#10;tnL9+g26Ptg1w4sXL7CDGmyD6+B+enx8vNCejkqGtLTcr7/+RtsbpZECt6shPQ4K+hyWLl3RNLx1&#10;XFd99dWeBttuDf3OEXaSp+dynR8u/GHNGl9tb5RGSkN+toKCngd466tXr9b1Ia8BDh48nJx8qcG2&#10;W0N/72X58uWXL2fr/HDhDw0waL+RQppOoSEDrgt1fchrgMDAoKKiuw220davb9jvMsJPX7lytc6P&#10;Ff6wfLlP07jo0zg4XHS+dyjoT9iwoWlo+gYvrwYSPVQUGrpT2y2Svp8ufF/v55+zcD2h7e3SGCFN&#10;p9CQISioiTwmPXUqPiLiuLY318GDP8bExDVAc/6k6Xfv3l24cJGQn5Feu1bq4bGU/HS5NOSn/SlQ&#10;wPGm60NeY6xc6aNVWYdwLVmyrGHaImcs48mTpxYvFsoXGaW2y+LFJOgKIU2n0JChKWm6SDzkz8Nj&#10;eWHhHY1vqOzsG0uWNNzcPvK/DQBZF5q3DkF3dydB54M0nUJDhiZz74UjOztn06YvNLuVsrJueHou&#10;a0jhUvhdxhUrVgpH1sVXLjSJXR3waHpKyi8//pggGeLizjfwTmQ2pKXlSCZmZBQgMSmp0b/BpKmQ&#10;l/frgQPHtm7d+e234efOXdW5PTyhaTwjlWLnzp3nz2doahOJ7xU3tHDxzYkBb33hwqUwS7eHjk62&#10;S2MEfpOibfjuux80b968jQT9+g3Q+J6aPv0TLy+FX3+DDc2aNRs2bJRkoqvrh0j8+9+H6fYYa7DA&#10;v4mOHo01MTHt1KnLoEFOlpbW2GU8mVWuRVOhSWp6TU2Nj4/P0aPR6m8f+MSenl4NL1x1zEf62293&#10;Fyxw16Gs0y0X5eHXdCenwdreWS4uIz/+eC6PDb1727VsaXjpUh5LyckpNzIysrXtoz+azr+JrK17&#10;/fOfEwsKfmN/z5/PjI5O1ngtmgpNY3y6XOLj493dPdXRPQ+P5adO6ebb4HVoukgs6/DWdXIC0EPR&#10;elFfTd+9+8DMmXMkUzZs+MLd/X9zoeDyH+pgb/8GhOb48SSWuHTpyi+++CYwcOvAgW++9dbbGzd+&#10;ydL9/TfBx4QqjRs3CSE1VfrlNdgA7R48+O8+Pn98wGDLllB7+77/+td7nKYfOXIC2RwcBg4c+Nan&#10;n/776tVibnVF9fKsVVR0F+5q3779HR2dUJev7+dYnb91XEV+fhsHDHDEithKxcWVq1evR/lDhrxz&#10;4MAPSpZQ302Ul/crLlm2bftKdvd9++3BGTM+lUwJDNy2ZIk3IidPnps4cQo2I6x9771paWk5imrh&#10;2ZvKNFY2bNy4UdeHvBapqrq3aJGHarJ+5MhxXQm6SBlNF/35kemFC5nHjp0MDf12zRp/9uE6BBwT&#10;33136NSpC7m5v0q2DZlxObl9+272JSMW+DPv2LEbBa5bF7B0qRfdcqkX69fzaTrEpaDgNhegd4mJ&#10;P0NEYmNTOAXs2tUM5/PLM/bLtm3bQhO//z5q8eLlrVq1iok5i3SIsplZt/HjJ+/a9f2yZauaN2+O&#10;DEj/8ceEN95wgGqEhn6HcO3aDbmavnXrTju711nK//3fkLVrAyU1fdWqgJUr/fbtO/rNN/sHDXJ6&#10;883/41ZXVC/PWjD71VfbQ1txvL3zzj+6dDFxdf2Qv3WsImwHWBsWduCTT+a1aNHi/ffdPvhgOv5+&#10;+OGsNm3aXLp0vc4SVNtEPXpYQEyjouKkRl/AYTcwMDh27BT7C0e+U6cuAQGbr1+vQARWQXyh+wsX&#10;eiYlpcmthWdvKtNYueHzz5uypovEsr5unT/7munKlWsOH1Y42PHgwR+9vFZDuFat8hd/HHSTDs1W&#10;StMB+mT2dewDBw6cPYujoURy6aNHj65cuRIZ+cOWLdv8/AKhyH5+v38K9b//3ZeYeLqwsKi29n+f&#10;Hq2ufnDp0i8REcc2btyK9qNvEOf/PXNS0hmu5HXr1pGg1wue98XYvWxJmLrBkZw9ez7Ls3dvRIsW&#10;Ldk5DNHv1Knz2rX/K3DKlKkTJrzLVACSAW+OpUOOP/poNovXee8FmdGRGxm1i44+ffZshqHhK5cv&#10;50tqumTAItiZkHCRE0pF9cpdC3pnZGQEf5alo96OHTuxVvO0jlUEYWVxVAfJQ3fI/kJqjY07hITs&#10;qrME1TZRZORJCwsr2A8xxVrBwV9zi4YPH811SDt2fAuBhlifPp2OzBcvZkmVI1UL/96ss7F6q+lS&#10;JCQkrFvnt3797983htCz7y1D5dat8xXUFGzKanrDI9kNEMqAw4tHT3HqQgK4wLR7/fotnTu/hnMe&#10;cVzCjxgxhuXHFT3Ews3tY/h0ixYtgwP4t7+59Oljz1RAUi/gzY0ePU55TS8RPxedOXMuih01aiz+&#10;Smo6rJo/3/3tt4fCl7exsfvLX/4CF5sTSkX1yl0Lso4mSI6ocXYezmSRp3WyFaHb++yzRdxfVIHL&#10;gnqVoPwmYsL6ww/xuFpCIahizpwFLP2//z0MoWdO95Ah70ydOoOJta1tn+7dzefO/c/+/ZHcjXip&#10;WpTfm3Ibq1jTm+z99EaNcDWdqC+41uHRU7nPSDMzS155pdW334Zfu1aK6/Gvv97H0nGZDxWAUixf&#10;vpoL/v6bmApInvbwQLmeQElNP3LkBFzmbt167Nr1vZSm9+s3wMVlBK4YYmNT4uMv4LqBM4mnXrlr&#10;IY4mpKT8wq3Cubo8rZOtaNAgJ0gh9/f11//q7e1brxKU30RSAT0f2sJ6XGi9ubllQMDmM2cuo9P6&#10;6adElicr6yY65pEj/4mrH2TAUtlalN+bchtLmt64qJ+mZ2VlFRUVSabcuXMnNTWVfGohgCvB+mo6&#10;wvjxk8eMmRAUFIzLc87R++WXwubNm4eG/lc2P49gISL10FWupiNYWfXs1KkLUytO09PSciA9iYk/&#10;szzsdn+dmq5orezsshYtWoSGfsfSCwvvdOvWnWk6T+uUlLl6laD8JpIK2CmQb6g2++vltdbe/g2U&#10;3Ldvf9nMyNazpw2EW7YW5fdmE9D0wsLCVDGXL18uLi7WhjStX7/+wIEDGi9WU9RP0996661Zs2ZJ&#10;puzZswen0OPHjzVqFaEK/H46nNmEhItc4EQQF/WGhq9ALKT8x0mTXOH3cc/94P/i6p5fsOBXDhz4&#10;Vnp6LvSFu5ssV9PReXD9B6fpOTnlcEvhipaIhzz97W8uULQ6NZ1nralTZ1hYWB09Gnv+fCZsa9Om&#10;DXdLWlHrlJc55UtQchPl59/CpoC1eXm/jx04deq8jY3dgAGOXIbLl/Oxp1q3bg2tZynnzl3Zs+cI&#10;+1QshBuNZcPSZWtRcm82AU3/6KOP0Jd36tSpQ4cO6Mnat28/e/bsioqKOlecN29eYKBSHzcfNmzY&#10;smUN9PEWFSBNbzrU6xkpBK7kpQNrYmKKFKmh0PBz33tvGk4PY+MOyIxfXOPzCxYu/CEKEB3JZ5ty&#10;NV0ySN57WbduQ8uWhl26mLRt29bHxx/1KnPvRdFaULTJk12RCOM/+2zhyJH//PTTf/O3TnmZU74E&#10;JTcRrlpcXEa0atUKSsQyDB3qLHnvqET8zMPIqB03jVxsbErnzq+h7WZm3SD3aCB6OLm1KLk366Xp&#10;wnznCJr+97//ncWfPHkSExNjb29vaWl5+/Zt/hX/+c9/Lly4UJkq9EjTr1y5MnXq1P79+zs5Oc2c&#10;OZObOPTHH3/E9nJwcJgyZUpaWhq3rp+f3759+7788su33377448/Vrst+o42vrV77doNCAf8QW18&#10;20huyMwsOXnyXH3HBde5Fuzv0cOCufMabJ3Gtw+8dSgynHS5bXn77aHTp38ilXjhwjXYAD+9ga0V&#10;vqYzIETo17kPdCcnJyPPm2++Cdnx8PCorKxE4vbt283MzGxsbN4Xc/PmTUU5RWJN9/T03Lp1K/QQ&#10;i8LCwri6FK0iqr88qozGNB1d4muvvfbZZ5/Fx8f/9NNPPj4+ubm/T8qOBouHlAXGxcWtXr0avkNG&#10;RgZbF5umW7duEyZMCA8PxyrqN0bPoW94SYXo6NMbNnwBrY+KisPVQMeOnSD9OrdKtQCHPTBwKxxt&#10;4Xwbp7FoOoBMQzRZfPPmzRs3boyNjY2MjBw8ePDQoUORmJqaOnDgQGjrITHV1dWKcorEwmVqavru&#10;u+9GR0dD2Vq2bAnflKdwkfiKob7yqDIa0/S8vDxEbty4Ibn0+fPnXbp0CQ4O5lJmzJjxwQcfsDg2&#10;zeuvv07PVzUFabpUgLf7t7+5mJtb9uzZe9y4SadPp+vcJJWDvX1fa+tekm/P6jw0Ik338vLq1KmT&#10;bObffvsNqpWVlSWq696LZE4Il7W19YsXL9iipUuX2tnZ8a+igjyqjMY0Hfb99a9/tbS0RAtPnjz5&#10;7NkzkfhyQzyIai66oFWrVqF3GjFiRN++fdm62DTouNRsAMFBmk6hIUMj0nSIkomJCYvfunULEu/s&#10;7PzGG2/Y29v/5S9/OX78uEiepivKCeH65JNPuGzwyrHo0aNHPKuoII8qUz9N/8c//oGrGMmUL7/8&#10;0tDQkHVZ9+/fDw0NnThx4quvvop+LD8//8KFCzAazVgvwfbt29m6An/U0OiguesoNGRoRJo+cuTI&#10;t99+m8UdHR3HjBkTExPzyy+/XLt2rWXLlkePHhXJ03RFOSFc//nPf7hsZ8+ehcqxZ7CKVhHVXx5V&#10;pn6aPmfOHHQ+kinz58+Xve6A9UiErXfu3GnevPnhw4fllkaarlmEP5cshaYUBDuWUUrTf/75ZwMD&#10;gy1btojEz0shozk5OWwRIvjLZHfChAkLFizg1uLJOUwMl3Pnzp3t27fnX0USJeVRZeqn6ampqbia&#10;CAoKevLkCXzzEydOGBkZbd68GYuKiorwlznssLVnz55ssOeHH36ITom78Y++C5ceLE6arll4vg1A&#10;gYLGg2A1/c0338zLy4OknjlzZt26dfCL33nnHUgWlj58+BC+844dOxC/d+/eiBEjIGhMduF6w5f/&#10;9ddfobm1tbU8OSFc6CRYvKSkBFrn7u7OX7gK8qgy9f42ACxmg/lfeeUVNOCzzz5j94ZwrYrGvhUA&#10;ACAASURBVGFiYmJoaNijRw8swiUGWoj0Bw8ezJw5s0WLFh07dmzbti1+cQHCiiJN1yx074VCg4VV&#10;q/x37vxK14e8HKDp7A0MyG7nzp2dnZ0hWc+fP+cyfPHFF5ApU1NT+KObNm2CKDHZzc/PHzx4cJs2&#10;bbgHm4pyQrhmzZo1YMAAlA8lRBXc1wYVraKCPKqMKt97wQZCm2ElDJJaVFpainR0RFLp1dXVSEdn&#10;VVNTo6KlRF3gGhBnms7Pdgr6EHx91+v6eFedqqqqK1euKPPZV/6cubm56AmUX6Vh5JG+4dWk2LEj&#10;dPVqP3f35ey79nIDdJ99yD4gYPPOnf89ejT27NkM7tVEJQPyYy2s+/XXewMDt3CFr1kTsHbtHwGn&#10;PQt+foH+/r8HxNetC9iwYes33+yNjFSl3qKiuxcuZEZHnz548IedO79j37ZmHz5lX/Nfv171Rinf&#10;ZDQBDUFzAgKCZAMumAIDN7CAv2j45s3B3367//jxU6mpV69f/7W0VLrklJSMY8dOYrOgZDSEFS4V&#10;WGO5wNpb537kzEYe5BTvI3/JcriiJAO3HyX3IGsd4gihoTt1fbAT8tG6pp89e1bbVRCSwEFYt25d&#10;ndlqamqrqqqzs/MSE0/v2xe+desX4nP1j09CcycwJ08bNnwu/n7+H2zfvv3w4cPYuQUFBbKXa/wg&#10;P9bCuocOHfriixDxB6n/EH3JqmX0MSgoCBZsDA8Pj4uLS09PLykp4cYISxZ+/Xp+UlLy99//0Sj2&#10;nWsuSFW0ZMkyri7JRVwnxFbB0uDgkPDwQ2o2GRsNm45tQ2xPtAi/6mxMkfiZW17edezH/fv/aLKk&#10;EG/b9sWBA+GnT5/BZlGhcEIu2FnCfJwgagBNF2zLmzD0GpfyNO0J2AjtIVhlI00n9BrSdEI1BKts&#10;2tV0XBWykT0EIUxI0wkVELKyaVfT8/PzIyIitFoFQagDaTqhAvfu3bt69aqurZCPdjX95s2bhYWF&#10;Wq2CINSBnuETTQway0gQBNF0IE0nCIJoOpCmEwRBNB1I0wmCIOpHcnKyrk1QiHY1PSkpSavlE4Sa&#10;0DNSQgUEOzhdpG1NF3LLCUJEYxkJlRCyspGmE3oNaTqhAkJWNu1q+o4dO+7fv6/VKghCHUjTCRUQ&#10;srJpV9MjIiJkvy9MEMKBNJ1QgZycHDaphQDRrqaXlpayqVcJQpjQM1KiiUFjGQmCIJoOOtb0yMjI&#10;hQsXzpgxY+XKlSdOnNBeRaNHj5adwFsWXE/NmjXLzs5uxIgR2jNGHcrKygR7I48gCJ2jS02fN2+e&#10;qampj49PcHDwggULbGxstFdXv3799uzZU2c2WDJo0KCCggLB3jIaOHDg7t27dW0FQRACRWeaDo+4&#10;efPmcXFxXIrkPGQ1NTVpaWnnzp2T8kmLiooSExMzMzMlM1dUVKC0ysrKhISEW7dusaJyc3ORs7S0&#10;lOVhml5VVZWUlFRcXCzXJOj4xx9/PG3aNKzFpoh9+vTppUuXLl++/OzZM57qpJA1HpmlJpa9efPm&#10;48ePFbWUVSFrLQrp27fv5s2bYSFXNVoaHx+fnp4uaSRBEFolOjpa1ybIR+uarqjld+/ebdas2bFj&#10;x2QXZWdn9+7d287ObsiQIV26dOFKmDFjhpWVlYuLi6WlJbxpTiWh11hkZmY2YMCAiIiInJwcBwcH&#10;CwsLZ2dnXAdERkayPLNnz+7Zs+dbb73VqlWrkJAQ2XoXLVrURQx84e3bt6emppqbm2NFe3t7rPjL&#10;L7/IrU4Z43ft2iV5FYI+ycDAoLy8XFFLFVm7YsWKNm3aoPmwEDag65o8eTIsGT58OJos2PtFQoae&#10;kRKqIdgh6lrXdJ6xYh9++KGhoeG4ceOCgoIyMjJYYm1trZOTk4+PD/sbFRVlYmLChg1xTje0bNKk&#10;SV5eXuwvFBCyyCQeqzs6Os6aNYs58vCC4e2yPFC96upqxA8fPtyuXTvZ6YnB/Pnz58yZw1bs06eP&#10;p6cnS587dy4UnM3zKVmdFIqMR73QYjjjLB3FjhkzhqelPNZK3nvBRmvbti03popdWxD1QrBnJiFw&#10;BDsKVpeaLhILGfTX1tYWPjtcTihpQUEB4klJSZde0r59+/Pnz4vEihkXF7dt2zZfX9/x48ePHDmS&#10;FQIF3LBhA4tfv34dq5eVlUlVhDxYkcUrKyuR58aNG7L2cJoODxp5uPsb+fn5+FtSUiJVnRQ8xru5&#10;uaFjEIl7C3jWhw4d4snMY62kpqOTQ6cYEBCQm5vLs5EJHkjTCdUgTa+DkydPtmjRYt++fdC45s2b&#10;j/wzKSkpyAOPvn///mvWrAkODp46depbb73F1pV8/onVUY5s+ZJ5Hj9+DJXMy8uTzcZpemJiomQ5&#10;bJULFy6IeB+38hiP3sjY2PjJkyfR0dEdO3Z8+vQpT2Yea6WekcbExIwaNQoXAdbW1uHh4cpsakIS&#10;Ib8QSAgZ0vS66dmzp5+fX1FRkVwnGp4yFJDdjgA+Pj5yNZ2tjl+p1eur6czfv3nzJkvPysri/vJo&#10;uiLjReKLDHNzc8iuq6srauHPzGOto6NjWFiYVH70EOjnWrZsyW0fQknoVWdCNfR0PlKR4pbfvn17&#10;/fr1v/76K/t77NgxAwOD2NhYxF1cXKZMmfLgwQORWArj4+NramqKi4shbVeuXEEiBM7ExESupoN3&#10;3nln0qRJjx49Qhwax+7D1FfTUS88YsQRQe3vv//+0KFD5VYnhVzj2SJvb28U0rp169TUVP7MPNZO&#10;mDDB3d2d3V5Hr5CTk8PSz549iw1ILmd9KSws5HpugmgC6GwsY2VlJQSuRYsWXbp06dix46uvvhoQ&#10;EMAWQYXHjh1rZGRka2trbGzs4ODARul5eHhAEPv06dOrV69FixYp0vSSkhJnZ2esbmNj06FDB9ZP&#10;1FfTwbVr1/r27fvaa6916tQJ+g7PXW51UigyXiTuilCvvb19nZl5rIV229nZGRoaDh48GHE0sHv3&#10;7igTkR07dtRjBxAE0RTR8Xuk8KZzc3Phbz5//lxqEVzOrKysu3fvSibeunULninn+fKAPiM7O1v9&#10;7+xAdsvLy+u7llzjNZJZCmwKeJrYJmy0O0EQeg5974VosqSkpFhZWZmamlpYWKxatUruC2IE0cQg&#10;TSeaMpB1Gxsbc3Pzt99+u1evXqTshKag90gJQjcwWe/Rowcc9n79+sFzX7x4saSyJyYm6tA8opEi&#10;2DcbtK7paHlZWdnly5djY2P37t27ceNGd3d3Nze3ESNGODg44DRjL7UjBelYijzIifyy7w3Jwl+y&#10;MBkwYMDYsWNnz54NnzE0NDQqKurixYvsFVl1msO/GbW3CxoFkrLOMDMz+/DDDysqKl68eCHYk5MQ&#10;LEI+bLSu6WrKjTpCJkwg3xBxSDkEHbIOcYfEQ+jVbI46qt0Yu0Z16CYGkRUrVly/fv3IkSPa3+1E&#10;k0LIh412Nf3+/fs0wI7QLXDSX3/99T59+kDEe/XqZWlp6enpyd17wZnJjVIlCCUR8mGjXU3Pz8+X&#10;/XIhQTQY7K6Lvb29k5OTtbX1ypUrpZ6R4gpa7tfcCIKHvLw8wR422tX027dvqzC4myA0hZWVVf/+&#10;/W1tbRWNeBHsG94EoRo0lpFomkDBoeOmpqY0fpHQK0jTCYIgmg6k6QRBEE0H0nSCIIh6sG/fPl2b&#10;wId2NZ1eIiWEzIEDB3RtAtH4UDTNmUDQrqYLdioQghAJ+PVuQsgI/LAhTSf0F4GfnIQwEfhhQ5pO&#10;6C80GSmhAgI/bEjTCf2FJiMlVODu3bvKTMujK7Sr6fSSHiFkKisrhexwEYQK0FhGgpDP/v37fSXA&#10;X/78ZWVldfYQo0ePPnr0qOZsVAV+OydOnMiGA3ER1cohdAVpOkHIZ+TIkfb29rNesmXLFv78AwcO&#10;3L17N38e/gnKGwZ+O996662vv/4akYCAgOTkZJXLIXQFaTpByAeavnDhQrmLampq0tLSzp07xzmq&#10;d+7c6du37+bNm0tLS7nPy7x48SI3NzcxMZHNeSJ6qelVVVVJSUnFxcWKqpYtv7KyElVI5rl58yY3&#10;sbhsflBRUfHw4UOpuuTaKQmn6VgqOUU7GhIfH5+env7s2TNlyiF0BWk6QchHkaZnZ2f37t3bzs5u&#10;yJAhXbp0YS/WrVixok2bNpaWlvBeZ8yYgZScnBwHBwcLCwtnZ2dTU9PIyEiRWNNnz57ds2dPSGer&#10;Vq1CQkKULH/Xrl02NjZcnszMTAMDA/bRU7n5FdUla6cUnKZzEfRMkydPNjMzGz58OJtcRZlymjZf&#10;ffWVrk1QCL1HSug1PHfJpe69XLp0CYm1tbVOTk4+Pj4sT1RUlImJCfNnJe9FIJujoyPWYl/Zhh8N&#10;f1kk1lnIYnV1NeKHDx9u166d1Ge4FZWPVaCh8MRZuqen55gxY/jtUVSXkvdeuEhGRkbbtm05n/3e&#10;vXssos/3XoQ8RJ3GMhJ6Dc8hCk0fPHjw+pfk5uYisaCgoFmzZklJSZde0r59+/Pnz4v+rHHXr19H&#10;NtlJB6Gz27ZtY/HKykrkuXHjhmQGnvLd3Nzmzp0rEvcQ8JoPHTrEn19RXfXV9NLSUkNDw4CAALYF&#10;OPRZ04WsbKTphF7Dr+my916gns2bNx/5Z1JSUkR/1jhka9GihWyZks9IHz9+DJ3Ny8tTsvy4uDhj&#10;Y+MnT57g8rdjx45Pnz7lz6+orvpqOoiJiRk1ahQuFKytrcPDw1kiabowIU0n9Jr6anpRUZGsc81w&#10;dHQMCwuTzIZfqTx1ajpP+bW1tebm5pBUV1fX+fPn15lfUV2SdsoiV9MZ6EWCg4NbtmzJ7ufwl9O0&#10;EbKykaYTek19NR24uLhMmTLlwYMHIrHOxsfHs7cKJ0yY4O7uzt0ff+eddyZNmvTo0SPEIYLsPkyd&#10;ms5TPvD29h46dGjr1q1TU1PrzK+oLik7pZDVdHQbOTk5bOnZs2cNDAzY6Br+cpo23EMFAULvkRJ6&#10;TUlJiaJFijQd6jx27FgjIyNbW1tjY2MHBwc2vA96Z2dnZ2hoOHjwYFays7MzstnY2HTo0CE2Nlak&#10;nKYrKl8kntoYq9jb2yuTX1FdUnZKIavpyA/7u3fvjnoR2bFjB8vJXw6hK2gsI0GoAnzVrKysu3fv&#10;8merrKzMzs6WHOit2fJVzl8v4PgXFhbCW+dGxBOChTSdIAjif6SkpFhaWpqamuK3MU5QTppOEATx&#10;JyDr1tbWvXv3HjdunI2NTeNSdtJ0giAIaZisw1u3srJycXHp1auXj48Pp+z0HilBCBQ22rqsrOzy&#10;5cuxsbF79+7duHGju7u7m5vbiBEjHBwccFazF+KRgnQsRR7kRH7ZV4pk4S+5X79+zs7OkydPXrhw&#10;4bp160JCQmBPcnJyZmYme++ff3V++M1Wp8mwDRbCTlgLm2E57Ecr0Ba0SE3DhAMn64weYtBSKLuQ&#10;R/TRWEZCr8Ehqqb8qaNfdYqj9roTdZpcZ1ekjmFCxszMDL/e3t5CVjbSdEKvoUOUkAuc9Ndff93W&#10;1hYibiFm0aJF3L0XIR82pOmEXkOHKCELBB1qbmdnhysSS0vLFStWSD0jFfJhQ5pO6DV0iBKyQMeh&#10;5jwjXug9UoIQKDzvkRJ6CBQcOm5qatq4xi9KQmMZCYIgmg6k6QRBEE0H0nSCIIimA2k6QRBE/aD3&#10;SAlCoHCz9hCE8gh5uBSNZST0GjpECRUQ8mFDmk7oNXSIEiog5MOGNJ3Qa+gQJVRAyIcNaTqh19Ah&#10;SqgAvUdKEAJF5fdI9+/f7ytm8+bNP/30kzJTLZeVlbHZmRsj/MZPnDjxwIEDkhHVyiHUh8YyEoQq&#10;jBw5sl+/fvPnz58xY0aXLl2GDh36/Plz/lUGDhy4e/fuBrFO8/Abz01IHRAQkJycrHI5hPqQphOE&#10;KkDTFy5cyOI5OTnNmjWLi4vjltbU1KSlpZ07d47zSe/cudO3b1849aWlpexDIuXl5U+ePOHyI722&#10;tpb9raioePjwYWVlZUJCAjKzv1VVVUlJScXFxYpMkq0UJaBeyTw3b97k5omWzc9VLVWXrPFScJqO&#10;pZITaufm5sbHx6enpz979kyZcgj1IU0nCFWQ1HR46AYGBvv372d/s7Oze/fubWdnN2TIELjw7C2N&#10;FStWtGnTxtLSEo4qXHukdOvW7eTJk2wVaBx6BUgw+4srAOQxMzMbMGBAREQE/s6ePbtnz56Qzlat&#10;WoWEhMjaI7fSXbt22djYcHkyMzNhJ5u2Qm5+VrVsXbLGS8FpOhd58eLF5MmT0YThw4ez+TeUKYdQ&#10;H9J0glAFaPrcuXOhwjdu3Fi2bFnbtm0RQTp8bScnJx8fH5YtKirKxMSEua5Stx34NR1qy7nY+AtZ&#10;rK6uRvzw4cPt2rWTun2vqFKsAg2FJ87SPT09x4wZw2+korqUvPfCRTIyMrBNOJ+de6jYNO690Huk&#10;BCFQ+B/o8QBNb/YSQ0ND7sZLQUEBUpKSki69pH379ufPnxfVU9M3bNjA5cTfbdu2sTjyICfrPzh4&#10;KnVzc0PfIxLfaYHXfOjQIf78iuqqr6ajRdgsAQEBubm5kjmbhqZ//vnnujZBITSWkdBrVD45uXsv&#10;t27devfddyFV7BkphLJ58+Yj/0xKSoqonpq+Z88eLqfk38ePHyNnXl6epDE8laKzMTY2fvLkCRys&#10;jh07Pn36lD+/orrqq+kgJiZm1KhRuFCwtrbmvsFAmq5tSNMJvUZ9TQdVVVWdOnXauXMn4kVFRbJ+&#10;NMPR0TEsLIz7a2Njc+zYMRZPS0tTR9N5Kq2trTU3N4ekurq6zp8/v878iuqSMl4KuZrOQC8SHBzc&#10;smVLdj+Hv5zGAmk6QQiR+/fv79ixQ7V1JTVdJB7DB+lkXrCLi8uUKVMePHggEktqfHx8TU0N4hMm&#10;THB3d+duhf/rX/+aOXOmSKx67733njqazlMp8Pb2Hjp0aOvWrVNTU+vMr6guKeOlkNV0dBs5OTls&#10;6dmzZw0MDNjoGv5yGgXqHDYNAGk6ob/k5+dHRESotq6UpuM879y5c2hoqEj8Ws3YsWONjIxsbW2N&#10;jY0dHBzYSD5Im52dnaGh4eDBg0Xip4hdu3Y1MzMzNTX19/dXU9MVVQqQGavY29srk19RXVLGSyGr&#10;6cjfoUOH7t27o15EOBHkL6dRgM6P9YXChN4jJfQXqBi7IaANoPJZWVl3797lyfP8+fPc3FwN2qBM&#10;perkrxfQvsLCQnjr3Ih4ogGgsYwEoRC4qNOmTeOZP54ghAZpOkH8CTZzvIWFhakYc3NzNiCEIBoF&#10;pOkE8QdMzXv16jVkyJDu3btD0IX8KIwg5EKaThC/q/lHH30EHe/Rowdzz3v27GlpaZmamrpx48ak&#10;pCTk+fLLLx0cHNhT0G+//dbNzS0+Ph7xy5cvx8bG3rx5U8m6cnNzkZ99SuW7775DOadPn0Z83rx5&#10;/fr1O3HiBEtft27dtWvXWP7MzEz2QmZFRQWqY+9khoeHu7u7szd6PvnkE9h89uxZxCdPniw3Pnfu&#10;3BEjRly5coWtu3fvXpQmEn+DRSQe+oLf5ORkpLPb6x4eHshfVFSE+KxZs/CX5axzyMrTp0/j4uIi&#10;IyMR/+WXX7BVp0+fLhK/6ASD9+3bh3h1dTUa8uuvvyq/j4SDkF8iFdF7pIQ+s3PnTuabm5ubQ3q6&#10;du1q+hIzM7Pt27dDfKHpUB+RWPvKysrYivn5+ViEX5H4TVTockxMDOJLlizBupBFnjh8f+RnOos+&#10;A+Vw0lZeXv7o0SORWFtDQkKuX7+O+Pr1652dnVm/wnT24sWLiEdERKBA1pco85ATtaAhbEAhVoS8&#10;sn5l6tSpsA3ii/iaNWuQzj4I8/PPPyM/GwyDniAsLIyN1HzjjTeGDRvG+pirV6+y55/oZrAZ2UAg&#10;mPT+++9v3rxZJH4IjBJYZ4BiUS97kRUloyH//ve/EU9MTIQBWKWxxCVf8RUg2tV0IY/MJwgcn8zr&#10;lLyHzik7XHW6ky4LlJ05+1Dzf/zjH3369BGJRxChC0xISNCxcQ0Cd9gIE9J0Qn85cuQI84UlgZv5&#10;wQcfdOvWDbLeo0cPknVCCrmHjXDQrqbjMpPmNCEEC85MnJ9yF8FzX7JkSffu3WncCyEFz2EjBLSr&#10;6REREeyeI0EIEFxB819KQtm9vb379OlDsk5w1IrRtRUK0a6ml5eXV1VVabUKglAHbqYhgmga0FhG&#10;giCIpgNpOkEQRNOBNJ0gCKLeCPauHWk6oe9w3xknCCWp8+m6DtG6ph8+fFjbVRCEOgQFBenaBKLx&#10;IdjDRuuaLtjejCBEwna4CMEi5MOGNJ3QawT+/gghTIR82GhX0wU+cR9BCPw9b0KYxMfHC/ZtSu1q&#10;ujrzPe7fv9/X19fPz2/Tpk3ff/99SUmJ5NKJEyceOHCgvmWqtlYDU1ZWRh9UaDC++uorIX+PiSDq&#10;i9b9dG7a3PoycuTIfv36zZ8/f/bs2c7Ozi1btpw+fTo3sWFAQEBycnJ9y+QmwBUyAwcO3L17t66t&#10;IAiiUSLcsYxS87JnZmaampp+9tln7O+tW7fYF5xF4kkDcCmUnp7OTZReUVGBpbdv305ISGAf9WdI&#10;aToWJSYmomTOU0MPxL71zHHz5k25M+TW1NSkpaWdO3eO86l51pXNzBlZVVWVlJTEvmQtEn+ku2/f&#10;vps3by4tLZWcAFO2jQRBELI0Gk0HoaGhhoaGbNIAps7Q4smTJ5uZmQ0fPtzBwWHEiBEsJxz8adOm&#10;WVpaDhkypHXr1tw37CU1fcaMGVZWVi4uLsg2aNAgJsd79uzp2bMn94GejIwMXB+w6WAkyc7O7t27&#10;t52dHcrv0qULm/pj165dNjY2XB50FQYGBuXl5XIzMyNxCYLqYFWrVq1CQkKQuGLFijZt2sAkeOuw&#10;UCR+wi63jQRBELI0Jk2/evVqs2bN4KuKXqozNLdt27acw87m9BKJ5RJaySZ/gRcMXWYPNCQ1HY4w&#10;i0A0J02a5OXlJRK/G9a5c+eTJ0+yRfPmzXvvvfekDIPiOzk5+fj4sL9RUVEmJiawobq6GnIMZ5yl&#10;e3p6jhkzRlFmZiQ0GmuJxKP427Vrxy4XpO69KGojQRA6AY6akC+XG5OmFxQUQNPZpF9MnaHL8NwD&#10;AgLYrIwckEs/Pz/uL1SSecGSmg61jYuL27Ztm6+v7/jx41EdS1+6dOmUKVMQgYy2b9/+1KlTUoYx&#10;M9BVXHoJsp0/fx6L3Nzc5s6dKxLfbIFnfejQIZ7MMBK1szIrKyuR7caNGyIZTVfURkJ9uH6dIJRH&#10;r+c5UmeQiaymJyYmQvgKCwtFEuocExMzatQoOMjW1tbh4eEsJ+Tym2++4VYcO3bsypUrRX/W9HHj&#10;xvXv33/NmjXBwcFTp07FIpYOj/6VV16pqKgICwvr3bu37IeSIdDNmzcf+WfY97XRSRgbG8PZj46O&#10;7tix49OnT3kyw8g9e/awMh8/foym5eXlieQ9I5XbRkJ9BD6xJCFMBH7YaFfTN27cqPK6spoOL9jW&#10;1pbFpZ52Qj0hzS1btmS3MiCX3O0OkXhWXDbdO7cWhBtSyzIDZOY0HUBAg4KCnJyc5L4wVVRUxPnU&#10;UqADMDc3h+y6urrOnz+fP7MiTXd0dER3Iptfqo2E+tALcYQKCPywEbSmz5s37/79+3fv3r148eLM&#10;mTMhZ7GxsWwpU2coZk5ODks5e/asgYEBG1gCuezWrRtT0qNHj7Zq1YpNr85penFxMTSUTZULJTUx&#10;MZHU9KioqM6dO8Nb/+233+Ta5uLiMmXKlAcPHojEOh4fH899B8rb23vo0KGtW7dOTU3lz6xI0ydM&#10;mODu7s5d3ClqI6E+Aj85CWEi8MNG0JreTAy01crK6qOPPsrIyOCWMnWGxnXo0KF79+729vaIcO+s&#10;soHtFhYWvXr1atOmza5duyTXYnEPDw8ob58+fZBn0aJFkpoOzUWZH3zwgSLbysrKxo4da2RkhOsG&#10;Y2NjBwcH7pkJdBk2w546MyvSdDTKzs7O0NBw8ODB7K/cNhLqQ/PlEirwww8/6O8zUnU0XUmgv4WF&#10;hfBkJUeRM7l88uTJtWvXeAaK3Lp1CyvKfmoV5/mrr76alJTEXzWyZWVlsdE1dVKvzFLIbSOhPomJ&#10;ieXl5bq2giA0iXY1XeqFfikgqf/5z3969+69atUqyfdr1EfSBa4vJ0+enDZtmqTbThAE0VjQzVhG&#10;OEeurq5du3bt1q3bmTNnNF7+ggULEhISVFv3X//616xZs9joGoIgiMZFw2k6PHH445aWlqamplBz&#10;/Hbv3p0NNicIgiA0QkNoOtTcw8PDwsLijTfe6NGjh6kYa2vr3bt3b9y4kd22/vLLLx0cHNiIw2+/&#10;/dbNzS0+Ph7xy5cvx8bGslEr9SUzMzMsLIy99D9kyBCUz779sn79etTLbm3n5OSUlZWx/BkZGaiL&#10;Pf1Yvnw5bGDfIejVqxcMZg/TFMXh3SM/m6Lw0KFDKIe7Tc/u2D5//nzv3r1bt24ViZ+IjhgxAiaJ&#10;xG+u+vj4/PDDD/xtefr06e3btxE5ceLEsGHDfH19EY+IiEClx44dQzwrKwuVSn7chiAILXH16lVd&#10;m6AQ7Wo6882h5t26dTOVAH769u3boUHQVqi2SPztKk5b8/PzsYi9zX/gwAHIVkxMDOJLliyBLh89&#10;elQkfpke62ZnZ4vEosmt++OPP6L/YFt82bJliHP39JGH6eyRI0ewLtNiV1dXlMlkd9q0aaiLPVON&#10;jIzk9F0ZWN/D4qh0+vTpL168QHVo+IABAxCpra1FOuplLzEhP7O5urp6x44dbDR9aWnpzJkzIf0i&#10;sYijj2FvnP7000+4vmFvxkK1kY6lIvGITFSKrovlgfHoThAPDAxEo9A1isR9ACplQ4bQK3Ab6vr1&#10;69xG3r9/P9aNi4tDfPHixdhBSEHc3d29IeOwOSoqCvGDBw/CZvbebJkYJfcCDzhU0F62o+E6oL1p&#10;aWlsu6lfOKFvCHk4Y0O8R8opu6SsW1lZsdcp6wVOb/blk+TkZK4/gNhBDtiH2sPDwCyjQwAAIABJ&#10;REFUw+GbKxpXLnDQnaAvYZp+7tw5+OPBwcEisS/PRFx5sKFY53Tx4kVsKPZdYpSGDfXVV1+JxF8c&#10;g64lJiYinp6eDr3TiHSqA7dzcekGm3/55RfE165dC5vZtcinn36KI0e1OE5CtPfSpUsi8fBQtJdd&#10;9wj55CQEi5APG+1qumzL4YqyrwziZOvRo4cKsk4QGkTIJychWIR82DS0pjPYKMbu3buTrBO6Rcgn&#10;JyFYhHzYaFfT+d/Tg7J7eXnZ2dmRrBO6gl4lJVTg5MmTgn2VVLuaHhERIdiZWAlCJH4ww26sE0TT&#10;QLuaXllZSU4QQRBEgyHcOTEIgiCI+kKaThAE0XQgTScIgqg3gn2VlDSd0HcEe3ISQkawwxm1run7&#10;9u3TdhUEoQ6CPTkJISPYw0brmi7YlhMEgw5RQgUEe9iQphP6Dh2ihAoI9rDRrqbfv3+f5s8khAwd&#10;ooQKPHv27OTJk7q2Qj7a1fT8/Hz2uURFREZGLly4cMaMGStXrjxx4gR/aRMnTmQfeqwvZWVljfHV&#10;p0ZqduPi9u3bFy9e1LUVBKExtKvp6M2qq6sVLZ03b56pqamPj09wcPCCBQtsbGz4S3vrrbe+/vpr&#10;FcwYOHDg7t27VVhRtzRSswmC0CE6G8v48OHD5s2bs3kYGC9evODiNTU1aWlp586dk3RUJTVdbgZW&#10;SG5ubmJiYmlpKUu5c+dO3759N2/ejBS5M1kXFRUhf2ZmpqQBFRUVsLCqqiopKam4uFhRK2TNqKys&#10;ZDMrcdy8efPx48c8Zsutq06zCYIgZNGZpt+9e7dZs2ZsvgIpsrOze/fubWdnN2TIkC5dukRHR7N0&#10;TtMVZcjJyXFwcLCwsHB2dsYVQGRkJBJXrFjRpk0bS0tLuL0zZsyQqgspVlZWLi4uyDBo0CBOjvv1&#10;6zd79uyePXui0latWoWEhChp565duyQvONBVGBgYsOl1FJktty5+swmCIOSiy3eOPvzwQ0NDw3Hj&#10;xgUFBbHJ1UBtba2TkxObyw1ERUWZmJiw6W+YpivKgHRHR8dZs2YxdxseMTxflofnJgbnzmOtSZMm&#10;eXl5sb/QWXQP7MbR4cOH27VrJ+nF89iJVaDF8MRZuqen55gxY/jbpaguuvdCEMKETXwoTHT8Himk&#10;DSpsa2sLn33y5MkQ4oKCAsSTkpIuvaR9+/ZsWk6m6YoyXL9+HelyJ2DjEUdIbVxc3LZt23x9fceP&#10;Hz9y5EiWDp1FIotXVlai5Bs3bkiuyGOnm5vb3LlzReJ+xczMjM0RypNfUV2k6Q0AvURKqIBgBzKK&#10;tK3pbOpLZTh58mSLFi327dsH1WvevPnIP8MmzWCarigD0lGC3MJ5xBFXCf3791+zZk1wcPDUqVNR&#10;BUuHzu7Zs4fFHz9+DJ3Ny8uTXJHHTnQSxsbGT548iY6O7tixI5tKlCe/orpI0xsAIZ+chGAR8mGj&#10;m7nr5NKzZ08/P7+ioiJZp5jBNF1RBpaOX9kVHR0dw8LCZNPz8/Ohs9zIHB8fH+U1ncdO+P7m5ubh&#10;4eGurq7z58+vM7+iuhSZTWiQjRs36toEovEh5MNGZ5p++/bt9evX//rrr+zvsWPHDAwMYmNjEXdx&#10;cZkyZcqDBw9EYn2Mj4+vqakRSTwjVZThnXfemTRp0qNHjxCHUnP3YSZMmODu7i51QxwUFxdDQK9c&#10;uYI4ZNTExER5TecxA3h7ew8dOrR169apqal15ldUlyKzCQ0i5JOTECxCPmx0Nh9pZWUlVK9FixZd&#10;unTp2LHjq6++GhAQwBZBi8eOHWtkZGRra2tsbOzg4MCm/uM0XVGGkpISZ2dnpNvY2HTo0IH1EODs&#10;2bN2dnaGhoaDBw+WMsPDwwPK26dPn169ei1atKhemq7IDJG4h8Aq9vb2yuRXVBeP2YSmEPLJSQgW&#10;nJu6NkEhOp6PFD51bm5uUVHR8+fPpRahM8jKyrp7966idRVlQG+RnZ3NhpQow61bt3JycjgXu77U&#10;aaea+QmVSUlJQae4cuVKngH+3IhSgmgaaFfT4XUKdnZtQh9ISEgwNTU1NzdfuHAhvbpF6AM0JwbR&#10;xLG2tv7b3/7WtWvXHj16fPrpp6TsRNOm6Wj606dPMzIywsLCPDw8hg0bhhPYwcFhxIgRbm5u7u7u&#10;Gzdu3Lt3b2xs7OXLl+WOYdcgKB+1oC7UiHpRO2yAJbAHVo0aNcrHxycyMpJ73UngzWnspKSkQNa7&#10;detmKgbizjz3VatWkb4TTQ+ta7qpevAImZTqWVpa4hdxpCAdS3m0VU2rVLb5yZMnFy9e3LFjx8yZ&#10;M/uJQQR/kXjv3j11msOv+LraFCpvKDWPOtn2Dh48WKp2dJPYyKTshAro7zNS9eH3eaVUT9fG1hu4&#10;6nDY4bbDebeyslKnOeoovq7QXk8j1d61a9fCMWeLevfuje3cq1cvpub0HimhAkIeLqV1TVf+VVKC&#10;0DjsxgtTc3bXRco3F/LJSQgWIR82NHcd0ZSBoNva2lpYWMyZM0fuPRYhn5yEYBHyYUOaTjRNoODw&#10;x+GYe3l58dwxF/LJSQgWIR82NB8podcI+eQkBIv+PiOtcz5SgtAt9B4p0cTQrqbX1NRw07YRBEEQ&#10;2kboYxkJgiAI5SFNJwiCaDqQphMEQdQP/X1GShACh94jJVRAyMOltKvpW7du1Wr5BKEmQj45CcEi&#10;5NduBDQfKUE0PKTphAoIWdlI0wm9hjSdUAEhK5vO5iMlCCHAo+n79+/3lQB/+YsqKyur82gfPXr0&#10;0aNHVTFUcyhjJ+PWrVsWFhb88ywqWdrEiRMPHDggGWnUnDt3TuXZLrWNjucjJQjdwvMe6ciRI+3t&#10;7We9ZMuWLfxFDRw4cPfu3fx5JOcT1xXK2MkoLy9v1qzZb7/9pn5pAQEBycnJIomZ4gktQeNeCEI+&#10;0PSFCxfKXQQfLS0tDc4a56LeuXOnb9++mzdvLi0t5T4Z9uLFi9zc3MTERG5OK6bpVVVVSUlJxcXF&#10;iqqWLb+yshJVSOa5efMm95K2bH5QUVHx8OFDqbrk2ikF6kpISCgoKJDSdCVbXVRUhCZnZmai+VyZ&#10;WMqmfZfSdGyf+Pj49PR0mrhYU5CmE4R8FGl6dnZ279697ezshgwZ0qVLF+bpr1ixok2bNpaWlvBb&#10;Z8yYgZScnBwHBwcLCwtnZ2dTU9PIyEiRWNNnz57ds2dPSFurVq1CQkKULH/Xrl02NjZcHiimgYEB&#10;NFdRfkV1ydopBeS4ffv2WGpraztnzhxO05VsNX6trKxcXFyQOGjQIK4f4qSci0DxJ0+ebGZmNnz4&#10;cDaHiao7ivgTpOkEIR+pey+XLl1CYm1trZOTk4+PD8sTFRVlYmLCPFDJuxDI5ujoiLWYrwoPF/6y&#10;SKyz0K/q6mrEDx8+3K5dO0lnlqd8rAL1hI/M0j09PceMGcNvj6K6eO6WIANU29fXl5Xs6urKNF3J&#10;VovEU3dxRU2aNMnLy4v9ldX0jIyMtm3bskLAvXv3lN81BA+k6QQhH2j64MGD178kNzcXiQUFBZC5&#10;pKSkSy+BV3v+/HnRn9Xt+vXryCY7NSB0dtu2bSxeWVmJPDdu3JDMwFO+m5vb3LlzReIeAu7toUOH&#10;+PMrqotH07OyspCNu7WCLoRpupKtFol7gri4ONSLjmH8+PHYhixdVtOh/oaGhgEBAWzDNjoE+yop&#10;aTqh1/C8Ryr33gt0rXnz5iP/TEpKiujP6oZsLVq0kC1T8hnp48ePIZR5eXlKlg+tNDY2fvLkSXR0&#10;dMeOHdmMtTz5FdXFo+mJiYlGRkbc36KiIqbpSrYajBs3rn///mvWrAkODp46dSoUnKXLajqIiYkZ&#10;NWoUrj+sra3Dw8MV7QhhItjhjDTPEaHX8IxllKvpTOaknGuGo6NjWFiYZDb8SuWpU9N5yocLbG5u&#10;Du1zdXWdP39+nfkV1SVppxTIgGzcTXBIOdN0JVudn58P6Wd3e4CPjw+/pjPQOaEDaNmyJbdio0Cw&#10;yqZ1Tad3OgghU19NBy4uLlOmTHnw4IFIrLPx8fFsqPKECRPc3d25++PvvPPOpEmTHj16hDjUit2H&#10;qVPTecoH3t7eQ4cObd26dWpqap35FdUlZacUAwYMWLRokUgstaNHj+aekSrT6uLiYuS/cuWKSNw9&#10;mJiY8Gg6+omcnBy29OzZswYGBo3rXRbBKhtpOqHXqKDpUOexY8caGRnZ2toaGxs7ODiwcXgQJjs7&#10;O0NDw8GDB+NvSUmJs7MzstnY2HTo0CE2NlaknKYrKl/00o+2t7dXJr+iuqTslCI9Pb1bt27du3fv&#10;2rXrqlWrOE1XstUeHh7ocvr06dOrVy/0DTyajhWxWVARmoNIo5vkUrDKRppO6DUqH59wKrOysvjf&#10;sRSJH05mZ2dzozs0Xr7K+XmAWF+7do0N1FGhllu3bsEBV+Y1S+QpLCxEZkHNhpaSkoJeCv0Zz9Tk&#10;In1+RkqaTggZmo+UkOXw4cOmpqaWlpbe3t78yi5AaNwLQRCENFZWVvDW8Qtl9/T0bETKTppOEA3E&#10;06dPMzIywsLCPDw8hg0b1qNHj379+jk7O0+ePHnhwoXr1q0LCQkJDw9PTk7OzMxk74hqj7KyssuX&#10;L8fGxu7duxcX0+7u7m5ubiNGjHBwcIBhMA9GwlQYzAZN8gC9i4uL2759+2effebi4tK9e3f2XigK&#10;RLEoHFWgIlQnO2BfsKSkpEDQu3btCofdTAwiFhYWdd6T0Tmk6YS+g3OVR+BM64JHv6REHB6flFZC&#10;uCHfEHFIOQQdsg5xh8RD6CH3dVatDiqbXV1dffXq1YMHD0Ld3n///dfFIIK/SMSiZ8+e8W9PfsVX&#10;Z19oG3RXkHVsECErO2k6oe/UqTL8aNDhFSZSEg9RgzMOlxyOOdxzFaRNHcVvSJirzqn522+/3bNn&#10;z5UrV7Im6+8zUoIQMjQfKSEXSDYUHGpua2s7ZswYGxsbKd9csKM/aNwLodcI9m1AQodI3m9RdKdF&#10;sMpGmk7oNaTphCTQbig4pLzOsS6CVTbSdEKvIU0nVEOwykaaTug1NGUuoRr6+4yUNJ0QMhcvXrx9&#10;+7aurSAIjUHjXgiCIJoOpOkEQRBNB9J0giCIpgNpOkEQRL3R32ekBCFwfv75Z12bQDQ+BDv6g8a9&#10;EPoODVEnVECwykaaTug7dIgSKiDYw4Y0ndB3VDtE9+/f7ytm8+bNP/30k6IpmyUpKytrvO83KW/8&#10;rVu3LCws+Oe3U7K0iRMnHjhwQDIiHASrbKTphL6j2iE6cuTIfv36zZ8/f8aMGV26dBk6dOjz58/5&#10;Vxk4cODu3btVMVEAKG98eXk5NzO1mqUFBAQkJyeLJGamFg76+4yUNJ0QOKqdnND0hQsXsnhOTg5U&#10;LC4ujltaU1OTlpZ27tw5zhu9c+dO37594dSXlpayj0NB+548ecLlR3ptbS37W1FR8fDhw8rKyoSE&#10;BGRmf6uqqpKSkoqLixWZJFspSkC9knlu3rzJTegsm5+rWqouWeNlYdYWFBRIaboymwIUFRUlJiZm&#10;ZmZKXvFgKZueW0rTc3Nz4+Pj09PTnz17pmhr6C007oUgVEFS0+GhGxgY7N+/n/3Nzs7u3bu3nZ3d&#10;kCFD4MKzaaxXrFjRpk0bS0tLuKhw7ZHSrVu3kydPslWgbtBByCL7iysA5DEzMxswYEBERAT+zp49&#10;u2fPnpC2Vq1ahYSEyNojt9Jdu3bZ2NhweaCYsJPNiic3P6tati5Z46WAHLdv3x5LbW1t58yZw2m6&#10;kpsCv1ZWVi4uLkgcNGgQ1w9xUs5FoPiTJ0/Glhk+fDibPUPlPdhUIU0nCFWAps+dOxcqfOPGjWXL&#10;lrVt2xYRpMPXdnJy8vHxYdmioqJMTEyYsyl1w4Ff06GDnLThL/SrurpaJJ7Svl27dlK37xVVilWg&#10;nvCRWbqnp+eYMWP4jVRUF8/dEmSAtb6+vqxkV1dXpunKbwo0nytq0qRJXl5e7K+spmdkZGBTs0LA&#10;vXv3ePeSPkKaThCqAE1v9hJDQ0PuxktBQQFSkpKSLr0EDuz58+dF9dT0DRs2cDnxd9u2bSyOPMjJ&#10;+g8Onkrd3NzQ94jE90Dg3h46dIg/v6K6eDQ9KysL2bhbK+hCmKYrvymg/tiAqBcdw/jx47FtWbqs&#10;pmNDYWsHBATk5uYqu6v0DNJ0glAF7t7LrVu33n33XYgUe0YKCWvevPnIP5OSkiKqp6bv2bOHyyn5&#10;9/Hjx8iZl5cnaQxPpdBKY2PjJ0+eREdHd+zYkc2JypNfUV08mp6YmGhkZMT9LSoqYpqu/KYYN25c&#10;//7916xZExwcPHXqVCg4S5fVdBATEzNq1Chcf1hbW4eHhyu1t7SA/j4jJQiBo/4z0qqqqk6dOu3c&#10;uVP0UtGk/GiGo6NjWFgY99fGxubYsWMsnpaWpo6m81QKF9jc3Bza5+rqOn/+/DrzK6pLynhJkAHZ&#10;uDtFkHKm6Upuivz8fEg/u9sDfHx8+DWdgc4JHUDLli25FRsYwY7+oHEvhL6j8lhGTtNF4lF3kE7m&#10;Bbu4uEyZMuXBgwcisaTGx8fX1NQgPmHCBHd3d+5W+L/+9a+ZM2eKxPL03nvvqaPpPJUCb2/voUOH&#10;tm7dOjU1tc78iuqSMl6KAQMGLFq0iLVl9OjR3DNSZTZFcXEx8l+5ckUk7h5MTEx4NB39RE5ODluK&#10;ztjAwEBXQ/4Fq2yk6YS+oxFNh7J07tw5NDRUJH6hZuzYsUZGRra2tsbGxg4ODmzIHTTIzs7O0NBw&#10;8ODBIvHjvq5du5qZmZmamvr7+6up6YoqFb30o+3t7ZXJr6guKeOlSE9P79atW/fu3dGiVatWcZqu&#10;5Kbw8PBAl9OnT59evXqhb+DRdKzYoUMHVITmILJjx4567jeNIVhlI00n9B2eQ5TNOGxjYyN35nh+&#10;oPJZWVn8r1M+f/48NzdXg3cPlKlUnfw8QKyvXbtWVVWlWi3YvHDAuWsLHpCnsLAQmbmB9jpBsMpG&#10;mk7oO3IPUUgMnMfuYpKSkhreKkLg6O8zUtJ0QuBInZxQc3d3d3Nz865du0oOTSGIRgGNeyGIP+6x&#10;QMdNTU3NzMyg5ohA0BMTE7VX6dOnTzMyMtg99Dlz5vTo0QN/ReI3gxYuXFhSUoJ4bGxscnJywzwG&#10;vHLlCqp79OgR4tgabm5ubCjLoEGDhg0bxuLXrl1jz4EJwUKaTug1nJpDwU0lYH/37t3Lxop8++23&#10;I0aMwF/Et27dinhUVJRIPDQbiez9F2VuiyNnWFjY9evXEZ85cya0kuk4FJzTyp9//jk8PJy9IRkQ&#10;EDB58mQ2HHDIkCEwiT2x1EYc/Qp0/Ndff0X8+PHjnL6zvqe2trampmbkyJG9evV69uwZ/n733XfM&#10;+OfPn2dmZqalpYnEwzrXiUEcZvfr18/JyQnxwsJCVCQbLyoqcnBw+Oijj0TiV5xwWR8ZGcnKLCsr&#10;YxsEmwLGnDp1SiQe+Agj0e0hfuHCBZQzfvx41eKwbd68eaxMGMyGuqMutKWiogJxNP/y5ctZWVki&#10;8Sd9cPW2fft2xE+cOCHk2w+k6QQhgpDNmjULnjKn7AMHDoR4QT7YnRloLk5vprN3795FnGkftAan&#10;+pkzZxCHLrBuAPElS5bIjUMUPDw82Li9Rgp7terhw4doyPvvvy8Sf5PL2dmZjctEekhICNNl9AHs&#10;2zL8QLtZp/Lbb79BKzdt2iQSayi0Hn2eSPzWK3ZEUFCQSKz72OaQXfUbAttYt4EIbGZv2Kanp6Mt&#10;CxYsQDwlJQWdN7pVkbgfwh68ePGiSPw0WP3atQdpOkH8AXz2ZcuWWVpaQs2ZrFtZWenaKEKg6O8z&#10;UoIQOMz54oCy+/j4sHvrALLOXmcnCEkEe/uFxr0Q+g7PfKS46p8+fXqfPn1I1gkpBKtspOmEvkNz&#10;TBMqIFhlI00n9Jr79+/r8P1yovEiWGUjTSf0mvz8/IiICF1bQTQ+9PcZKWk6IWRu3rxZWFioaysI&#10;QmPQuBeCIIimA2k6QRBE04E0nSAIoulAmk4QBFFv9PcZKUEIGcGemYTAEezoDxr3Qug19MIRoRqC&#10;VTbhavr+/ft9fX39/Pw2bdr0/fffs89Jc0ycOPHAgQP1LVO1tRqYsrIyJb+XfevWLQsLC/4pwZQs&#10;TXLLNIqtpClI0wnVIE2vNyNHjuzXr9/8+fNnz57t7OzcsmXL6dOnczMQBgQEJCcn17dMbqZaITNw&#10;4MDdu3crk7O8vJybzFfN0iS3Z6PYSppix44dupp4nmjUkKbXG6l52TMzM01NTT/77DP2Fy7qw4cP&#10;WTw3Nzc+Pj49PZ37rnFFRQWW3r59OyEhoaioiCtESq2wKDExESW/ePGCpVRWVrL5XDhu3rwpdyrb&#10;mpqatLS0c+fOcYrAs65sZs7IqqqqpKSk4uJilogS+vbtu3nz5tLSUkWTGqMitKugoEBK02VrkVua&#10;bKultqfkVpLdtk2MiIiI/Px8XVtBND4E+ySm0Wg6CA0NNTQ0ZHOvMN2BKk2ePNnMzGz48OEODg4j&#10;RoxgOeHgT5s2zdLScsiQIa1bt96wYQNLl1SrGTNmWFlZubi4INugQYOYHO/Zs6dnz561tbUsT0ZG&#10;Bq4P2KQnkmRnZ/fu3dvOzg7ld+nSJTo6Gom7du2ysbHh8kA0DQwMILtyMzMjcQmC6mBVq1atQkJC&#10;kLhixYo2bdrAJPjXsFB2s0CO27dvj6W2trZz5szhNF1uLbKlyW211Jbh37ZNjMLCQnS9uraCIDSG&#10;cMe9yGr61atXIWHwGUUvdQea27ZtW87BZNPQiMRyCa1kN5rhBUOXmS8mqVxwXVkE4jVp0iQvLy/E&#10;nzx50rlzZ25a4Xnz5r333ntShkHxnZycfHx82N+oqCgTExPYUF1dDQGFm8zSPT09x4wZoygzMxJa&#10;ySY8O3z4cLt27ZjjzHO3BBmg2r6+vswMV1dXpuk8tUiVJrfVInmarmjbEgQhZBqTphcUFEDC2CUP&#10;0x0oFDz3gIAANiEkB+TSz8+P+wtdY16wpHJBB+Pi4rZt2waJHD9+PKpj6UuXLp0yZYpIPAsXPGI2&#10;C6KsGegqLr0E2c6fP49Fbm5uc+fOFYlvg8DDPXToEE9mGInaWZmVlZXIxqad5NH0rKwsZONuraD/&#10;YJrOU4tUaYpaLavpirYtQRBCpjFpemJiIpSLfXGJ06CYmJhRo0bBQba2tmazxIrEcvnNN99wK44d&#10;O3blypWiPyvXuHHj+vfvv2bNmuDg4KlTp2IRS4dH/8orr1RUVISFhfXu3Zu7D8MB6WzevPnIP8Pm&#10;TIBcGhsbw9mPjo7u2LHj06dPeTLDyD179rAyHz9+jKaxWRl5NB1bwMjIiPtbVFTENJ2nFqnSFLVa&#10;VtMVbVuCIIRMY9J0eMG2trYsLvW0E+oJkWrZsiW7lQG55G5EgDfeeCM0NFRyLQg3RJCb6B2ZOXUD&#10;ELKgoCAnJye5A92YkjKfWgp0AObm5pA/V1fX+fPn82dWpOmOjo7oTuRuE2RANu4mOKScaTpPLZKl&#10;8bRarqYzpLYtQRAifX5GqjLQ9Hnz5t2/f//u3bsXL16cOXMmZCU2NpYtZboDLcvJyWEp2MQGBgbs&#10;vgTkslu3bkzjjh492qpVK/YcjFOr4uJiiCCbvh1CaWJiIqnpUVFRnTt3hreuaJigi4vLlClTHjx4&#10;IBLreHx8fE1NDVvk7e09dOjQ1q1bp6am8mdWpOkTJkxwd3eXHJQiyYABAxYtWiQSS+3o0aO5Z6SK&#10;apEsjafVspquaNs2Pc6cOaNrE4jGB41lrDfQ9GZioK1WVlYfffRRRkYGt5TpDrSmQ4cO3bt3t7e3&#10;R4SbsIYNbLewsOjVq1ebNm127doluRaLe3h4QHn79OmDPFBJSU2HGqLMDz74QJFtZWVlY8eONTIy&#10;wnWDsbGxg4MDN9SPudKwp87MijQdjbKzszM0NBw8eLBs1enp6eiuYF7Xrl1XrVrFabqiWqRKU9Rq&#10;WU1XtG2bHoI9OQkhI9jDRriariTQ38LCQniUkqPImVw+efLk2rVr/8/emYBVcZ3/X41SIBo1iiLI&#10;pqwlElxo/LmkoinGihtGTVxakJ97ESqtiQaoVYNLrVZiojEuMbEJ/mNYTNtENAKiECUqbmwqIioI&#10;YlBBBUHu/9t7fp5nvHdmuFy43oH7fh4enjNnzvKec2e+552ZM3NkJmyUlZUhI3exOXBIX3rppdTU&#10;VPmqkSwnJ0f+NU79EssDsUa77t69q18tUq3WRrRvWx+KPTkJJaPYw8Y4mg5ZiYyMtLOzs7a2/stf&#10;/tLslQpd4MZy6NChGTNmCN12onWj2JOTUDKKPWyet6YzNe/Tpw8u/yHo/K5I8xISEpKcnKxf3kmT&#10;JgUHB9N6ZqaDYk9OQsmY7jNSnDDQ8fT0dOg4RLx3797Ozs4I/PKXv3R0dDR07QTRIIo9OQlCD57H&#10;vBcHBwc7NdZP8fT0hKbv3r0bis9uW3/00Ufe3t5sxuFnn302c+bMI0eOIJyVlZWUlKT729v5+flI&#10;zz6fsmfPHpRz9OhRlfqNUNTLVohXWnjjxo1z5sz56aefED5z5szJkyfZ25ulpaVoPnseEBsbu2TJ&#10;ksuXLyM8e/Zs5GXTz3FVIRqeO3eun5/fhQsXWN69e/ey772Ul5er1BNj8B89g/iKigqEUTjSs49f&#10;BgQEIFxcXIzwjh07kIbNYhR+I+GHH35APHsMi8sapGffbBg2bBjC7P77P/7xD6Spra1VqT831ujj&#10;hiCIxvM8NB0e+ltvvcWmajBNt7e3d3JyiomJgaZDtlTqr00xEVGpp1FDl9nb/NAj6PLBgwcR/tOf&#10;/oS8kAmZ8NatW5GeeV6ZmZko59atW8+hjU0hOzs7MTGRNR866O/vz2bXhYWFQR+Z1n/zzTdoIEuj&#10;y4NWaCg6lk1t/PzzzyHZ7KsAb7/9NvqKaX1UVBTimVKjr5CeaTRq4WH0J9KwceWNN95AXtafISEh&#10;iGflY2xAevbQleVVqYcN/Ljh4eEIYNeAAQPw67N4FKKcMEG0Mp6HpjPPEX7hLj/PAAAgAElEQVQi&#10;znD47I6OjjijvLy8IOvPoXaCIAjT4Xm/cwRlf//99/l9mISEhOdsAEEQRNNR7GMYY75HevDgQWdn&#10;Z/4RRIIwCvQeKaEHil0hy+CaLt/y9PT0V155hd2cIYjnz5MnTxR7chKKRcmHjZE1nSCMy+XLl7/5&#10;5htjW0G0MJR82BhW0ysrK1vxd0KIVgDOTDZDlCB0R8mHjWE1/cqVK2wKNkEoE1xHSn0CkyCkOHPm&#10;jGIPG8Nq+nE1Bq2CIJoCm6pPEK0G5X4/nSAIgmgspOkEQRCtB9J0giCI1gNpOkEQRCNITEw0tgly&#10;GFbT2Tf5CEKZfPXVV8Y2gWh5rFu3ztgmyGFYTW/whaMnT57ExcWFhIQEBQWtWrWKT0KYOHFibGys&#10;MCDFmDFj4uPj5Wv5/PPPc3JyLl68yL7dCL788stVatasWbNnz547d+7o2qTG1F5XV7dKjA8++EDV&#10;TE3jFBcXC9eA1m4yoQ1NZCT0QOGHjTE1/f79+6+//rqVlRU0fdOmTaGhoQgzFeNLHkdHR6elpckU&#10;ossydb/+9a+//vprOGWjRo1iMaNHj2brUM+bN8/Hx6dz587Z2dmNa5sOteMyJfgpjo6Obm5uLDx3&#10;7lxVMzWNM3DgwN27d/NN7SYT2ij5zRFCsSj8sDGspm/dulXoPGowZ86cPn36CL9vXlFRcf78eZVA&#10;08vKytgCEQwMj/n5+SkpKexr4Kpnha+mpgbx1dXVGhWJajqGEBaur6/38vJ69913eXqUc+bMGf4N&#10;cZlIXWpnTJ48GWoujNG7aXD/T506lZGRwfsW1xlowsaNG5GGrX1Bmq4LSn7Dm1AsCj9sDKvpcXFx&#10;bGkLbaqqqszMzHbt2iW6l2s6D4C8vDxvb28HBwdfX1/+nV4ufOXl5UOGDAkKCtK+id+gpqMQvtR1&#10;Zmamvb09Yjw9Pfv27Xvu3DmpSB1rZ2hrun5Ny83NdXFxcXd3HzZsGC5rvvvuOyRYvny5paUlLgXg&#10;rQcGBoo2mdBGyV9iIhQLDpsbN24Y2wpJDKvpP/744+nTp0V3nThxok2bNlwcNdDWdCivj48PZJHd&#10;yYKvevfuXdVT4cPI4erqGhkZKVraw4cPkR6CyNZUU6k1HRoKWf/DH/4AufTz82PuLZJ5eHgsXbqU&#10;JZs/f/6AAQOQUTuSLf+mS+0MGU3XvWlIOXjwYF5RYmJiz549mbOvce9Fu8mEKGwxP4JoNRhtLmNK&#10;Sgo0nS2AqY22puN6B+n5+nYcCN/ixYttbGy4z6sL0PShQ4euWbPmgw8+gP8LB5nd2oYXjFqYvqvU&#10;36vBZnJysnYks1z32mU0XfemFRQUIGVqauqZp3Tu3BkDp0pL0wmCME2Mpun5+fmQJ7YAtDbamg4h&#10;a9++vXZKCJ+dnR38aF1W6eQI772o1PcuPD09VeqRRlgLnFwYuXXrVu1IXGc0qnYZTde9aUjZrl27&#10;0c/Cvj5Pmk4QhMq47xw5OzvPmzdPdJe2phcWFkJJ8V8jJYRvz549gYGB3t7et2/f1rFqDU3/6KOP&#10;OnXqpHrqMt+8eZPF5+TkYBOiqR3JNnWvXUbTdW8aSyl6L8/Hx0fq4QRBEKaDMTU9ISGhQ4cOa9eu&#10;ZXeE79+/v2HDBjZlW/QZ6YgRIwICAh4+fMgSs5sV7KZzfX39ggUL4GuXlJToUjU0feHChZWVlffu&#10;3Tt9+vQrr7wyfvx4lfqGNRxejDRstftp06YNHz5cNJKVo3vt8s9IdW/ayJEjp0yZUlVVxaw9cuQI&#10;TEJ4woQJS5YsUfK0WYJoTXzyySfGNkEcg2s6RFNmb3x8vIuLS9u2ba2trc3MzPz9/dk8GVFNLyoq&#10;8vX17dixo6ura9euXZOSklTPTvgLDw9HaXwuoAzQ9DZqUHWvXr2CgoK4l52dne3l5dWjR49u3bpB&#10;ytlEVNHIRtUur+m6Nw1yj15CSjc3ty5dusCFZ3Mrjx8/7u7ujj4cOnRog80nhMTExBjbBKLlsX79&#10;emObII4i1q67ceNGbm4u81IbpKKiAomFM7sNAaRT2+kWjWxGdG8arjBycnIa9QiBkIKmMxJ6oNjD&#10;RhGaThCGID093cnJCZeADg4OUVFRfOaSBnSIEnqg2MOG1iMlWjOQdRcXF3t7+xEjRiCgrex0iBJ6&#10;oOTDhtYjJVo5TNZtbW179er1q1/9qk+fPu+9957wbQM6RInGUldXx+YpKBDDavrp06czMzOLi4uz&#10;srKSkpL27t27YcOGJUuWzJw508/Pz9vbG9fF+I8wYhCPvUiDlEiv/Q6ONk0pWT6vPE0pecCAAf7+&#10;/nPmzIHPuG3btsTExJMnT7Inq4YzycThss67q3fv3sHBwVJ3Ywii5WLw++mK1VZjjSWQb4g4pByC&#10;DlmHuEPiIfQGNakl0oy9gUJsbGx4yXDY2eby5csbPoIJokVB6xwRCqW5BvvQ0NC+ffu6ubkh3kEN&#10;IslDJ1orpOlEayY9PR1q/sorr+BKyMnJCY45qTnRuiFNJ1oz0PFXX33V1dVVZi4jQTSWLVu2GNsE&#10;SQyr6fIvkRKE4YCCQ8etra3l1Vyxs4wJJaPkw8bI65EShHGhQ5TQAyUfNqTphElDhyihB0o+bIy5&#10;HilBGB06RAk9UPJhY7T1SAlCCdAhSugBW7pSmRhW0zMzM6VWHCUIgiCaHZrLSBAE0XogTScIgmg9&#10;kKYTBEG0HkjTCYIgGo1ipzMaXNOb8q3XhISE0NDQwMDAiIiI77//nkWOGTMmPj6+mazTBNYKpyhN&#10;nDiRrXktRaOM0Si8iTTWVEIKxS4sSSgZ09V0vVu+cOFCa2vryMjImJiYkJAQV1dXFi9cebnZGThw&#10;4O7du/lmdHR0WlqaTPpGGaNReBNprKmEKE+ePFHsyUkoGcUeNgrV9AcPHrRr1+7w4cM8BuceCzAZ&#10;vXv3bmpq6rVr14S5ampqzpw5k5WV9fjxYxYDT/b27du8TLb0BCsNYV4m486dO15eXhs3bsQu9oUQ&#10;/OcrPiNxfn5+SkoKL0T1rKajduyqrq5WqZdBOXXqVEZGBneltQvXQNt4UFpaCgPKy8uTk5MLCwt1&#10;NFWmKNF+Q7uOHDly+vRpYXoT4fLly998842xrSBaHiaq6Xqv2vfzzz+3adPmwIED2rsgo3PmzOnb&#10;t+9rr71mbm7OP5CWmZlpb2+PvZ6entjL5sX/61//cnBwYAmWLl2KMrOzsxE+evRot27dNDR9+fLl&#10;lpaWjo6OcIEDAwMRgyo+/fRTBPLy8ry9vVGUr68vrh4SEhK4MUzTIbtDhgwJCgqqra3Nzc11cXFx&#10;d3cfNmyYlZXVd999J1q4EFHjWfkzZsxALhRlYWHB7xLImCpTlHa/oQcmT55sY2Pzm9/8hn1zXI8f&#10;q0UDQYesG9sKooVB65Hqw6xZs8zMzMaNG7du3bqzZ8/yeGgT1Of+/fsI79+/v1OnThAm+MUeHh5Q&#10;bZZm/vz5AwYMqK+vR7L27duzkxby169fvw8//BDhv/zlL2+99ZZ2pRo3NJhQohwfH5/g4GA2BqAu&#10;eLvcGGg6munq6hoZGalSv2A2ePBgFgaJiYk9e/ZkHrTUvRcp41n5UGGMcAjDv+7QoQN/6VHUVPmi&#10;tPsNHfviiy9yB98Ev6O5fft2jaGdIFo0htV0OMVNeY8UgggldXNzg38NdxKCpVJr0+bNm1mCiooK&#10;7Lpx4wZcYwSECwdjs6ioCGG4z5988glksUuXLnv37p0wYQIi4faKDrOiQokhAaWJPuyFMYsXL4af&#10;y3xkUFBQgMTQ3zNP6dy5848//qhdOEfGeJS/evVqoXn8ukTUVPmitPvt+vXrGDijo6Pz8/OlfgWC&#10;IFoQLWMu46FDh+Bu//Of/1Q9ewv70aNH0KZLly6lpKQgAU/P4k+cOIEwXOapU6fiEtvf3x9iB2WH&#10;lw2HV1TFRIUSAi0sXAiMsbOzg2vMXGmV2ptu167d6GdJT0/XLpwjYzzK37FjB9+FJkRERMiYKl+U&#10;dr8hfPDgwTfffNPS0rJPnz779u0TbSZBEC2FlqHpoG/fvsxjFdUm5krfvHmTxefk5PBNyFz37t3n&#10;z5//j3/8g2WPioqCEIvW4uPjs2vXLr7JhLKwsBClCR9RclDanj17AgMDvb292cNYlhgucIOFc2SM&#10;R/n8Ng7o16/ftm3bZEyVL0pU0xk1NTUxMTEY6tjNGYIgWigK1fTy8vI1a9bcunWLbR44cOCFF15I&#10;SkpSSWhTfX09/NZ58+YhUFdXN23atOHDh7M0UCs4oR07djx//jw2lyxZgrD2U0rGhAkTkIDfYOUP&#10;HkeMGBEQEPDw4UOEoXr8PgwzBpUuWLDA09OzpKQEkSNHjpwyZUpVVZVKfXv9yJEj7K6RRuEcGeNR&#10;vq2tLRsh4uPjzc3NuV6LmipflHa/YQTKy8tjkcePH0cnK/YLogRB6IJCNb2iogJi1L59eysrq5df&#10;fvmll16Kjo5mu6T8zezsbC8vrx49enTr1g26JpzM4Ofn17NnTxb+97//jSyff/65aL3QNXd3dzMz&#10;s6FDh6oEml5UVOTr64vBwNXVtWvXrmx00TAmPDzcxcXl+vXrUHx/f38kdnNz69KlC1x4NkdQo3Ah&#10;Usaj/EWLFjk4ODg7O2Nk2rlzZ4OmyhSl3W8oBM3p3bs3BiQEFPso30CIXk4RRIModiKjytCazp7O&#10;6Q384vz8fPiStbW1OmaBnjJn2RBgpMnNzeWzROSBw5uTk8Pvs+uCtvFMiKurq6HUjZqUons/wJ2/&#10;evUqvHUIve7ltw7oDVJCP0xX0zds2CAaz9b/hftpbW29YMECg9rQojHoS7OEks9MQslIKZsSeN6a&#10;ztTc1dV11KhREHQ7Ozs2J4QQJSQkJDk52dhWtFpI0wn9IE3/L1DziIgIZ2fn119/HVJua2trb29v&#10;0NoJQh4lrypJKBlT13SoeXBwsK0aazXQdLjqu3fvRoLU1FSk+eijj7y9vdlEvc8++2zmzJlHjhxB&#10;OCsrKykpiU/2aJD8/HykZ98z2bNnD8o5evSoSv1FMJTPXtPfu3cv6mUvZN64cYNPYsnJyUHe0tJS&#10;hGNiYpD3woULCAcEBMDm48ePy4SXL1+O9OxpLSxHOfz2N8pnz0gTExNR7507dxBm0x+ZDagrISGB&#10;TaqRoqamhk2mzM7OxiXOO++8g/DZs2dRKboO4Vu3bqFSNEHX34ZQz3M13NMXgjAKhtX0HTt28Pvm&#10;Qnr16vXhhx9Cg6BxUG2V+qNUXFuhdNjF9C42NhaydfDgQYT/9Kc/IS8UWSYMzwvpmc5mZmaiHD4h&#10;EuWzx4DJycmol8nf+++/D21l81hWr17NdRwjASJ1f8J58eJFnh6Foxxmv5+fH8pnH5nZtGkTdrGX&#10;PC9fvszbu3379tmzZ8O2+vp6jD1oQm1tLYYBSDb74g2KcnR0ZPMvMVQgHhLPOg2VHjt2DOFz586h&#10;0jVr1iCMoQsdEhQU1LLC6Cg2GR8/AToKgqtSPydvyueaOdBu9NVPP/2EcFpaGvoK3d70YglCaTy/&#10;uYzwtadPn85ddRZ4brW3CCDlcNiZLkO733jjDfbW6JMnT5iIt26g3eyCDAMeNP2rr75SqeeeQutD&#10;QkIQ/vrrr3HM6BfGCAEdZwP/1atXoe/CV64IotXwvOenw0tdsGCBnRqcb+zGC0EQBNEsGOedI/a8&#10;lCk7yTpBEERzYcz3SNm8Rnd3d5rOSBiLJr4WR5gmpjvvhU4YQuHQFHVCD5R82BhW05XccoJQ0SFK&#10;6IWSDxvSdMKkoUOU0AMlHzaG1XR6T49QOHSIEnqwfft2+ZcEjYhhNT0uLo6vn0kQCiQ1NbW8vNzY&#10;VhBEs2FYTT937hx7hZIgCIJ4Dih0TQyCIAhCD0jTCYIgWg+k6QRBEI1GsauxG1nTExISQkNDAwMD&#10;IyIivv/+e/nEEydOjI2N1aOW4uJiqbkNGrsarGLMmDHx8fHNXq8CKSsrc3BwaNTae82FzI9iiH67&#10;ePFi8xZImAKKnc5ocE2/evWq1K6FCxdaW1tHRkbGxMSEhIS4urrKF8WXUW4sAwcO3L17ty67oqOj&#10;09LSZIpq1GJyuterQEpKStq0aXP79u3nX7XMj2KIflPsyUkoGcUeNgbXdKmWP3jwoF27docPH+Yx&#10;T5484eG6urpTp05lZGQInTKhposmYIXk5+enpKRcv36dxdy5c8fLy2vjxo2IYd8u52jvwn++hLR2&#10;UapnNb2mpga7qqurRe3Rvd6Kigq2UAbn5s2b7FPvpaWlsKe8vDw5OZmtiSHfRdogF5oAV5R3Lyvz&#10;7t27qampbPEQITAGdRUUFMhoOk+DMtEEVjLSs65gtiG+vr5exgwpS2R+FN37rVEo9uQklIxiDxuj&#10;aTou6iEZbM0HDXJzc11cXNzd3YcNG2ZlZcUWJ1IJNF0qQV5enre3t4ODg6+vL64AEhISVOoViCwt&#10;LR0dHeHisWUlONq7eBWiRakEmg6dHTJkSFBQUG1trag9uteLAvv27csV8OzZsx06dGDLLaG6GTNm&#10;ICVKtrCw4OvcS/WABijcyclp5MiRKGHQoEFMAVHmnDlzUCMaa25uvmXLFp4estu5c2dY5ebmNm/e&#10;PFFNl0pja2t76NAhlgaai3horowZUpbI/Ci691ujUOzJSSgZxR42htV0uJBbt26V2jtr1iwzM7Nx&#10;48atW7cOJySLxCk6ePBgtt6NSr3eW8+ePZmbxs5tqQSI9/HxCQ4OZp4gXEU4gCyN7vdAeBVSRTFN&#10;v3LliqurK7NBxmAd64V72717dy6ICxcunDp1Kq8OssVuasOZhWahapkaNeBXGGhIQEDAsmXLWJkY&#10;rtgTnv3793fq1Ik1E/8xSKxatYo16u2339bWdJk0MpouaoaMJaI/SqP6TXfkD1GCEOXhw4e634N9&#10;zhhW0yFAcXFxMgmgR5BOeHyQgMmTJ0M9cUWPMPTrzFPgFf7444+qp+e2VILLly8jXnSds8ZqukxR&#10;kKHFixfb2NhwlZExWPd6//znP0+ZMkWlviWF7D/88AOvbvXq1cJccGZlatQAsnv48OHNmzdDhceP&#10;Hz969GhWJmJYAsguirpx44ZKvRwrwvxOTkZGhramy6SR0XRRM2Qs0VHTZfpNd3C9dfLkycbmIgjF&#10;YnBNZ8t7NgjkoH379v/85z8hVe3atRv9LOwD6+zclkqAeJQgWnhjNV2mKMiQnZ2dh4cHnxAiY7Du&#10;9aKjfvGLX5SWlu7atcvFxYXfT0B1O3bs4Mn8/f0jIiJkatQA10D9+/dfsWJFTEzM9OnT0TrVs48E&#10;Hj16BCVlq7ilpKR07NiR5y0sLNTWdJk0MpouaoaMJbprulS/EYTJoqD56X379oVPymSC+WsasHNb&#10;KgGL13iQyPDx8cE5L1qpxi5hFaJFQYb27NkTGBjo7e3NtEzGYN3rBW+++ea6desGDx4svE+H6vg9&#10;FtCvX79t27bJ1CgEegfp57NoUY68puM/wvxmN0YObU2XSePq6sqfjpw6dYprupQZMpaI/iiN6jeC&#10;MFmMpum45l2zZs2tW7fYJuTghRdeSEpKQnjkyJG4oK6qqlKpL9uPHDlSV1enEpzbUglGjBgREBDA&#10;vpcGEeE3TyZMmLBkyRLhjAuOxi5ehVRRTIZQ6YIFCzw9PUtKSmTs0b1elfo2VPfu3eF1CmUU1cH/&#10;ZfIdHx9vbm7OVmGWqlHItWvXoJLnz59XqbW4Z8+e8poOBgwYEBYWplJP6RkzZozoM1KpNJMmTQoK&#10;CmLxU6dO5ZouZYaMJVI/iu79RhAmi9E0HSf88OHD27dvb2Vl9fLLL7/00kvR0dFsFwTU398f1/hu&#10;bm5dunSBR/z48WOV4NyWSlBUVOTr64t4+Ixdu3ZlIwQ4fvy4u7u7mZnZ0KFDNczQ2MWrkCpKKEPh&#10;4eG43r9+/bqUPbrXq1I/ie3du/c777wjTIbqFi1a5ODg4OzsbGlpuXPnTvku0gAWWlhYeHh4IDuE&#10;uEFNP336NIYQmNGrV6+oqChRTZdKc/bsWcTY2NhYW1t/8MEHwnsvombIWCL1o+jebwRhUO7du2ds&#10;EyQx8r0XOML5+fmFhYW1tbUauyorK3NycmTeY5RKACnJzc0VnQfSWBpVVIMGN5gdA5vGittM9aqr&#10;q7Ozs7UPI11qLCsry8vL0/bipcDYgLr4PB/5NBpz2PEj4tcUfWe6sWbojmi/6Y6Oz3sIQoiSb/QZ&#10;VtPphNGRQ4cOzZgxgzuwnEa9tvr8MeK7pgypfmOkp6fjOiYkJETjnS8hSj45CcWi5MOG1q5TBJMm&#10;TQoODtb+jgL0KDk52QgG6QauY8aOHWvE61CpfuMcP37c2traxsZm5syZ/OGNECUvAE8oFiUfNqTp&#10;RCvH+im9evXCf0dHx6ioKO65K/nkJBSLkg+b57EeaXFxcVZWVlJS0t69e9EXS5YsgdPk5+fn7e2N&#10;cwz/EUYM4rEXaZAS6UVf+dGgKSXL55VH75Lt7OzefPPNyMjIhIQE4WdktKmpqTl79uyuXbvCw8NH&#10;jRqFjE3pKBMH3jqknP128NlfeeUVbL733ntQdiWfnIRi2b59u7FNkMTg65EqU1uNNZZUV1efPHkS&#10;Q11QUNCrahDAJiLv3bsnFHGIDv4jjBjEQ+Kb0lHKxHCjlHZfDR06VFi1k5OTvb09Ovl3v/udzN12&#10;gmhxGFbTc3NzaY1pGeCqw2GH2w7nHSqjIeLGts7gGG6U0hgtVqxYYWtry3ax2ZYad2AIotWgoPdI&#10;CaLZSU9Px2Bprb6ZbmdnN2/ePNJxonVDmk60ZiDobm5uffr0Wb58Oak5YQqQphOtEyh4VFQUPHS6&#10;x0I0O/QeKUEoFHotjtADJU+XMrim0zlDKBl6hYLQAyUfNgbXdCUPaASh5JOTUCxKPmxI0wmTRskn&#10;J6FYlHzYkKYTJg171dnYVhAtjC+++IItrqBASNMJk+bkyZPl5eXGtoIgmg2Da/p3331n6CoIgiAI&#10;Bs1lJAiCaD2QphMEQbQeSNMJQpInT57ExcWFhIQEBQWtWrWqwZctJk6cGBsbq0dFumQsLi5u7ONc&#10;HbPomEzv1jVjCcpBsY9hSNMJU+f06dOi8ffv33/99detrKyg6Zs2bQoNDUU4Pj5epijhctiNQpeM&#10;AwcO3L17d6OK1TGLjsn0bh0nOjo6LS2tKSUoB8VOZ6T3SAlTR+rknDNnTp8+fYQr3lVUVJw/f56F&#10;CwsLU1JSLl68CF+eJ9BQPezKz89HMr7+SUlJSXV1NQvX1dUhvr6+XjujduF37tzx8vLauHEjsvDP&#10;16CEU6dOZWRkiHrZollqamrOnDmTlZX1+PFjmWS6tI5TWlr64MED+K3JycnIqBGPTkM8Kxn/+Yrt&#10;2p3TYIsUhelqOs1lJBSO6CFaVVVlZma2a9cu0SyBgYFOTk4jR450dHQcNGgQZJHFC1UvLy/P29vb&#10;wcHB19fX2to6ISEBkba2tocOHWIJoGVt2rSB5GlkFC18+fLllpaWiIFPjQQq9eIELi4u7u7uw4YN&#10;wwWE9gQz7SyZmZn29vavvvqqp6dn3759z507J5pMl9YJQYEzZsxAYlhiYWGxfv16Ho+ibGxsBgwY&#10;EBcXJyxBtHMabJGiUKyykaYTpo7oIXrixAkILlM9bbhrCWczICBg2bJlbJNrFrxvHx+f4OBg5ufC&#10;/bx7965KN02XKlx4hwTlDx48ODIykm0mJib27NmTu8AcYRbY4OHhsXTpUrY5f/58SC27StC499Jg&#10;6zSAdmOE+PnnnxFOTU3t0KEDWwkH8RBoPiTwEkQ7R8cWKQfFKhtpOmHqiB6iKSkpENyioiLRLBCg&#10;w4cPb968edWqVePHjx89ejSL56p3+fJlZNdehE8XTZcqXKi8BQUFyAsBPfOUzp07//jjjxrVCbPA&#10;C0YWfncFsssbqKHpDbZOA2j36tWrhZVu2bKFxXOfXViCaOfo2CLlsG/fPmObIA5pOmHqiF7j5+fn&#10;Q2KOHj0qmmXcuHH9+/dfsWJFTEzM9OnTIVUsnqsetKl9+/baGXXRdKnChcqL8tu1azf6WdLT0zWq&#10;E2bBKCU06dGjR6gdlyMqLU1vsHUaQLt37NjBN/39/SMiIlj8F198IUzJShDtHB1bRDQIvUdKEOI4&#10;OzvPmzdPOx4eLtTn/v37bDMyMlJb9QoLC6GYwgeGDFdX1wMHDrDwqVOntDVdpnAfHx9+f5+Vf+PG&#10;DfkmCLMw7/jmzZtsMycnh28Kk+nSOg2g3fyeCejXr9+2bdtU0pou2jk6tohoEJrLSBDiJCQkdOjQ&#10;Ye3ateyuLmQOF52xsbHXrl2D+rAJMJcuXerZs6eo6o0YMSIgIIB96Ql52a2GSZMmBQUFqdTzT6ZO&#10;naqt6TKFT5gwYcmSJXwiysiRI6dMmVJVVaVS3y05cuRIXV2dRhOEWZAG/jhGKQSQctq0acOHD9dO&#10;pmPrhEC7cf3B5Dg+Pt7c3JwNFVKaLtU5urSIaBDSdIKQBArl4uLStm1ba2trMzMzf39/9vQvPDzc&#10;wsLCw8MDvnxYWJio6hUVFfn6+nbs2BG+edeuXZOSkhB59uzZXr162djYoMAPPvhA9N6LVOHHjx93&#10;d3eHGUOHDlWpXxSCPSjfzc2tS5cu3t7efHoiRyNLdna2l5dXjx49unXrBn2H5y6aTJfWCYF2L1q0&#10;yMHBAektLS137tzJ46U0XbRzdGkR0SCk6QTRAPBAc3NzNb6tWlZWlpeX16AjCclGXuH8jdra2vz8&#10;fH5zQxQdCweVlZU5OTlszomOQDpLSkrk0+hugOqpdldXV2PMaNRCndqdo9KrRUZB6vm50SFNJ0wd&#10;ei2uiWj746aAYmd/0HukhKmj2BcCWwohISHJycnGtuJ5o9jDxuCartiWEwSDDlFCDxR72JCmE6YO&#10;HaKEHij2sDGspldWVm7dutWgVRBEU8Aham1sjN0HRKOpqan55ptvjG2FOIbV9CtXrrBv9xCEMrl3&#10;757UR12eD6TpRPNiWE2/du1abm6uQasgiBYNaTrRvNBcRoIwJqTpRFtiG44AACAASURBVPNCmk4Q&#10;xoQ0nWheSNMJwpiQprdEFPsSqYo0nTBxjh8/blwDSNNbIoqdyKgytKafPHnSoOUTRBMx+slJmt4S&#10;MfphI4NhNV3JLScIlbG/2lFaWurk5GREAwj9ULKykaYTJo28ppeVlS1evNjFxSUqKoqv+taMRKlp&#10;9mIJQ6NkZTOspm/durWystKgVRBEU5DS9Js3b7711lu9evWys7Mz0Apq9fX1bm5u7IPsRMsiLi6u&#10;pqbG2FaIY1hNR8vpkCWUjPYzUhyxkyZNgppbW1vb29sbdEnM3//+9/v37zdc+YQJYlhNv3r1Kl//&#10;kCAUS1lZ2R//+MfevXvzb7DY2NhA0A1dLwQdsm7oWgiTguYyEiYN1DwqKsoIH+4S8OjRI2N3A9F6&#10;IE0niP8qe0RERJ8+fX71q1/Z2tpCZ+Gzu7q6GvTGC0Oxt2WJFgppOkH8H8xnd3BwYO5zr169EH4O&#10;sk60RBT7KilpOmHSSL1HevPmzaCgIPjsJOuEKIqdzmhwTTf6u9cEIYP8mcmenXp4eJCsExqYrqYr&#10;tuUEoaLjk9AXxR45pOmESUPHJ6Efij1yaD1SwnSh45PQj8ePHx84cMDYVohD65ESpsu9e/cuXLhg&#10;bCsIojkxrKbfvHnz6tWrBq2CIAiC4NBcRoIgiNYDaTpBEETrgTSdIAiicWRnZxvbBElI0wnThV6I&#10;I/RDsRMZVYbW9KNHjxq0fIJoCko+Mwklo+QjR7lr13355ZerVq1avXr13//+96+++krjizkTJ06M&#10;jY1tbJn65dJmzJgx8fHxBiqnuYwkGkTJZyahZJR85ChX00ePHv3qq68uWrRozpw5vr6+HTp0+N3v&#10;fse/NB0dHZ2WltbYMl977bVPP/1Ub5M4MOyLL74wUDn6NY3QAyWfmYSSUfKRo9z1SKHpoaGhfPPi&#10;xYvW1tYLFixgm2VlZQ8ePGDh/Pz8I0eOnD59+vHjxyymtLQUe8vLy5OTkwsLC3khGpqOXSkpKSj5&#10;yZMnLKaiouLOnTtCM27evKm9ZAHTYu3yVerPYZ85cyYrK4sbIxMv1HQkuH79enV1tbBprCF3795N&#10;TU29du2asMD79+8fO3asoKAAxiMjb4IQ7Z4pKSlBFSxcV1eHjPX19byin3/+GR1y48YNliAnJycj&#10;I4On1z2ZaN/y7Ohk9NulS5d06WqDQuvlEvpx6NAhjRNcOSh3PVINTQfbtm0zMzN7+PCh6qk6Qy8m&#10;T55sY2Pzm9/8xtvb28/Pj6WEVs6YMcPR0XHYsGEWFhbr169n8UJNDwwMdHJyGjlyJJINGjSI6QsU&#10;tm/fvkzmwNmzZ3F9ACXSsE2q/MzMTHt7e+z19PREOefOnZOP55qO4WHIkCFBQUG1tbVCI5EAlynI&#10;gkhzc/MtW7aweGhi165dfXx83N3d582b16ZNm9u3bwstlOoZW1tbHI4sDEFHRigsqwi1oyKUiU6O&#10;j4/HppeXl4ODA/7zMUbHZKJ9y7JjF6waMGAAflxdutqgXLhwgdtMEK0Dw2p6UVER1Eq/vNqajjMQ&#10;GgSvU/VUnSEEL774Ij8t7927xwLQDugF3EmE4eFCLNjQIpRLKBoLQP4CAgKWLVuGMJzN7t27c9Vb&#10;uHDh1KlTtW0TLR9ur4eHx9KlS1ma+fPnQ7mgWVLxqqeajryurq6RkZEsgYamQ5HhkqvUa1d26tQJ&#10;1kL3oZjs6g/lzJo1S1vTpXpGRtMhvlVVVQivXLkSA9XGjRtZhzg7O+/atYvbo0sy0b5l2TEIMYnX&#10;sasJgmgUyp3LqK3pBQUF0CA2/4wJH7QD3mJ0dHR+fr4wJbRj9erVfHPgwIHMwxXKJdTw8OHDmzdv&#10;XrVq1fjx41Edi//zn/88ZcoUBCCInTt3/uGHH7RtEy0/NzcX5pWVlbFIKDU2MapJxbNyFi9eDL9V&#10;eEdIQ9NhIQtDfJHxxo0bGNvatm3LrldU6osAbU2X6hkZTY+JiWHxKSkp7dq14/dSZs6c+e6773J7&#10;dEkm1bfIzq9pdOxqgiAaRUvSdIgINIh9QIYL38GDB998801LS8s+ffrs27ePpYR27Nixg2f09/eP&#10;iIhQPSuX48aN69+//4oVKyBS06dPxy4WD839xS9+UVpaCq/TxcWF3xwQIlo+zGvfvj2PfPToEaw9&#10;ceKEVDwrx87ODl48c/kZGprOb7izjJcuXcKVQceOHXl6dIi2pkv1jIym84oyMjLg4/NygoOD+Q+h&#10;YzKpvtV4JqxLVxME0ShakqbDE3Rzc2NhjaedNTU1kI8OHTqw2xTQDn4rA/Tr12/btm3CXFAT+Jgs&#10;MUBirjsAUrhu3brBgwdLPd0WLf/y5cuQyJs3b7LInJwctikVz8rZs2dPYGCgt7c3F+UGNb2wsBCB&#10;4uJiFg/tFtV00Z5xdXXl3wg9deqUITRdpm+15/k02NUEoUwU+0VPRWv6woULKysr4cOePHkyKCgI&#10;wpSUlMT2MuGDuuXl5bGY48ePv/DCC2waA7QDDimbmBEfH29ubs40lMvltWvXIGfnz59HGCrZs2dP&#10;oaYnJiZ2794dLqSUUIqWDzdz4MCB8+bNY/fQp02bNnz4cJX6RoRovOqpxiF+wYIFnp6eJSUlKh00&#10;HWFfX9+pU6feuXMHPTB06FBtTZfqmUmTJqEnVWqtRwmG0HSZvtXW9Aa72tB8//33RqmXaOko1gsx&#10;uKZ/9913+mWEprdRgxPeycnp97///dmzZ/leJnxQq65du/bu3RuCiABf34BNbHdwcHB2dra0tNy5&#10;c6cwFwuHh4dbWFh4eHggTVhYmFDTobwo85133pGyTar87OxsLy+vHj16dOvWDToOD10+XqhxsMfF&#10;xeX69eu6aDrUf+zYsR07doTfvX379rZt22rMApTqGfRhr169bGxsrK2tP/jgAwPde5HqW21Nb7Cr&#10;DY1iz0xC4Sj2yDG4pm/YsEFqV1lZWUREBIQsKiqKP0JsLBCFq1evwicVihrTjurqaogpn/IhagAy&#10;ogSNeLi0L730UmpqqnzVUuUXFxczj1vH+Cayb98+Ozs77XjRngG1tbX5+fn83oiBkOpbDXTsasOh&#10;2DOTUDgyymZcjKPpOOHh59ra2sJhPHLkSLNX2pT3PA8dOjRjxgyh265AEhMTIUbffvvt5s2brays&#10;+FyUloUSupo0ndAP0vT/A2o+b948+JXWagwh6CAkJCQ5OVm/vJMmTQoODlb48ky4PggLC5s8efLc&#10;uXMVuy5igyihq+lVUkI/9L6rbGieh6azeyxMx3v16sXUHE46/hu06tzc3F27drFX6iEf3t7emZmZ&#10;CH/88cewis0bKSgo4BNIDATKZ68Rw7lGveyNm6CgINjD3oSCl52QkMDnm4tSU1PDPkIANR81ahS7&#10;AX327NmZM2d+9NFHCN+6dSspKSknJ8egbWl94ACgV0mJ1oRhNZ3dY3FwcGAP5ThQ9i1btkDgEGaO&#10;vI5h6CB7IAn9wmZWVhbCUEmuyz/88EN4eDj7xi8SIMxljmvrf/7zH67pCxcuRJns6evo0aNRFyuz&#10;GcMon31Bf9OmTaiXvf5++fJlbvP27dtnz5796NGj+vp62APPsba2FqbCKuaDQ/odHR0DAwNV6jdC&#10;EQ+JZw1HPxw7dgzhc+fOQd/XrFmjUnsQqJTNtrx48SIqTUlJQRjDBq+0pKQEeX/66SeE09LSkBdm&#10;IPzZZ5/B+Pfee+/5h2EzukilfvoKm9kUfrS3WQZdDO1oL3oD4X//+99o79dff61SP11oeuEEoRye&#10;x1xGKPvy5cv79OmDk5ZpOiTexcUlPT29sUXh9L57965K/fIkTnv2bA2OKkpmM9AhZ/DN+WTwlgX0&#10;BQ57dHS0Sq1lb7zxxvvvv69Sv2HPRFx30FGsEzB4oKO+/PJLlVrL0FF/+MMfVOoXuKBre/fuVanf&#10;WoLesRk1RgQ2s0fl58+fh82wFmFYCJvZW7vwA3Dw6BeOi4tDe9kYiWEe7dX4+BpBtA6e3/x0nK5R&#10;UVHOzs4jRoywt7eHrMN/f261EwRBmALP+50jpuyOjo7MYYes6+GtEwRBGBd6j1QE6HtISIi7uzvJ&#10;OmFEFDuBgVAypjuXkU4YQuHQFHVCD0xX0xXbcoJg0CFK6IFiDxvSdMLUoUOU0APFHjak6YSpQ4co&#10;oQeKvatMmk6YOoqdwEAQemBwTacThiAI4rmh3DUxCIIgiMZCmk4QBNF6IE0nCIJoNIq9q0yaTpg6&#10;ip3AQCgZxc7+MPJ7pE+ePImLiwsJCQkKClq1apXeQ9+DBw+Cg4Pd3d39/PwmTpwYGxurXznajBkz&#10;Jj4+3nDlNK+1hB4o9uQklIxiDxtjzmW8f//+66+/bmVlBU3ftGlTaGgowvoJaExMzKBBgwoKCsrL&#10;y6Ojo9PS0ppg8jM0ZRk8XcppXmsJPVDsyUkoGcUeNsbU9Dlz5vTp0+fWrVs8pqKi4vz58yxcU1Nz&#10;5syZrKwstpAFo7S0FC753bt3U1NT2QJGADo+e/bsGTNmXL9+/d69e2VlZXzlGpYexSYnJyOebf78&#10;888pKSk3btxgaXJycjIyMqqrq0WNZFqMKlCCxhe3RS2UihdqOhLAVFYjt1a0aRyMf8eOHcOghSsb&#10;5MV/qV4lGotiT05CySj2sDGapldVVZmZme3atUt0b2Zmpr29PXTQ09Ozb9++586dY/GIwUiAmNde&#10;e83c3HzLli2IDAsLs1IzcODAjz/+GLs+/fRTnj4wMNDGxmbAgAFxcXHYDAoKQnYfHx/UjmsCbHp5&#10;eTk4OOC/6BpmyILRwtHRcdiwYRYWFuvXr5e3UMZypukYHoYMGYJ62Qo73FrRpjEwnHTt2hU2u7u7&#10;z5s3r02bNrdv327Ur0DIoNiTk1Ayin0MYzRNP3HiBLSJS56Quro6Dw+PpUuXss358+dDkevr61Vq&#10;4fP29obTivD+/fs7derEPNZFixZB7Fh6DU2HDrIlQNnmoEGDMJwgvHLlSmj0xo0bEYbL7OzsLDrA&#10;IAt0Fq49wvCgO3TocOXKFSkL5S2HpiOvq6srW1VOw1qppkH6nZyc2LcDUdSsWbNI05sXxU5gIAg9&#10;MNp7pCkpKdCmoqIi7V25ubnYxZYxU6lX4+QpIXybN29m8RUVFYhnt1BkNJ171mwzJiaGG9CuXTt+&#10;y2XmzJnvvvuutjHIwhY/Y+BSAB60lIXyli9evBhXDNw2DWulmoYObNu2LV+BGtcBpOkEQUhhtLmM&#10;+fn50Ca2GLQGUNv27dvzzUePHiElW3FYeFeaxbNVNGU0XfhkUriZkZHx4osv8l3BwcGhoaHaxiDL&#10;jh07+Ka/v39ERISUhfKW29nZwYtnLj9HqOmiTcPFQceOHXn6q1evkqYTBCGFMeenOzs7cyEWcvny&#10;ZcgWXyc6JyeHbxpF04W3Svr167dt2zYpC+Ut37NnT2BgoLe3t1CRG9T0wsJChIuLi9mugwcPkqYT&#10;BCGFMTU9ISGhQ4cOa9euZQ8n79+/v2HDhtjY2Pr6+oEDB0Kj2R3qadOmDR8+nGUxiqbb2tqy2yDx&#10;8fHm5ubQaCkLG7Qc8QsWLPD09CwpKdGwVqppwNfXd+rUqXfu3IG+Dx06lDSdIIyOYh/DGPk9Uqik&#10;i4tL27Ztra2tzczM/P39r1y5gvjs7GwvL68ePXp069YNKgn/l6U3iqajcAcHB1xVWFpa7ty5k8VL&#10;WaiL5eHh4Wj19evXVbppOgaAsWPHduzY0dXVdfv27eguJNCnuwkx/vOf/xjbBKLlodglDxWxHim8&#10;4NzcXP4YkFNcXMz9WeNSXV0Nsb53755GvJSFhrN83759dnZ2hii59ZGenu7h4REVFcWfWmvz5MkT&#10;xZ6chJJR7GFjcE1XbMtbEImJiejGb7/9dvPmzVZWVnzqDtEgBw4cwCWgk5PT+++/L6rsuJD65ptv&#10;nr9hREtHscpmWE2vrKzcunWrQaswBXCJEBYWNnny5Llz50KkjG1OCwOC/sorr+C/o6Pj0qVLNZQd&#10;gs7vjxGEjihZ2Qyr6VeuXImLizNoFZyampqzZ8/u2rUrPDx81KhRdnZ23t7efn5+M2fOXLJkyYYN&#10;G/bu3ZuUlJSVlcXnkBgIlI9aUBdqRL2oHTbAEtgDq958883IyMiEhAR2P135zWnppKenQ9B79eoF&#10;h91WDQIODg7sngy8LfrQAtFYysvLT548aWwrxDGsph8/fhznj4zGYa/eUqWhevDC8B9hxCAee+Xr&#10;NRwyLaqursahgBE+KCjoVTUIYBOR9+7da0pz5LvRcF2hzJFGu73/8z//IzS7d+/e9vb26OQ//vGP&#10;MnfbCaLFYVhNv3HjhuHkBq6rhuoZtC2GAK46HHa47XDe4Us2pTkGGjibWK+x0GjvX//6V8g3c9UB&#10;hlL09nvvvUdqTrQ+aE0MopWTnp7u6uraW83rr7/u7OwsPxOGIFo0pOlEa0bovPN76MY2iiAMCGk6&#10;0TqBdkPBIeV/+MMfSMeJ5uXUqVPGNkES0nTCdJH6fD9ByKPYyekqQ2u6Yj8bTxAqWg2D0BfT1XQ6&#10;ZwglQ8cnoR+k6QShROj4JPRAyS+RqkjTCVOGjk9CD+7du3f+/HljWyEJaTphumh/aJMgWjqG1XTF&#10;fjaeIAiiVUJzGQmCIFoPpOkEQRCtB9J0giCIRnD8+HFjmyAHaTphumzfvl0+wZMnT+Li4kJCQoKC&#10;glatWtWMz4eKi4srKysblWXMmDHx8fFNr1qqnIkTJ8bGxja9/OdPWVmZg4PDzz///HyqU/LkdBW9&#10;R0qYMvLzsu7fv//6669bWVlB0zdt2hQaGopws6gqGDhw4O7duxuVRWPBdL2RKic6OjotLa3p5T9/&#10;SkpK2rRpc/v27edTncKn89FcRsJ0kT8+58yZ06dPn1u3bvGYiooKNjG5tLT0wYMH2ExOTuYfCKur&#10;qzt16lRGRoaGA15YWJiSknLx4kW+oNKdO3e8vLw2btx4/fr1BrNzmBaXl5ejUpQp3FVTU3PmzJms&#10;rKzHjx83GC/UdCSADdXV1Sq1t4tG8dbdvXs3NTX12rVrwgIxzh07dqygoABtQUbRJaK0O0eqacie&#10;n5+PzhGu+SVqs2iHs00YQ5ouhDSdMF1kjs+qqiozMzOpj3xBFgMDA21sbAYMGMBWZ8zNzXVxcXF3&#10;dx82bBjceX6FimROTk4jR450dHQcNGgQ1ByRy5cvt7S0RAy8dSSQya5R6YwZM5ALaSwsLNavX8/i&#10;MzMz7e3tsdfT07Nv377nzp2Tj+eajuFhyJAhQUFBtbW12Hzttdc+/fRTlgDjGbIgxtzcfMuWLSwj&#10;BLRr164+Pj6wc968eVIyqtE5Uk3Ly8vz9vZ2cHDw9fW1trZOSEiQt1mjwzESdO7cGR3o5uYmY4wh&#10;ULiskaYTpovM8XnixAnIBNcUDSAxECkm0KC+vn7w4MGRkZFsMzExsWfPnszn5R4ofNKAgIBly5ax&#10;TeG9F5nsGpVC5thdY3jQHTp0uHLlClxgDw+PpUuXsjTz58+H6qFAqXjVU01HXldXV16p6llNh9rC&#10;JUd4//79nTp1gvHQfQxO7FYyypk1a5aMpvPOkWoa4jE2BAcHM08f1uKyQN5mYYcjFzZXrVrFqnj7&#10;7befp6ab9DNS0nRCyci8Rwo3EDJRVFQkuhcSw91kgMt/JIbOnnkKXMgff/xRpVacw4cPb968GQI0&#10;fvz40aNHsyxCTZfJrlHp6tWr+SZKgAcNLxh5+e0IKDUzWyqelbN48WL4vEzBOUJNh8EssqKiAhlv&#10;3Lhx4cKFtm3bPnz4kMXDoZbRdN45Uk27fPky4jWWTpS3WdjhOTk52MXv5GRkZDxPTVc49B4pQYiQ&#10;n58PmTh69KjoXo3HjNCsdu3ajX6W9PR07Bo3blz//v1XrFgRExMzffp06CbLItR0mewale7YsYNv&#10;+vv7R0REYOxp3749j3z06BHMxkWGVDwrx87ODh6xxkQRoabz1rGMly5dgpEdO3bkia9evSqj6Ty7&#10;VNMQLzSPIW+zsMORUmhMYWEhaTqH5jIShDjOzs7z5s0T3aUhMUxT4MxqJIOnCUVjNzFAZGQk13Qf&#10;Hx9+s14qu3alwlsl/fr127ZtG3N4b968ySKZA4tNqXhWzp49ewIDA729vYU6KK/pzEjuWR88eFAX&#10;TZdqGovXeNIrb7Oww2EPdvFbMRghSNM5pOkEIU5CQkKHDh3Wrl3Lbm1Dmjds2MBmcGtPBxw5cuSU&#10;KVOqqqpU6vstR44cqauru3btGrSGTZWBDPXs2ZNr+oQJE5YsWcLnjYhm17AHldra2jJ9jI+PNzc3&#10;h94hMVx+jD3sHvq0adOGDx/OChGN58YjfsGCBZ6eniUlJSxeXtMR9vX1nTp1KpQUWjx06FBdNF2m&#10;aSNGjAgICGA3c9C3GC0atFlYy4ABA8LCwlTqeTJjxowhTeeQphOEJJBOFxeXtm3bWltbm5mZ+fv7&#10;w/VWiUkMJAl7O3bs6Obm1qVLF7jAbCpeeHi4hYWFh4cHvH5oENf048ePu7u7o0yIo0x2Iah00aJF&#10;Dg4OKMrS0nLnzp0sPjs728vLq0ePHt26dYMmwtuVjxcaD/PQQPYgt0FNh/qPHTsWRrq6um7fvh3d&#10;gr3anabROVJNKyoqwiDBSuvatWtSUpKONjNOnz6NEa537969evWKioqiZ6Qc0nTCdGnwPVIGXOPc&#10;3Fz+eFCGysrKnJwcjfvUZWVleXl52n63jtk1qK6uhvBpP92FdHKPW5f4JrJv3z47Ozvd00s1raKi&#10;An2rMclHR5sxNqAr7t69q7sZupCeno4xGOOE1NLk9B4pQSgUhZ+cSiMxMRE99u23327evNnKyiom&#10;JsbYFhmKL7/8EldmuB4SVXaFHzY0l5EwXRR+cioNOMVhYWGTJ0+eO3fugQMHjG2OYXFwcMCFSP/+&#10;/fv27auh7Ao/bEjTCdNl69atjf2QVlOoqak5e/bsrl27wsPDR40aBcl49dVXfX19oZKhoaErV67c&#10;smXLvn370tLSLl68aIgbJoTupKenu7m52dvbw2FHoHfv3gg4OjpC36Hpz/OwaSyk6YTpEhcXd+XK&#10;FZyrxcXFWVlZSUlJe/fuxUG7ZMmSmTNn+vn5eXt7Yy/+I4wYxGMv0iAl0mu8MqONhohDEfAfYcQg&#10;Hnsh3JBviDikHIIOWYe4Q+Ih9JB7a+Mh3+Qmmi1feFN+C/m8DY6gGtmR18bGRmg5SnBycoLQv/fe&#10;e1J3240OaTphujx69Ojx48dNVAoZ4IlriLixW6wrTRTHphRuOMVvcCjSyP7Xv/4VwzCXdXjr2AwL&#10;C1OsmjPoPVKCIAhN2L0XW1tbqPmvfvUr7bvqioXmMhIEQTyD8GLLwcGhpag5gzSdIAjiGSDlc+fO&#10;bUE6LoQ0nSAI4hkafBCo5FdJSdMJk0bHV0kJQoiSp6jTe6SESUNTswg9UPJhQ3MZCZOGDlFCD5R8&#10;2JCmEyYNHaKEHij5sCFNJ0waOkQJPTDdZ6R0whAKR2ZJUoJoidB7pARBEK0HmstIEATReiBNJwiC&#10;aD2QphOEOB9++GFmZqYwZtOmTWfOnNG9hLKyMgcHB/m16IqLi/X4GLdGrokTJ7LFr0UZM2ZMfHy8&#10;3oUbAm6wvOUMKfuFeUULNFxDTPcZKUEoHJn3SCHHkHVhTM+ePdkqzDpSUlLS4NrHAwcO3L17t+5l&#10;iuaKjo5OS0uTSqy9QHOjCjcE3GC+sLUMUvYLW83LEUYariH0HilBKBSZk1Ne00tLSx88eFBeXp6c&#10;nFxYWChMVlFRgciCggINTUeylJSUixcvPnnyhMXcuXPHy8tr48aN169f51+MqqurO3XqVEZGhpSP&#10;qZ0L//kyzSg8Pz8fFWEvixFqYk1NDeKrq6ul6hI1SYh2K9Be5BKmuXnz5qNHj6TSCw3W0HTRxMx+&#10;7a4WtpqXwyM1GiJvZGMxXU1XcssJQtUETYfQzJgxw9HRcdiwYRYWFuvXr2fxkKTOnTvDQ3Rzc5s3&#10;bx7X9MDAQCcnp5EjRyLLoEGDmL4sX77c0tISMUiPBIjJzc11cXFxd3dHsVZWVqJekXYurmh5eXne&#10;3t6w3NfX19raOiEhQSXQdMjikCFDgoKCamtrperSLlyIaCt27tzp6urK00CRX3jhBbY4hmh6ocFC&#10;TZdKLNXVwrzaBWo0BD3Qt2/f+vp6lv7s2bMdOnTAwCz168ujZGUzrKY/5/UeCaKxyByiDWo6NILd&#10;K09NTYVAXLlyBd4lJHLVqlWIhHy8/fbbXNO514w0AQEBy5YtY5vC+wPIMnjw4MjISLaZmJiIGrkr&#10;KkTjrgITMmT38fEJDg5mTi588Lt376qeajrMg/LywmXqkrllIdqK+/fvQz3h7LNdS5cu/e1vfyuT&#10;XiWh6VKJRbta1ZCmazQElybdu3c/dOgQ21y4cOHUqVNF26gLSlY2w2o6W+/RoFUQRFOQOUQb1PTV&#10;q1fzXZCPLVu25OTkQMT52Q6Z45oODT18+PDmzZuh+OPHjx89ejTPyHWnoKAA6SFbZ54Cl//HH3/U&#10;tk1U0y9fvozs2qukwtTFixfb2NgI73LI1CWj6VKtmDlz5vz581XqgQQVff311/LpRSVYKrFoV6sa&#10;qengz3/+85QpUxDA0IXG/vDDD6Jt1AVci4iOtUrAsJp+XI1BqyCIpsCWJBXd5eLi8ve//10Y06VL&#10;lz179rAwhGbHjh18l7+/f0REREpKSseOHXlkYWEh1/Rx48b1799/xYoVMTEx06dPh/SwNELdgcK2&#10;a9du9LOkp6dr2yaq6cjevn177cQw1c7OzsPDQzgDR6YuGU2XagW0GJ0DX/i77757+eWX+cqrUulF&#10;JVgqsWhXqxqv6Ri8f/GLX5SWlu7atQs/Lr8P08owrKbj0k+XNWcJQoH85je/WbRoEd+EIEKgjx49&#10;yjYhNPzGBejXr9+2bdsuXbqENPxGMHSTaTrUBAJ6//59Fo+MXLB8fHwgMSzMxoAbN240aJswl+qp&#10;kLHsGg9smakYigIDA729vYUPbKXq0iicI9MK6KO9vf2+ffveNNBgzwAAIABJREFUfvtt3mky6bUl&#10;WCaxaFerdNB07Ya8+eab69atGzx4sJJviDcRmstIEOJAGuB7ZmVlIVxbW7tgwQJHR0c+UwJCY2tr&#10;yzQxPj7e3Nz85s2bCA8YMCAsLEylnmEyZswYpunXrl1D4Pz584iH7vfs2ZML1oQJE5YsWcKneYwc&#10;OXLKlClVVVUqtVAeOXKkrq5O2zaNXFzIRowYERAQ8PDhQ5X6Nje7D8Pup6M0NMHT05O7WVJ1aRTO&#10;kWkFeP/994cPH25hYcEn9cuk15ZgmcRSXd2gpms3JDExsXv37vDW5SeYtmhI0wlCHGjBe++9h/Mf&#10;+gIdeeWVV4SvIEFo4JA6ODg4OztbWlru3LmTxZ8+fRoC1Lt37169ekVFRfF7L+Hh4dA7Dw8PpIfo&#10;c8E6fvy4u7u7mZnZ0KFDVerXZPz9/Tt27Ojm5oYRBZ616K0hjVxcyIqKinx9fZHd1dW1a9euSUlJ&#10;qmfnMsIMFxcX9jRSqi6NwoVItUKlFmI0FmOGLulFJVgqsVRXN6jp2g3BoIWf5p133pH74Vs4pOkE&#10;IQc89MuXL2u7dUwoq6urs7OzNT7uCGVEJJtzIqSsrCwvL0/U79agsrIyJydH/gVUGSoqKnJzc3V8&#10;iNfYunRvhR7pZRKLdnVjQWNfeuml1NTUphTC+P7775teiCEgTSdMHTaJorE09uVMwugcOnRoxowZ&#10;wmsLUdLT0x0dHa2trXFlgCst0RevVAqeom5wTd+/f7+hqyCIpqDfyRkSEpKcnNzcthAGZNKkScHB&#10;wVevXm0wJWTd2dm5d+/ev/71r11cXESV3XQ1XbEtJwgGHaKENkzWbWxs4LAPGjSoT58+4eHhQmVX&#10;7GFjWE2vrKzcunWrQasgiKbADtHi4uKsrKykpKS9e/du2LBhyZIlM2fO9PPz8/b2ximN/wgjBvHY&#10;izRIifTab/doI1+yYpFvcklJycWLF9PS0vbt27dly5aVK1eGhoZOnjzZ19f31VdfbWLhhvstGotQ&#10;1hm2trazZ8+GsitZ2Qyr6VeuXImLizNoFQTRFHCINlFlmqJfikW+yRBuyDdEHFIOQYesQ9wh8RB6&#10;Xd5HaYpqG3GMtLOzg6YjEBER8eDBg4KCAsP/DvpA75ESpo72RGyCgJPu7u7OHpZ6eHg4OTktX75c&#10;6nmpojCspt+5c4e90UAQBNFSYHddfvnLXw4fPrxPnz4ys18UCM1lJAiCeAb2sV83N7eWpeYM0nSC&#10;IIj/AwoOHbe2tm6Jas4gTScIgmgcSl7BjTSdMGkUO8uYUDJKPmwMq+n79u0zaPkE0UQ2bNhgbBOI&#10;loeSDxvDarqSW04QKjpECb1Q8mFDmk6YNHSIEnqg5MOGNJ0waegQJfTgwoULxjZBEtJ0giCI1oNh&#10;Nb2oqMig5RMEQRBCaC4jQRBE64E0nSD05MmTJ3FxcSEhIUFBQatWrWrKPdYHDx4EBwe7u7v7+flN&#10;nDgxNja2uYwcM2ZMfHy84cppXmubl+Li4srKSr6pZFObEdJ0gtCH+/fvv/7661ZWVtD0TZs2hYaG&#10;Iqy3esbExAwaNKigoKC8vDw6OjotLa257GyuNfakymlea5uXgQMH7t69m282o6n0HilBKBS9H+PP&#10;mTOnT58+t27d4jEVFRXnz59n4ZqamjNnzmRlZT1+/JgnKC0thT9+9+7d1NTUa9eu8Xjo+OzZs2fM&#10;mHH9+vV79+6VlZXx5aFZFpScnJyMeLb5888/p6Sk3Lhxg6XJycnJyMiorq4WtZNpMapACYWFhcJd&#10;okZKxQs1HQlgKquRWyvVOpV6/Dt27BhGLFzZIKPUx40Rn5+fj6YhjWjzEVNXV3fq1Cm0V+iAAzQN&#10;GS9evMgLv3PnjpeX18aNG1EayyvsWKlmyrRCiOm+R2oKVzpEi0Y/Ta+qqjIzM9u1a5fo3szMTHt7&#10;e4igp6dn3759z507x+IRg5EAMa+99pq5uTlf2zosLMxKDfzKjz/+GHs//fRTniUwMNDGxmbAgAFx&#10;cXHYDAoKQgk+Pj4wAJcF2IRyOTg44L9QsDjIgtHC0dFx2LBhFhYW69evlzdSxnim6RgehgwZgnpr&#10;a2uxya2Vah3kuGvXrjDY3d193rx5bdq0uX37tradeXl53t7eaIivr6+1tXVCQoJ283Nzc11cXFAO&#10;2oLu4s4y0jg5OY0cOZJ9TxFqjsjly5dbWloiBr2KBEJT9fiNNDBdTVdyywlCpa+mnzhxAtrEhUAI&#10;HEkPD4+lS5eyzfnz50OP6uvrVWq9gGzBaVWp117v1KkTdyoXLVoEvWNhDU2HhDGRYpvQLLYmwcqV&#10;K6HR8EMRhsvs7OwsOsYgCxQKrj3C8D07dOhw5coVKSPljYemI6+rq2tkZCQvX6jp2q2D7kNtmQ6g&#10;nFmzZolqOnZB9IODg1mHwAx4yhrNR5rBgwfzqhMTE3v27MmGMe7XI3tAQMCyZcvYpsa9F26qfr+R&#10;ECUrm2E1fevWrRqXSAShKPTTdFzmQ5tEp+rCl8Qu/plWiCBPCb3YvHkzi6+oqEA8v38io+ncs2ab&#10;MTEx3IZ27drxWy4zZ8589913te1BltWrV/NNyBx8Tykj5Y1fvHgxXGZum4a1oq27cOFC27ZtHz58&#10;yOLhHYtq+uXLlxGvvZ6fsPkFBQVIg2HpzFM6d+78448/qtRyf/jwYdS+atWq8ePHjx49mjdWVNP1&#10;+42EKFnZDKvpuFxCfxm0CoJoCvppen5+Ps72o0ePau+C1LZv355vPnr0CCnh16uevSXN4i9dusQ2&#10;ZTRd+GRSuJmRkfHiiy/yXXByQ0NDte1Blh07dvBNf3//iIgIKSPljbezs4N7y1x+jlDTtVsHCe7Y&#10;sSNPfPXqVVFNRzJhvaLtRRqMYaOfJT09HbvGjRvXv3//FStWYMCbPn06TGJZpDRdv99ICAYY0Ttd&#10;SoDWIyUIfXB2duYqLIS5nDdv3mSbOTk5fNNYmi68VdKvX79t27ZJGSlv/J49ewIDA729vYWiLK/p&#10;hYWFQgf84MGDoprOkmk8wtUok6XR9prhNULr2d0SgMZyTffx8RHej+Km6vcbtRQMq+lVVVX8ViBB&#10;tCYSEhI6dOiwdu1a5q9BU+Dyx8bG1tfXwz2EQLPb09OmTRs+fDjLYixNt7W1ZVIYHx9vbm4O8ZIy&#10;skHjEb9gwQJPT8+SkhINa6Va5+vrO3XqVOgARHno0KFSz0hHjBgREBDA7tKgM9kwoNH8kSNHTpky&#10;hT1OgCVHjhyBkdeuXUOZbMYRauzZsyfX9AkTJixZsoTfEOem6vcbtRRoLiNB6Akk0sXFpW3bttbW&#10;1mZmZv7+/uxOY3Z2tpeXV48ePbp16wbtgFfI0htL01G4g4MDLiwsLS137tzJ4qWM1MX48PBwNJw9&#10;mWxQ06H+Y8eO7dixo6ur6/bt29Fd2KttZ1FREdSfJevatWtSUpJ28yH06GSkcXNz69KlC64Y2DRE&#10;2GNhYeHh4YE2hoWFcU0/fvy4u7s7fhqMJRodq8dv1FIgTSeIJgEXODc3lz8G5ECAuDNrdKqrq6Fi&#10;9+7d04iXMtJAxu/bt8/Ozk4mQUVFBTpT/lZ1ZWVlTk6Oxm39srKyvLw8ON2NskdRv1FzQZpOECKw&#10;tYbt7e3hg8P1M7Y5LZjExMS//e1v33777ebNm62srPi8nZYO2mVsE8QhTSdMGu2JxkzN+6qBoDs4&#10;OLDJFYR+4PoAg+LkyZPnzp174MABY5vTbAjnmCoKg2v63r17DV0FQeiNUNOh5n/605/69Onj5eUF&#10;Ne/Vq9dXX31lRNsIxfLkyRPFvnZkcE1XbMsJQvX0+Lx58+akSZMg4tZPeeWVV5ycnDIzMzds2JCa&#10;moo0H330kbe397Zt2xD+7LPPZs6ceeTIEYSzsrKSkpL4xLgGyc/PR3r2LZE9e/agHDbPfeHCha++&#10;+ur333/P4leuXAkPl6W/ePEi/6YKqmO3xfft27dkyRLsRfh///d/YTObNwyPWDQ8f/58Pz8/Nj8E&#10;eeFsoTSV+rsoKvVUEPxPS0tDPLtVHR4ejvRsfuFbb72FMJs8s3PnTqRhNvDXdlTqZ7Yolj20fPfd&#10;d1E1s9nV1RU2sPRSYSRGP7Bnp/v370f/sA8PKJbLly9/8803xrZCHMNqemVl5datWw1aBUHoDY5P&#10;aHpUVJSDg4P1s/zyl7+Ewx4TEwNNh4yq1NrH51lfuXIFusNmucTGxkKPDh48iDDcfORl16ZSYZwR&#10;SM90FmMGyuEfAispKWHPWqGtW7ZsYZMx1qxZ4+vry8YVprMnT55UqV/oQ4FsLNF4YCgKakFD2NuP&#10;yIjxgI0r06dPh23sOwcrVqxAPHts+NNPP/HvW6HhCNfU1CCMUQ1p2Lv7MAZ5Wfo5c+aEhoay+AMH&#10;DqAJLL0usHGRjSto46xZs+rq6uAL9+7dG+WzJ5+2trbKCUPQ+VQZpWFYTcdBjyPPoFUQhN5oHJ/w&#10;Q9955x123gIoC2TdiOYRigWHitTXJY0OvUdKEM9QVlY2f/58Ozs7NumFDmCiZWFYTX+oxqBVEIQh&#10;gLJHREQwZSdZJ1oQNJeRICRh8xo9PDxoOiPRUiBNJwiCaD2QphMEQTSCTz75xNgmyEGaTpgu9PIE&#10;oQeKfYOUYVhN3759u0HLJ4imoPcC04Qpo3BXwLCaTucMoWTo+CT0gDSdIBQKHZ+EHih5MVIVaTph&#10;ytDxSehBVVVVYz/U/jwhTScIgmg9GFbTtddVIQiCIAyHoucyJiQkhIaGBgYGRkREsG+QgjFjxsTH&#10;xxuoxuYqXLSciRMnxsbGNr3w5uLBgwfBwcHu7u5+fn4qg5lXXFwsvPmotE4giFaGcjV94cKF1tbW&#10;kZGRMTExISEhrq6uLF5j2dnmpbkKFy0nOjo6LS2t6YU3F+jYQYMGFRQUlJeXqwxm3sCBA3fv3s03&#10;ldYJBNHKUKimw4Vs167d4cOHeQz/siWTy7t376amprIPQHNqamrOnDnDP/qsUn8g+/bt27xMttI5&#10;Kw1h7a9lssKhccnJyWw1AJnCZeKFmo4EqKu6urqsrIwvnltaWoqwaCvu379/7NgxSK2UkbwJ+fn5&#10;KSkpvFFSxojWhTbOnj17xowZyM7XN+ALLyBQUVGBTmCLHrCYn3/+GdWxhRFATk5ORkYG2sUrQo8h&#10;wcWLF7nNd+7c8fLy2rhxI2phRQk7oVEGE4Ry+Oijj4xtgiQK1XTIR5s2bURXL4Rczpkzp2/fvq+9&#10;9pq5ufmWLVtYfGZmpr29PfZ6enpiL/vG/7/+9S8HBweWYOnSpSiTrR1z9OjRbt26iWo6ZM7R0XHY&#10;sGEWFhb8hTHRwmXiuaZDOocMGRIUFFRbWwuDP/30U/lWQEa7du3q4+Pj7u4+b948GMzHJCF5eXne&#10;3t5omq+vL65mEhIS5I3RrissLMxKDfzojz/+GDHcPKQPDAy0sbEZMGAA+7w4YtAElADDzMzM4uPj&#10;sQmxhgH4zzQaWZycnEaOHIneg/vPVs9Zvny5paUlYlALEghraazBhkDhE40JxaLkI0e575HOmjUL&#10;8jFu3Lh169adPXuWx+OEh5zBmVWpl7nq1KkTpLmurs7DwwOqzdLMnz8felRfX49k7du3ZyuSQFb6&#10;9ev34YcfIvyXv/zlrbfe0q4UhUNK2KoxcBI7dOhw5coVqcKl4lVPNR15XV1dIyMjWQINTdduBXQf&#10;ssgOF5SDHhDVdOyCtgYHB7MxCWbApZU3RrsuhBctWoRhgxcr1HSMKEyUubWQ6aqqKoRXrlyJ0Q6u&#10;N8Jw0p2dnXft2oWw8BooICBg2bJlbFPj3guvRQ+Dmx10tWJXNiCUjOlqehNbnpiYCOVyc3ODtE2e&#10;PJnNCcUJv3nzZpagoqICu27cuJGbm4sAXx0RYorNoqIihOEmf/LJJ5DpLl267N27d8KECYiEGy66&#10;qB4KX716Nd+EHsFJlCpcplKUs3jxYri6XMRVWpqu3YoLFy60bduWf3EebqyopmOIQjxfR40hb4x2&#10;XSpZTdf4ogViYmJiWDglJaVdu3b8lsvMmTPfffddlXqkOXz4MCpatWrV+PHjR48ezftQVNP1MLjZ&#10;UfIKZISSMV1Nb64Xrg4dOgR3+5///Kfq2VvVjx49wgl/6dIlCA0S8PQs/sSJEwjDTZ46dSrOXn9/&#10;fygIlB1eLRxwtjivBih8x44dfBNZIiIipAqXqRTl2NnZwQ8VLhSpoenarcCVQceOHXn6q1evimo6&#10;kgnrZcgbo12XSlbTNR7wCmMyMjJefPFFvguDbmhoKAK4ourfv/+KFSug/tOnT0dpLIGUputhcLOj&#10;5JWCCSWj5FdJDavpcXFxbB3eptO3b1/mQYue8Mx15Wu35+Tk8E1oR/fu3XFp/49//INlj4qKguCK&#10;1oK9/FYJ6Nev37Zt26QKl6kU5ezZsycwMNDb25uLcoOaXlhYKHTADx48KKrpLJnGI1x5Ywyt6fiV&#10;4byzuyUq9TjKNd3Hx4fdnNGoRQ+Dm50nT57QZ+YIPTDd90j1Xo+0vLx8zZo1fD31AwcOvPDCC0lJ&#10;SSqJEx4X/vAHoVDsNve0adOGDx/O0tTU1FhaWsL/PX/+PDaXLFmCMHtepw0Kt7W1ZVf68fHx5ubm&#10;UBmpwmUqZUYifsGCBZ6enmxh9QY1HWFfX19cVdy5cweSPXToUKlnpCNGjAgICGB3aaCkGAYaNEa7&#10;rmbU9GvXrqFY1sMovGfPnlzTJ0yYgD7nt615LXoYTBBEgxhW0x8/fqzfeqQVFRU4w3FtbmVl9fLL&#10;L7/00kvR0dFsl9QJn52d7eXl1aNHj27dukEshPdJ/fz8oDIs/O9//xtZPv/8c9F6UTiUzsHBwdnZ&#10;GSPBzp07WbxU4VLxQiPDw8NdXFyuX7+ui6ZD/ceOHYtRx9XVFS5k27ZtsVfbzqKiIqg/S9a1a1c2&#10;2ulijOHuvaCZFhYWHh4e6LqwsDCu6RjU3d3dzczMMESpnh3YGmswQRANotC5jAyMB/n5+fBYa2tr&#10;dcwCj5U5xU2huroacqP9YQOpwpulUm327dsndY+IgZEvNzdXON3bcMboQllZWV5eXmMvS41oMEG0&#10;Poyj6WzpXkdHR2tr6wULFhjFBmWSmJj4t7/97dtvv928eTOuUfhsE4IgCF143prO1NzV1fW3v/0t&#10;BB1+KK3ILgTXB2FhYZMnT547d67oK1dEs8Of0xKE7ih2OuPz03Sm5i4uLm+88Yazs7ONjY29vf1z&#10;q50gpFDsyUkoGcUeNgbX9O3bt0PNFyxY0Lt3bwcHB2s1EHSI++7duzds2JCamqpSfz/B29t727Zt&#10;CH/22WczZ848cuQIwllZWUlJSbp7Uvn5+UjPPhKyZ88elHP06FGV+otgKP+7775DeO/evaiXTbK8&#10;ceMGnzuYk5ODvKWlpSr1962Q98KFCwgHBATAZjaBRyq8fPlypGeP8mA5yuG341E++5hJYmIi6mXv&#10;Z7JpjswG1JWQkCD/MLmmpoZNXoQjP2rUqHfeeQfhs2fPolL26Ylbt26hUjRB51+G+D/oK/+EHij2&#10;sDGspkPNx44dy6Wc06tXry1btkCD0C9QbZX6Y09cW6F02MX0LjY2FrJ18OBBhP/0pz8hLxRZJrx1&#10;61akZzqbmZmJcviESJTP5pAkJyejXiZ/77//PrSVzRtZvXo113GMBIgUvjEkz8WLF3l6FI5ymP1+&#10;fn4on31kZtOmTdjF3py8fPkyby+GvdmzZ8O2+vp6jD1oQm1tLYYBSDa7/YKiHB0d2fxLDBWIh8Sz&#10;TkOlx44dQ/jcuXOodM2aNQhj6EKHBAUFtawwOoq9HICfAB2VkpKiUj8n13hjVj9KSkrQVz/99BPC&#10;aWlp6Cs+M12xJyehZBR72BjcT+cthzBNnjwZHjqTdQg9EyOCAymHw850Gdr9xhtvREREqNSvxjAR&#10;b91Au9kFGQY8HDZfffWVSj33FFofEhKC8Ndff40jR78wRgjoOBv4r169Cn3n8yMVe3ISSkaxh83z&#10;03QGvFT4pL1794arbmtrS7JOGJ19+/YZ2wSCaDaet6YzoOzLli2zU0OyThAE0VwYXNNlliRlM2Hc&#10;3d1pOiNBEESzoOj3SAmCIIhGQZpOEATReiBNJ0wdthAHQTQK0533QhAKR7EvBBJKRrGHzfN4j9TQ&#10;VRBEU1DsyUkoGcUeNsaZy0gQykGxJyehZBR72JCmEyZNZWWl6GrjBCGDkg8b0nTCpCkpKWEfliGI&#10;1gFpOkEQROvBmO+REgRBEM0LzWUkCIJoPZCmt2aqqqoKCgqOHz++f//+jz/++G/PghjEYy/SIKXe&#10;JX/00Ufr1q1fs2ZddPR//9auXffhh1v27fs6Le2YaMmiVq1fL/n3t79tACzZ3//+93379h0+fPj0&#10;6dNFRUVPnjwRLRxVwwCYAWNgEmxbu3Y9ipJvsoZhSI9c6r//NmrLlo9Q5tGj4o0iCIVAmt6qgOpB&#10;v1avXrt69ZqVK9ds2LB5165//utfh0+cOH/p0q2iorv87/r1e5cv30L8v//9w+7d/0RKpEfGDz74&#10;7x9TZ+Efk0X8RUej8LVIj1zffns4I+Ncbm6xsGT8Ieb48bPx8UmffPL5mjUb//KXD/D3179Gr1iB&#10;vw/Wrt20Y8feAwcOpaef1c4r/1dY+PPJk9lJScf+3//79pNP9jwtMxoBVguqQ6WoGgZoF56XV3Li&#10;xAU0ec+eLzdtikG7IiOj1NqNNq7duDHms8++xF50C1LKNCo6emNk5GpWI6sdvbdq1TMdyHuMjXYf&#10;fIC//3YdkuEP6ZFL+MdK0OVv5cr/y6K9i9Xe4J/2z4o/DMzCofRZ49dy4/F/xYq/fv/998Y+2I2J&#10;YicyqkjTWxk4zxslkfRHf3r8ZWdfX7QoxNgHuzFhK6kpk8Zpek5ODlsVk3Pnzp3MzMz6+vpmtYrQ&#10;B/hZUVEfGP2Epz9T+MMFijKntF29ejVTTVZW1rVr1wwhTWvWrImNjW32YpuLxmn6a6+9FhwcLIz5&#10;4osv2rRpw9b5JIwLrpGNfqrTn+n8KfP+w+9///v27dt369ata9eu7dq169y585w5c9jC8fIsXLhw&#10;7dq1ulQxatSod999t8mWGgrS9NbDmjWk6fT3/P7Wr1eopv/6179m4erq6oMHD3p6ejo6OpaXl8tn&#10;HDt2bGhoqC5VmJCmnz9/fvr06f379x88eHBQUFBJSQlL869//f/2zgQuqnLv46/mmt7qiqZXM01v&#10;ZpLmdcs0Ta207C29uaTd7LqV+loq+4wwLMMMA8gmIAIK7uaC4gqyDYqgouIuIIgYcMPyiqBvWm7c&#10;n/N0T+Msh5nhzCL8v5//h89w5jnnPP9nZr7nOdtz9qG9+vfvP2XKlLy8PG5emUy2adOmFStWDBs2&#10;bPbs2fXOpbFDTqewZNi+0xkQUZs2bUQiEfv38OHDKDNkyBBox8nJ6ebNm5gYFRXVuXPnXr16fa6C&#10;PetcZ8laldNdXV3DwsLgQ7wVHx/PrUvfLLXG69FkBHM6NokvvvjiggULlErl/v37JRJJUVERCiDh&#10;tm3bYqcmPT3dy8urdevWZ8+eZfOiabp06TJhwoStW7dilvon08jx9w+0+u+covFEQECgtb/yOtB2&#10;OoCmIU32OiQkJCgoKDU1ddeuXcOHDx8xYgQmnjhxYuDAgXDrdhW3bt3SV7JWJa5OnTpNnjw5OTkZ&#10;ZmvevDn6pjwLr1XtMRirR5MRzOnFxcV4UVFRof7u/fv3O3ToEB4ezk2ZOXPm9OnT2Ws0TZ8+fej8&#10;qlCQ0yksGfi+WfsrrwOdTheLxXZ2dtqFr1+/DmsVFBTU1nXsRb0kxNWjRw/u3ggXF5fevXvzz2KC&#10;Hk1GMKejfm+88Ub37t2RYVpa2r1792pVuxt4d/78+dgEeXp6Yus0duzYfv36sXnRNNhw1TMBgoOc&#10;TmHJeIqcDil17NiRvf7555+h+NGjR/ft29fe3r5JkyZJSUm1upyuryTENXfuXK4YeuV4686dOzyz&#10;mKBHkzHO6e+//z72YtSnrFixokWLFmyTdfv27ejo6IkTJz733HPYjpWUlOTm5qLSSEOhRlRUFJvX&#10;xk81PHXwOP3IkXP79mWqR3r6MQsrgNUhL++S+sSzZ69g4qFDeVY3lI1EcfG1LVv2hIXFrF279ejR&#10;C1avD088Rcdexo0bN2zYMPZ68ODB48ePT0lJOXfuXH5+fvPmzRMTE2t1OV1fSYhr0aJFXLGcnBxY&#10;jp2D1TdLrfF6NBnjnD5v3jxsfNSnLFy4UHu/A7XHRNT1xo0bTZs2TUhI0Lk0crqw4Dem7+c3efJ0&#10;fBDPqvHmmwME/5F/9dVcsdibpw74Br/33ofqE6dNm4GJ7777ntUNZZngb6LExNSOHTvZ2XUYNGho&#10;9+498JHxFDZ5LULF03KO9OTJk88880xoaGit6nwpvm+XLl1ib+EF/mXanTBhwnff/XEjFU/J91Rw&#10;JWNiYp5//nn+WdQxUI8mY5zTT5w4gb2JgICAX3/9FX3zAwcOtG3bNiQkBG9dvXoV/7IOO+ras2dP&#10;drHnjBkzsFHiDvxj24VdD/aanC4s/E4fOnS4uX/kY8aMmz17Pk8dXn21d/PmLU6fLmZTLl2qxPfn&#10;tddebzxO52+iHj3++vHHE69cuc7+PXbsYnLyYcHXIlTYrNOHDBlSXFwMpWZnZ0ulUvSLR40aBWXh&#10;3V9++QV9Z/Y4i5qamrFjx0JoTLvoeqMvf+3aNTj30aNHPCUhLmwk2OuysjK4ztHRkX/hJujRZIwe&#10;GwA1Zhfzt2zZEgksWLCAHRvCvkbHjh1btGjRtWtXvIVdDGRYqxoXadasWc2aNWvXrl2bNm3wFzsg&#10;bFHkdGEx1ulr1myZNWvek7/SCEdHMfcvdv9hB3v7vhBNUtIhNtHFxSMiYrW/f9jAgUPeemtYUNAK&#10;Nl0uD0YfE1b65JPPECdOFGrXAe4ePvxdieT3m11DQ6Pt7fv9/e9TOafv2HEAxfr3Hzhw4FvffPPt&#10;hQs/cLPrWy/PXFevVqG72q/f3wYPHop1+fouw+z82XHpJU/9AAARzElEQVQrksmCBgzAnvRQtNIP&#10;P9z08lJg+e+8M2rLlr0GLsHYJiouvoZu3fLlsdof39q122bO/EZ9ir//cmdnd7xISzs6ceIUNCNq&#10;O3XqP/LyLulbC8+naUiy2rFsmS3eRwqn/48KaLd9+/ajR4+Gsu7fv88ViIiIgKY6deqE/kRwcDCk&#10;xLRbUlIyfPhw7MJyJzb1lYS45syZM2DAACwfJsQquBHF9c1igh5NxpTxXtBAyBm11B6drry8HNOx&#10;IdKYfuvWLUzHxurBgwcm1pSoC57j6VAe5HLlyr+5gO8OHjyJr29q6hHOgH/5S2f8ntm/MBG+ZHDi&#10;99/vdnAQtWrVKiUlB9Mh5c6du3z66aS4uO/d3DzxnUYBTN+3L7Nv3/6wRnT0OkR+foVOp4eFxfTu&#10;3YdNefvtd3x8/NWd7unp5+Eh27QpcfXqzYMGDR0y5G1udn3r5ZkL1X7uuefh1nXrto8a9X6HDh2n&#10;TZvBnx1bEdoBtY2P3zJ37v/h9/b5519On/4V/p0xYw5+86dPX65zCaY1Udeu3SDT3bvTS0tvqE9H&#10;hx2G2rMng/2LjrydXQc/v5DLl3/CC9QK8oX3Fy92PXQoT+daeD5NQ5LVGbY5NoAhVFdXnz9/3pBH&#10;O/CXLCoqwpbA8Fkso0caw6vhwHPPETuWrQ6zGzqSX3+9kJXZuHFns2bN2W8Y0reza+/j88cCp0z5&#10;YsKEycwCUAZ6c2w6dPzPf37NXtd57AWFi4qutW37p+TkrJycsy1atDxzpkTd6eqBt1DPzMzjnCj1&#10;rVfnXPCd6srf5Ww61tuunR3Lmic7tiKIlb3G6qA8bA7Zv1DtCy/8OTIyrs4lmNZEu3aldev2CuoP&#10;mWKu8PBV3FsffPARt0FauXItBA1ZZ2WdQuHjxws0lqOxFv5Ps85k9dXWNvvpBDm94cAz3gs7NAEF&#10;cMHcrVCEtm//In7zeI1d+LFjx7Py2KOHLL78cjb6dEuWuKEDOHLkmNdft2cWUPcFenMfffSJ4U4v&#10;U50XnTVrPhb74Yf/i3/VnY5aLVzoOGzYCPTle/Xq3aRJE3SxOVHqW6/OuaB1pKB+Rc3o0R8wLfJk&#10;p70ibPYWLFjC/YtVYLfAqCUY3kRMrHv3KrG3hIVgFfPmfcemr1+fANGzTvc774z64ouZTNavvfb6&#10;Sy+9PH/+os2bd3EH4jXWYvinqTNZ/U63xePpBDm94SCX+/P4VOc50osXy1q2bLV27db8/HLsj69a&#10;tYlNx26+6srZRSKRFxdyeTCzgPrPHj1QbktgoNN37DiALnOXLl3j4r7XcPqbbw4YM2Ys9hhSU48o&#10;lbnYb+CqxLNenXPhNVI4cuQcNwvX1eXJTntFgwYNhQq5f/v0ecPd3deoJRjeRBqBLR9yYVtcuP7l&#10;l7v7+YVkZ5/BRmv//oOsTEHBv7BhHjfuY+z9oADe1V6L4Z+mzmTJ6eqkpWV4e0tVz34J9PHxTUlJ&#10;t7W7Js3i9Lt372ZnZwcHh0ilcrlcsXXr9oKCQlvLvOEhkxntdMSnn04aP35CQEA4ds+5jt65c6VN&#10;mzaNjl6vXZ5HWHihcdJVp9MRr7zS086uA7MV5/S8vMfXfh08eJKVYYf763S6vrkKC39s1qxZdPQ6&#10;Nr209EaXLi8xp/NkZ6DmjFqC4U2kEfhQoG9Ym/0rFvvY2/fFkvv1+5t2YRTr2bMXxK29FsM/TXK6&#10;OjU1NV5ePugq+foq2ENXxGLPbdv2qTcC/hWJPPEu96SRgIBAWM+K1RbS6ZWVlbGxq729ZXJ5YGJi&#10;anHxTyztrKy8Vas2enj4urv7REZGV1T8KOBKCQ5+p6Mzm5l5nAtOgtipb9GiJWSh0X/87LNp6Pdx&#10;5/3Q/8XePb+w0K8cOPCtU6eK4BfuaLJOp2PjwW0/OKdfulSJbim6omWqpy6MHDkGRqvT6TxzffHF&#10;zG7dXsFX8dixi6jbs88+yx2S1ped4ZozfAkGNlFJyc9oCtUP5/ETqTIyjvXq1XvAgMFcgTNnSvBJ&#10;tW7dGq5nU44ePb9hw46rV6uYuJEsuyxdey0GfprkdI7q6moHB2d8o/SlzxOJiUlKpdJaNRfG6dig&#10;icUeoaFReXlF/NmiQHBwJLzPdl6kUt/ffvtNkDoQ/MdeNM6RQnDsLXRgO3bshCkal0Kjnzt16j/Q&#10;1X3hhT+jMP5iH59fWNjxhxQgHfVzmzqdrh7qx16k0sDmzVt06NCxTZs2Eokc6zXk2Iu+uWC0SZOm&#10;YSIqv2DB4nHjPv7mm2/5szNcc4YvwcAmwl7LmDFjW7VqhT41KzBixGj1Y0dlqnMebdv+iXsmX2rq&#10;kfbtX0TunTt3ge6RIHvknvZaDPw0yekMCH3RIifThM7CwcH15s1qq1ReAKdD6I6OLqblD8VD6/Wv&#10;A1Frnmdi5OdXQBzoD2pcXWe+uHixLC3tqLFfpzrnQv27du3GuvMCZid4+6C3DiOjk64zl2HDRnz1&#10;1VyNibm5+agD+ukWrq1t3nNUfyA0k3voak1djq2CVbReX6cjf2dn1/rkv3dvxpo16wRJppFD46dr&#10;RHJyVmBgBFy/e3c69gbatbOD+q1eK9MCHXZ//zB0tG1nbJwG6fT6C40LpvWqKktrvV5Ox+/D1dWt&#10;oEDz1gljIzx81eHDR4RKqdFC4zJqBHq7I0eOefnl7j17vvrJJ59lZZ2yepVMDnv7fj16/FX97lmr&#10;R8NzOoTu5CSM0FlYReumOz0pKVku9y8tvS5I8iKR5w8/lAuYWCOEnE5hyWhgTs/MzHR2FgkodBb/&#10;1frNumsgEKY4/d69ewEBgZs3JwqYeUnJz46ONPZLvVAoyOkUlouG5HQPD8muXclmaiim9Rs3LKR1&#10;U5yO/HNzLwqe+bZt+9LTrXYBUAOAjqdTWDIazHUv6KEnJppL6Cyg9SVLXCzjN6OdXllZGRkZY6bM&#10;3dyWmiPJRoI5rnuhoNAXDcbpkyZNtUyLbdiwY/LkKeZOx2inx8fHnzlTbKacExOTsM00Q5qNAp7r&#10;0ykoBI8G4/Q5c+Zp3B1qjkBX/dtvHZcu9TZ3OkY73ddXZtbMZTJr3lb7VEPnSCksFsuWRcTExFr7&#10;Ky8MXl7yxYtNvMPGwGBCx19vbz9zp2Oc0ysrKyMios36XbHNB9c+FQQFBUkkUrN+NSn0RWHhjzk5&#10;ZxMTU2Ni1vv5hUgkMvXAFEzHuyjD3QX6VAd2Cq39fRcMOJ1zrjnaSn3hNuf0uLi4U6fquPufvitW&#10;pLq6Ribz8/VV8IePjx++W/7+oatXb9QnGk5SsbHrURLfe29vOWZkIZVqLlMm88dnx4INZoRQKAKx&#10;kUYEBAQGBi7z9388MTQ0fP3675OTlSdOXLx8+Vp5ue71asgRFUCwtbM1qq9LoQhgYy0FBS2Pj9+0&#10;Z0/akSMC27OoqPL48QtJScp16zYjBTa4BZJCaogVK1YkJCTk5ORcuXJF41kx9+8/rKqqKSgozsg4&#10;tGHDluDgcKn0cfuz0J/R703HNaZ6sJKYBYsKDAyLi9uIlPV9jkePnsO7aBY0DvukuCXoDO6jZOti&#10;1UCmCIBk8W+DOfACPD3lGuYVMLZt26e+E2BzTpdIvMx9jzi+o2ZKldAA6oGAoCHIKDJyheq3yn7A&#10;j8eWw5Tt27frlJSA642KioIdmBmZ+rHerVu3Z2VlX75cYsJ61RcOz2KB0D2TPnOTuqH0BasMF/gX&#10;lURV9Vnbuuj/HB/X3GarbTswpwuudSwHNtc4Um9zTi8qKgoJiTSf0IuLfwoMDDZTqgRBENpg/49f&#10;xKYJXefmAftk5k7HhGdMR2dlmWvEiZ07U5TKQ+bIkyAIQifwrIaINA6YmBD6ZpdKFeZOx2inP3jw&#10;wNXV3UxO9/Hxv337F3PkSRAEoRNfX4XhHW1DApsEfT19rMvc6ZhyH2lUVGyd46SbFq6uHvQ0JIIg&#10;LIm+m/UgdBcXd3aK3s1N8wlHOlWOYqywvjIymdmvATHF6WVlFcHBZhkfDo2SkpIueJIEQRD6MPDG&#10;Dk7ZOsMQ6ZdZ5Lo+E8dlFIu9zOH00tIbYjEND0AQhOWw5M16cnmAudMx0emRkTHmOPwSHh5VVFQk&#10;bIYEQRA8WHKgJNvtp5vj8MuxY2djYxvI3cYEQTwt6DxHaqaw0ePpDHd3bwFTLS39t0gkfvDggYC5&#10;EQRB1In2tYyN1OnR0asEPPyiGlOwTMDECIIgDEH9niNzh41ey8iorKwMC4sSJM/Nm3cmJSULmBVB&#10;EISBeHqad6zZp8bptY8Pv0jqPzZCbu5FhcLs54IJgiB0wo33YoGwxftI1ampqXF2di0oMF3rqkc6&#10;Od+7d0+ofAiCIIyCnP4E0LqLC7ReYbLQq6urBcmEIAjCBCx5PN0Wx/DSBlqXSLz8/JYlJqYWF/9k&#10;uNAdHV0wb/0rQBAEYTLk9Cd49N/xWe7evXv48OHAwGB3d++YmHWXL/PJvbCwAr17EjpBEFbHksde&#10;bG78dG2kUqm2mi9cyMfmSCKRHTx4Uj0f9OJ3704NCAjy8vImoRMEYXUePnwIU1nM6TZ9PP3hw0dJ&#10;SakLFy5xcHCpqrqpXeDWrV/i4zcuXerNnjrm7S1ftiw4OzsbPXq8q1QqvbywRVBgw6V6XJYsMzPT&#10;5MoQBEGYQFFRcWzsBos53XbvOYLNHR1FbBwyNiKl6uGK8ujoVZWVlTwz4t24uDgvL5+EhCT1VMvL&#10;q3fvPuDu7kHjvRAEYTG2bUs4fPi0xZxuc+O9lJf/a+XKWJFIom9Uyby8opCQKInEW6nM1JhX1TH3&#10;iYiIPnOmWF/CpaU3QkMjV66MpkECCIKwAP7+AVevVlnM6Ra4F8dQp6ekpEPlQUGRBo4HsGNHkljs&#10;np6uZPM6O4sNf8RfVlaeWOzp5xeg82A9QRCEUPj7B5pp5HDtwIqio2PMnVEdTg8MXIadhaVLvUx7&#10;6Cp7rJ/JD2wtLKxwcnKtriatEwRhLjIylDt3JpnmKKNkaJkH/tThdGEHXzQh8vPLHRxcLNAQBEE0&#10;Wjw8JGbVOjzm7OxmmVz4nH7gQJrJXWxht29KpdIyzUEQROMEknFyEpWW3hDcYIWFFc7Olrsdh8/p&#10;jo5uVhc6C5GIHmhHEIR5uXTpUkhIhLDuKiiocHV1s+R5Qb1OT0mxiU46i4SEJO0LaQiCIIQlJibm&#10;2LGzQokrP7/cycnSN8zrdbqzs9jqKlcP6qoTBGFuHjx4IJFIdu1KFqInut/NTWz5K/d0Oz0zMxMV&#10;srrHNRqIjqoTBGEBlMpMR0fX+jwcwslJlJFhHV/pdrqXl5Uvd9EZrq5iC7cOQRCNk+rqmiVLnE3T&#10;+o4dSVbsgOpwemVlZWRkjNUNrh2qrnqmxZuIIIjGCLQulcqlUoVqREIfmFqfmrZt2ycWe7GBrXx9&#10;FUFBwVastg6nr14dd+qUYA+PFjYkEi+LNxFBEMTjI9JSqUyhCFDd4q5AyGT+cjley2zqsLAOpy9d&#10;KrG6u/VFeHg0/xhhBEEQjRlNp2ODY2tnR9UjL69o1arVVmkpgiAI2+cJp9fU1Li6iqwubv7w9va1&#10;VmMRBEHYOE84XSQSnTlTaHVr84evr9kfFEIQBPGUotlP9/Cw0LCTJodIJKEBeAmCIHSieTzdzy/A&#10;6tbmj5MnC7A/YZXGIgiCsHGecHpVVdXixUts+RypavwEF+qnEwRB6ETHtYxpaRkODrYyIqOG0B0c&#10;SOgEQRB60T02ALRua7116qETBEHUid5xGZcu9bAdraueEmLpISsJgiCeOvieiYHe+uLFLvUZnEy4&#10;HjoJnSAIom7qeB7p9etV333naEWt0yEXgiAIw6nD6bUqraO3bi2hOzqS0AmCIAylbqfXPnnK9Pjx&#10;/D170qKj13p7+6ni8fCScnnQunXbMzJyi4quqUs5N/diYmJqVNQaiUTm6fk48EIm4yu8cuUaLFAq&#10;9XNxEdMhF4IgCKMwyOkgKCgoMHAZ2LJlS05OTllZmfq7d+7cOX/+wu7de0NDl8vl/jCyTKbAi/Xr&#10;Nx08mFVaevXRoz8K3779/6dPn9+5c09wcJivrwJbBan098JZWdnckqVSKQmdIAjCKAx1uuV5pL4d&#10;IAiCIAzAdp1OEARBGAs5nSAIouFATicIgmg4kNMJgiAaDv8BFXO7pLxJEWIAAAAASUVORK5CYIIB&#10;AA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adgAAFtDb250ZW50X1R5cGVzXS54bWxQSwECFAAKAAAAAACHTuJAAAAAAAAAAAAAAAAA&#10;BgAAAAAAAAAAABAAAAA21gAAX3JlbHMvUEsBAhQAFAAAAAgAh07iQIoUZjzRAAAAlAEAAAsAAAAA&#10;AAAAAQAgAAAAWtYAAF9yZWxzLy5yZWxzUEsBAhQACgAAAAAAh07iQAAAAAAAAAAAAAAAAAQAAAAA&#10;AAAAAAAQAAAAAAAAAGRycy9QSwECFAAKAAAAAACHTuJAAAAAAAAAAAAAAAAACgAAAAAAAAAAABAA&#10;AABU1wAAZHJzL19yZWxzL1BLAQIUABQAAAAIAIdO4kCqJg6+tgAAACEBAAAZAAAAAAAAAAEAIAAA&#10;AHzXAABkcnMvX3JlbHMvZTJvRG9jLnhtbC5yZWxzUEsBAhQAFAAAAAgAh07iQGuAIjHWAAAACAEA&#10;AA8AAAAAAAAAAQAgAAAAIgAAAGRycy9kb3ducmV2LnhtbFBLAQIUABQAAAAIAIdO4kBN1Vs+HwIA&#10;ABEFAAAOAAAAAAAAAAEAIAAAACUBAABkcnMvZTJvRG9jLnhtbFBLAQIUAAoAAAAAAIdO4kAAAAAA&#10;AAAAAAAAAAAKAAAAAAAAAAAAEAAAAHADAABkcnMvbWVkaWEvUEsBAhQAFAAAAAgAh07iQOphOfRs&#10;0gAAYtIAABQAAAAAAAAAAQAgAAAAmAMAAGRycy9tZWRpYS9pbWFnZTEucG5nUEsFBgAAAAAKAAoA&#10;UgIAAJ7ZAAAAAA==&#10;" path="m0,0l7081960,0,7081960,10336846,0,10336846,0,0xe">
                <v:fill type="frame" on="t" focussize="0,0" recolor="t" rotate="t" r:id="rId14"/>
                <v:stroke on="f"/>
                <v:imagedata o:title=""/>
                <o:lock v:ext="edit" aspectratio="f"/>
              </v:shape>
            </w:pict>
          </mc:Fallback>
        </mc:AlternateContent>
      </w:r>
    </w:p>
    <w:p w14:paraId="1C264ACD">
      <w:pPr>
        <w:spacing w:after="0" w:line="240" w:lineRule="auto"/>
        <w:jc w:val="center"/>
        <w:rPr>
          <w:rFonts w:ascii="Times New Roman" w:hAnsi="Times New Roman" w:eastAsia="Times New Roman" w:cs="Times New Roman"/>
          <w:b/>
          <w:bCs/>
          <w:kern w:val="0"/>
          <w:sz w:val="32"/>
          <w:szCs w:val="32"/>
          <w:lang w:eastAsia="en-IN"/>
          <w14:ligatures w14:val="none"/>
        </w:rPr>
      </w:pPr>
    </w:p>
    <w:p w14:paraId="041060FC">
      <w:pPr>
        <w:spacing w:after="0" w:line="240" w:lineRule="auto"/>
        <w:jc w:val="center"/>
        <w:rPr>
          <w:rFonts w:ascii="Times New Roman" w:hAnsi="Times New Roman" w:eastAsia="Times New Roman" w:cs="Times New Roman"/>
          <w:b/>
          <w:bCs/>
          <w:kern w:val="0"/>
          <w:sz w:val="32"/>
          <w:szCs w:val="32"/>
          <w:lang w:eastAsia="en-IN"/>
          <w14:ligatures w14:val="none"/>
        </w:rPr>
      </w:pPr>
    </w:p>
    <w:p w14:paraId="0365541B">
      <w:pPr>
        <w:spacing w:after="0" w:line="240" w:lineRule="auto"/>
        <w:jc w:val="center"/>
        <w:rPr>
          <w:rFonts w:ascii="Times New Roman" w:hAnsi="Times New Roman" w:eastAsia="Times New Roman" w:cs="Times New Roman"/>
          <w:b/>
          <w:bCs/>
          <w:kern w:val="0"/>
          <w:sz w:val="32"/>
          <w:szCs w:val="32"/>
          <w:lang w:eastAsia="en-IN"/>
          <w14:ligatures w14:val="none"/>
        </w:rPr>
      </w:pPr>
    </w:p>
    <w:p w14:paraId="615837E5">
      <w:pPr>
        <w:spacing w:after="0" w:line="240" w:lineRule="auto"/>
        <w:jc w:val="center"/>
        <w:rPr>
          <w:rFonts w:ascii="Times New Roman" w:hAnsi="Times New Roman" w:eastAsia="Times New Roman" w:cs="Times New Roman"/>
          <w:b/>
          <w:bCs/>
          <w:kern w:val="0"/>
          <w:sz w:val="32"/>
          <w:szCs w:val="32"/>
          <w:lang w:eastAsia="en-IN"/>
          <w14:ligatures w14:val="none"/>
        </w:rPr>
      </w:pPr>
    </w:p>
    <w:p w14:paraId="10652CDA">
      <w:pPr>
        <w:spacing w:after="0" w:line="240" w:lineRule="auto"/>
        <w:jc w:val="center"/>
        <w:rPr>
          <w:rFonts w:ascii="Times New Roman" w:hAnsi="Times New Roman" w:eastAsia="Times New Roman" w:cs="Times New Roman"/>
          <w:b/>
          <w:bCs/>
          <w:kern w:val="0"/>
          <w:sz w:val="32"/>
          <w:szCs w:val="32"/>
          <w:lang w:eastAsia="en-IN"/>
          <w14:ligatures w14:val="none"/>
        </w:rPr>
      </w:pPr>
    </w:p>
    <w:p w14:paraId="147666D0">
      <w:pPr>
        <w:spacing w:after="0" w:line="240" w:lineRule="auto"/>
        <w:jc w:val="center"/>
        <w:rPr>
          <w:rFonts w:ascii="Times New Roman" w:hAnsi="Times New Roman" w:eastAsia="Times New Roman" w:cs="Times New Roman"/>
          <w:b/>
          <w:bCs/>
          <w:kern w:val="0"/>
          <w:sz w:val="32"/>
          <w:szCs w:val="32"/>
          <w:lang w:eastAsia="en-IN"/>
          <w14:ligatures w14:val="none"/>
        </w:rPr>
      </w:pPr>
    </w:p>
    <w:p w14:paraId="1D52F535">
      <w:pPr>
        <w:spacing w:after="0" w:line="240" w:lineRule="auto"/>
        <w:jc w:val="center"/>
        <w:rPr>
          <w:rFonts w:ascii="Times New Roman" w:hAnsi="Times New Roman" w:eastAsia="Times New Roman" w:cs="Times New Roman"/>
          <w:b/>
          <w:bCs/>
          <w:kern w:val="0"/>
          <w:sz w:val="32"/>
          <w:szCs w:val="32"/>
          <w:lang w:eastAsia="en-IN"/>
          <w14:ligatures w14:val="none"/>
        </w:rPr>
      </w:pPr>
    </w:p>
    <w:p w14:paraId="1295BC36">
      <w:pPr>
        <w:spacing w:after="0" w:line="240" w:lineRule="auto"/>
        <w:jc w:val="center"/>
        <w:rPr>
          <w:rFonts w:ascii="Times New Roman" w:hAnsi="Times New Roman" w:eastAsia="Times New Roman" w:cs="Times New Roman"/>
          <w:b/>
          <w:bCs/>
          <w:kern w:val="0"/>
          <w:sz w:val="32"/>
          <w:szCs w:val="32"/>
          <w:lang w:eastAsia="en-IN"/>
          <w14:ligatures w14:val="none"/>
        </w:rPr>
      </w:pPr>
    </w:p>
    <w:p w14:paraId="156221D0">
      <w:pPr>
        <w:spacing w:after="0" w:line="240" w:lineRule="auto"/>
        <w:jc w:val="center"/>
        <w:rPr>
          <w:rFonts w:ascii="Times New Roman" w:hAnsi="Times New Roman" w:eastAsia="Times New Roman" w:cs="Times New Roman"/>
          <w:b/>
          <w:bCs/>
          <w:kern w:val="0"/>
          <w:sz w:val="32"/>
          <w:szCs w:val="32"/>
          <w:lang w:eastAsia="en-IN"/>
          <w14:ligatures w14:val="none"/>
        </w:rPr>
      </w:pPr>
    </w:p>
    <w:p w14:paraId="70B7D2E5">
      <w:pPr>
        <w:spacing w:after="0" w:line="240" w:lineRule="auto"/>
        <w:jc w:val="center"/>
        <w:rPr>
          <w:rFonts w:ascii="Times New Roman" w:hAnsi="Times New Roman" w:eastAsia="Times New Roman" w:cs="Times New Roman"/>
          <w:b/>
          <w:bCs/>
          <w:kern w:val="0"/>
          <w:sz w:val="32"/>
          <w:szCs w:val="32"/>
          <w:lang w:eastAsia="en-IN"/>
          <w14:ligatures w14:val="none"/>
        </w:rPr>
      </w:pPr>
    </w:p>
    <w:p w14:paraId="57228D15">
      <w:pPr>
        <w:spacing w:after="0" w:line="240" w:lineRule="auto"/>
        <w:jc w:val="center"/>
        <w:rPr>
          <w:rFonts w:ascii="Times New Roman" w:hAnsi="Times New Roman" w:eastAsia="Times New Roman" w:cs="Times New Roman"/>
          <w:b/>
          <w:bCs/>
          <w:kern w:val="0"/>
          <w:sz w:val="32"/>
          <w:szCs w:val="32"/>
          <w:lang w:eastAsia="en-IN"/>
          <w14:ligatures w14:val="none"/>
        </w:rPr>
      </w:pPr>
    </w:p>
    <w:p w14:paraId="638B3C10">
      <w:pPr>
        <w:spacing w:after="0" w:line="240" w:lineRule="auto"/>
        <w:jc w:val="center"/>
        <w:rPr>
          <w:rFonts w:ascii="Times New Roman" w:hAnsi="Times New Roman" w:eastAsia="Times New Roman" w:cs="Times New Roman"/>
          <w:b/>
          <w:bCs/>
          <w:kern w:val="0"/>
          <w:sz w:val="32"/>
          <w:szCs w:val="32"/>
          <w:lang w:eastAsia="en-IN"/>
          <w14:ligatures w14:val="none"/>
        </w:rPr>
      </w:pPr>
    </w:p>
    <w:p w14:paraId="6F8C1F0E">
      <w:pPr>
        <w:spacing w:after="0" w:line="240" w:lineRule="auto"/>
        <w:jc w:val="center"/>
        <w:rPr>
          <w:rFonts w:ascii="Times New Roman" w:hAnsi="Times New Roman" w:eastAsia="Times New Roman" w:cs="Times New Roman"/>
          <w:b/>
          <w:bCs/>
          <w:kern w:val="0"/>
          <w:sz w:val="32"/>
          <w:szCs w:val="32"/>
          <w:lang w:eastAsia="en-IN"/>
          <w14:ligatures w14:val="none"/>
        </w:rPr>
      </w:pPr>
    </w:p>
    <w:p w14:paraId="6D9055D8">
      <w:pPr>
        <w:spacing w:after="0" w:line="240" w:lineRule="auto"/>
        <w:jc w:val="center"/>
        <w:rPr>
          <w:rFonts w:ascii="Times New Roman" w:hAnsi="Times New Roman" w:eastAsia="Times New Roman" w:cs="Times New Roman"/>
          <w:b/>
          <w:bCs/>
          <w:kern w:val="0"/>
          <w:sz w:val="32"/>
          <w:szCs w:val="32"/>
          <w:lang w:eastAsia="en-IN"/>
          <w14:ligatures w14:val="none"/>
        </w:rPr>
      </w:pPr>
    </w:p>
    <w:p w14:paraId="553A1FC0">
      <w:pPr>
        <w:spacing w:after="0" w:line="240" w:lineRule="auto"/>
        <w:jc w:val="center"/>
        <w:rPr>
          <w:rFonts w:ascii="Times New Roman" w:hAnsi="Times New Roman" w:eastAsia="Times New Roman" w:cs="Times New Roman"/>
          <w:b/>
          <w:bCs/>
          <w:kern w:val="0"/>
          <w:sz w:val="32"/>
          <w:szCs w:val="32"/>
          <w:lang w:eastAsia="en-IN"/>
          <w14:ligatures w14:val="none"/>
        </w:rPr>
      </w:pPr>
    </w:p>
    <w:p w14:paraId="31E0F253">
      <w:pPr>
        <w:spacing w:after="0" w:line="240" w:lineRule="auto"/>
        <w:jc w:val="center"/>
        <w:rPr>
          <w:rFonts w:ascii="Times New Roman" w:hAnsi="Times New Roman" w:eastAsia="Times New Roman" w:cs="Times New Roman"/>
          <w:b/>
          <w:bCs/>
          <w:kern w:val="0"/>
          <w:sz w:val="32"/>
          <w:szCs w:val="32"/>
          <w:lang w:eastAsia="en-IN"/>
          <w14:ligatures w14:val="none"/>
        </w:rPr>
      </w:pPr>
    </w:p>
    <w:p w14:paraId="1DBD315F">
      <w:pPr>
        <w:spacing w:after="0" w:line="240" w:lineRule="auto"/>
        <w:jc w:val="center"/>
        <w:rPr>
          <w:rFonts w:ascii="Times New Roman" w:hAnsi="Times New Roman" w:eastAsia="Times New Roman" w:cs="Times New Roman"/>
          <w:b/>
          <w:bCs/>
          <w:kern w:val="0"/>
          <w:sz w:val="32"/>
          <w:szCs w:val="32"/>
          <w:lang w:eastAsia="en-IN"/>
          <w14:ligatures w14:val="none"/>
        </w:rPr>
      </w:pPr>
    </w:p>
    <w:p w14:paraId="7E1BCD78">
      <w:pPr>
        <w:spacing w:after="0" w:line="240" w:lineRule="auto"/>
        <w:jc w:val="center"/>
        <w:rPr>
          <w:rFonts w:ascii="Times New Roman" w:hAnsi="Times New Roman" w:eastAsia="Times New Roman" w:cs="Times New Roman"/>
          <w:b/>
          <w:bCs/>
          <w:kern w:val="0"/>
          <w:sz w:val="32"/>
          <w:szCs w:val="32"/>
          <w:lang w:eastAsia="en-IN"/>
          <w14:ligatures w14:val="none"/>
        </w:rPr>
      </w:pPr>
    </w:p>
    <w:p w14:paraId="0BA66B22">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Class diagram</w:t>
      </w:r>
      <w:r>
        <w:rPr>
          <w:rFonts w:ascii="Times New Roman" w:hAnsi="Times New Roman" w:eastAsia="Times New Roman" w:cs="Times New Roman"/>
          <w:b/>
          <w:bCs/>
          <w:kern w:val="0"/>
          <w:sz w:val="32"/>
          <w:szCs w:val="32"/>
          <w:lang w:eastAsia="en-IN"/>
          <w14:ligatures w14:val="none"/>
        </w:rPr>
        <w:cr/>
      </w:r>
    </w:p>
    <w:p w14:paraId="0A68B89E">
      <w:pPr>
        <w:spacing w:after="0" w:line="240" w:lineRule="auto"/>
        <w:jc w:val="center"/>
        <w:rPr>
          <w:rFonts w:ascii="Times New Roman" w:hAnsi="Times New Roman" w:eastAsia="Times New Roman" w:cs="Times New Roman"/>
          <w:b/>
          <w:bCs/>
          <w:kern w:val="0"/>
          <w:sz w:val="32"/>
          <w:szCs w:val="32"/>
          <w:lang w:eastAsia="en-IN"/>
          <w14:ligatures w14:val="none"/>
        </w:rPr>
      </w:pPr>
    </w:p>
    <w:p w14:paraId="6E7F40E4">
      <w:pPr>
        <w:spacing w:after="0" w:line="240" w:lineRule="auto"/>
        <w:jc w:val="center"/>
        <w:rPr>
          <w:rFonts w:ascii="Times New Roman" w:hAnsi="Times New Roman" w:eastAsia="Times New Roman" w:cs="Times New Roman"/>
          <w:b/>
          <w:bCs/>
          <w:kern w:val="0"/>
          <w:sz w:val="32"/>
          <w:szCs w:val="32"/>
          <w:lang w:eastAsia="en-IN"/>
          <w14:ligatures w14:val="none"/>
        </w:rPr>
      </w:pPr>
    </w:p>
    <w:p w14:paraId="22E94D36">
      <w:pPr>
        <w:spacing w:after="0" w:line="240" w:lineRule="auto"/>
        <w:jc w:val="center"/>
        <w:rPr>
          <w:rFonts w:ascii="Times New Roman" w:hAnsi="Times New Roman" w:eastAsia="Times New Roman" w:cs="Times New Roman"/>
          <w:b/>
          <w:bCs/>
          <w:kern w:val="0"/>
          <w:sz w:val="32"/>
          <w:szCs w:val="32"/>
          <w:lang w:eastAsia="en-IN"/>
          <w14:ligatures w14:val="none"/>
        </w:rPr>
      </w:pPr>
    </w:p>
    <w:p w14:paraId="6B43D71F">
      <w:pPr>
        <w:spacing w:after="0" w:line="240" w:lineRule="auto"/>
        <w:jc w:val="center"/>
        <w:rPr>
          <w:rFonts w:ascii="Times New Roman" w:hAnsi="Times New Roman" w:eastAsia="Times New Roman" w:cs="Times New Roman"/>
          <w:b/>
          <w:bCs/>
          <w:kern w:val="0"/>
          <w:sz w:val="32"/>
          <w:szCs w:val="32"/>
          <w:lang w:eastAsia="en-IN"/>
          <w14:ligatures w14:val="none"/>
        </w:rPr>
      </w:pPr>
    </w:p>
    <w:p w14:paraId="24A0BD8B">
      <w:pPr>
        <w:spacing w:after="0" w:line="240" w:lineRule="auto"/>
        <w:jc w:val="center"/>
        <w:rPr>
          <w:rFonts w:ascii="Times New Roman" w:hAnsi="Times New Roman" w:eastAsia="Times New Roman" w:cs="Times New Roman"/>
          <w:b/>
          <w:bCs/>
          <w:kern w:val="0"/>
          <w:sz w:val="32"/>
          <w:szCs w:val="32"/>
          <w:lang w:eastAsia="en-IN"/>
          <w14:ligatures w14:val="none"/>
        </w:rPr>
      </w:pPr>
    </w:p>
    <w:p w14:paraId="45944BF2">
      <w:pPr>
        <w:spacing w:after="0" w:line="240" w:lineRule="auto"/>
        <w:jc w:val="center"/>
        <w:rPr>
          <w:rFonts w:ascii="Times New Roman" w:hAnsi="Times New Roman" w:eastAsia="Times New Roman" w:cs="Times New Roman"/>
          <w:b/>
          <w:bCs/>
          <w:kern w:val="0"/>
          <w:sz w:val="32"/>
          <w:szCs w:val="32"/>
          <w:lang w:eastAsia="en-IN"/>
          <w14:ligatures w14:val="none"/>
        </w:rPr>
      </w:pPr>
    </w:p>
    <w:p w14:paraId="65326392">
      <w:pPr>
        <w:spacing w:after="0" w:line="240" w:lineRule="auto"/>
        <w:jc w:val="center"/>
        <w:rPr>
          <w:rFonts w:ascii="Times New Roman" w:hAnsi="Times New Roman" w:eastAsia="Times New Roman" w:cs="Times New Roman"/>
          <w:b/>
          <w:bCs/>
          <w:kern w:val="0"/>
          <w:sz w:val="32"/>
          <w:szCs w:val="32"/>
          <w:lang w:eastAsia="en-IN"/>
          <w14:ligatures w14:val="none"/>
        </w:rPr>
      </w:pPr>
    </w:p>
    <w:p w14:paraId="5922BE04">
      <w:pPr>
        <w:spacing w:after="0" w:line="240" w:lineRule="auto"/>
        <w:jc w:val="center"/>
        <w:rPr>
          <w:rFonts w:ascii="Times New Roman" w:hAnsi="Times New Roman" w:eastAsia="Times New Roman" w:cs="Times New Roman"/>
          <w:b/>
          <w:bCs/>
          <w:kern w:val="0"/>
          <w:sz w:val="32"/>
          <w:szCs w:val="32"/>
          <w:lang w:eastAsia="en-IN"/>
          <w14:ligatures w14:val="none"/>
        </w:rPr>
      </w:pPr>
    </w:p>
    <w:p w14:paraId="24E08176">
      <w:pPr>
        <w:spacing w:after="0" w:line="240" w:lineRule="auto"/>
        <w:jc w:val="center"/>
        <w:rPr>
          <w:rFonts w:ascii="Times New Roman" w:hAnsi="Times New Roman" w:eastAsia="Times New Roman" w:cs="Times New Roman"/>
          <w:b/>
          <w:bCs/>
          <w:kern w:val="0"/>
          <w:sz w:val="32"/>
          <w:szCs w:val="32"/>
          <w:lang w:eastAsia="en-IN"/>
          <w14:ligatures w14:val="none"/>
        </w:rPr>
      </w:pPr>
    </w:p>
    <w:p w14:paraId="53D355D2">
      <w:pPr>
        <w:spacing w:after="0" w:line="240" w:lineRule="auto"/>
        <w:jc w:val="center"/>
        <w:rPr>
          <w:rFonts w:ascii="Times New Roman" w:hAnsi="Times New Roman" w:eastAsia="Times New Roman" w:cs="Times New Roman"/>
          <w:b/>
          <w:bCs/>
          <w:kern w:val="0"/>
          <w:sz w:val="32"/>
          <w:szCs w:val="32"/>
          <w:lang w:eastAsia="en-IN"/>
          <w14:ligatures w14:val="none"/>
        </w:rPr>
      </w:pPr>
    </w:p>
    <w:p w14:paraId="6D903DD7">
      <w:pPr>
        <w:spacing w:after="0" w:line="240" w:lineRule="auto"/>
        <w:jc w:val="center"/>
        <w:rPr>
          <w:rFonts w:ascii="Times New Roman" w:hAnsi="Times New Roman" w:eastAsia="Times New Roman" w:cs="Times New Roman"/>
          <w:b/>
          <w:bCs/>
          <w:kern w:val="0"/>
          <w:sz w:val="32"/>
          <w:szCs w:val="32"/>
          <w:lang w:eastAsia="en-IN"/>
          <w14:ligatures w14:val="none"/>
        </w:rPr>
      </w:pPr>
    </w:p>
    <w:p w14:paraId="51A1582A">
      <w:pPr>
        <w:spacing w:after="0" w:line="240" w:lineRule="auto"/>
        <w:jc w:val="center"/>
        <w:rPr>
          <w:rFonts w:ascii="Times New Roman" w:hAnsi="Times New Roman" w:eastAsia="Times New Roman" w:cs="Times New Roman"/>
          <w:b/>
          <w:bCs/>
          <w:kern w:val="0"/>
          <w:sz w:val="32"/>
          <w:szCs w:val="32"/>
          <w:lang w:eastAsia="en-IN"/>
          <w14:ligatures w14:val="none"/>
        </w:rPr>
      </w:pPr>
    </w:p>
    <w:p w14:paraId="5D50E16C">
      <w:pPr>
        <w:spacing w:after="0" w:line="240" w:lineRule="auto"/>
        <w:jc w:val="both"/>
        <w:rPr>
          <w:rFonts w:ascii="Times New Roman" w:hAnsi="Times New Roman" w:eastAsia="Times New Roman" w:cs="Times New Roman"/>
          <w:b/>
          <w:bCs/>
          <w:kern w:val="0"/>
          <w:sz w:val="32"/>
          <w:szCs w:val="32"/>
          <w:lang w:eastAsia="en-IN"/>
          <w14:ligatures w14:val="none"/>
        </w:rPr>
      </w:pPr>
    </w:p>
    <w:p w14:paraId="02E4C8B3">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UseCase Diagram</w:t>
      </w:r>
    </w:p>
    <w:p w14:paraId="1DF4340D">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 xml:space="preserve"> </w:t>
      </w:r>
      <w:r>
        <w:rPr>
          <w:rFonts w:ascii="Times New Roman" w:hAnsi="Times New Roman" w:eastAsia="Times New Roman" w:cs="Times New Roman"/>
          <w:b/>
          <w:bCs/>
          <w:kern w:val="0"/>
          <w:sz w:val="32"/>
          <w:szCs w:val="32"/>
          <w:lang w:eastAsia="en-IN"/>
          <w14:ligatures w14:val="none"/>
        </w:rPr>
        <w:cr/>
      </w:r>
    </w:p>
    <w:p w14:paraId="3C7D92F8">
      <w:pPr>
        <w:spacing w:after="0" w:line="240" w:lineRule="auto"/>
        <w:jc w:val="center"/>
        <w:rPr>
          <w:rFonts w:ascii="Times New Roman" w:hAnsi="Times New Roman" w:eastAsia="Times New Roman" w:cs="Times New Roman"/>
          <w:b/>
          <w:bCs/>
          <w:kern w:val="0"/>
          <w:sz w:val="32"/>
          <w:szCs w:val="32"/>
          <w:lang w:eastAsia="en-IN"/>
          <w14:ligatures w14:val="none"/>
        </w:rPr>
      </w:pPr>
      <w:r>
        <mc:AlternateContent>
          <mc:Choice Requires="wps">
            <w:drawing>
              <wp:anchor distT="0" distB="0" distL="114300" distR="114300" simplePos="0" relativeHeight="251663360" behindDoc="0" locked="0" layoutInCell="1" allowOverlap="1">
                <wp:simplePos x="0" y="0"/>
                <wp:positionH relativeFrom="margin">
                  <wp:posOffset>48895</wp:posOffset>
                </wp:positionH>
                <wp:positionV relativeFrom="paragraph">
                  <wp:posOffset>168910</wp:posOffset>
                </wp:positionV>
                <wp:extent cx="5372100" cy="7162800"/>
                <wp:effectExtent l="0" t="0" r="0" b="0"/>
                <wp:wrapNone/>
                <wp:docPr id="115373714" name="Freeform 8"/>
                <wp:cNvGraphicFramePr/>
                <a:graphic xmlns:a="http://schemas.openxmlformats.org/drawingml/2006/main">
                  <a:graphicData uri="http://schemas.microsoft.com/office/word/2010/wordprocessingShape">
                    <wps:wsp>
                      <wps:cNvSpPr/>
                      <wps:spPr>
                        <a:xfrm>
                          <a:off x="0" y="0"/>
                          <a:ext cx="5372100" cy="7162800"/>
                        </a:xfrm>
                        <a:custGeom>
                          <a:avLst/>
                          <a:gdLst/>
                          <a:ahLst/>
                          <a:cxnLst/>
                          <a:rect l="l" t="t" r="r" b="b"/>
                          <a:pathLst>
                            <a:path w="8482774" h="10287000">
                              <a:moveTo>
                                <a:pt x="0" y="0"/>
                              </a:moveTo>
                              <a:lnTo>
                                <a:pt x="8482774" y="0"/>
                              </a:lnTo>
                              <a:lnTo>
                                <a:pt x="8482774" y="10287000"/>
                              </a:lnTo>
                              <a:lnTo>
                                <a:pt x="0" y="10287000"/>
                              </a:lnTo>
                              <a:lnTo>
                                <a:pt x="0" y="0"/>
                              </a:lnTo>
                              <a:close/>
                            </a:path>
                          </a:pathLst>
                        </a:custGeom>
                        <a:blipFill>
                          <a:blip r:embed="rId15"/>
                          <a:stretch>
                            <a:fillRect/>
                          </a:stretch>
                        </a:blipFill>
                      </wps:spPr>
                      <wps:bodyPr/>
                    </wps:wsp>
                  </a:graphicData>
                </a:graphic>
              </wp:anchor>
            </w:drawing>
          </mc:Choice>
          <mc:Fallback>
            <w:pict>
              <v:shape id="Freeform 8" o:spid="_x0000_s1026" o:spt="100" style="position:absolute;left:0pt;margin-left:3.85pt;margin-top:13.3pt;height:564pt;width:423pt;mso-position-horizontal-relative:margin;z-index:251663360;mso-width-relative:page;mso-height-relative:page;" filled="t" stroked="f" coordsize="8482774,10287000" o:gfxdata="UEsDBAoAAAAAAIdO4kAAAAAAAAAAAAAAAAAEAAAAZHJzL1BLAwQUAAAACACHTuJA/HTlytgAAAAJ&#10;AQAADwAAAGRycy9kb3ducmV2LnhtbE2PwU7DMAyG70i8Q2QkLoilHTSbStMJISEkTjB62S1tvKZa&#10;k1RJ1o63x5zgaP+ffn+udhc7shlDHLyTkK8yYOg6rwfXS2i+Xu+3wGJSTqvRO5TwjRF29fVVpUrt&#10;F/eJ8z71jEpcLJUEk9JUch47g1bFlZ/QUXb0wapEY+i5DmqhcjvydZYJbtXg6IJRE74Y7E77s5Ug&#10;ng9F6t/vZv320ZoQm0Y1y0nK25s8ewKW8JL+YPjVJ3Woyan1Z6cjGyVsNgRKWAsBjOJt8UCLlri8&#10;eBTA64r//6D+AVBLAwQUAAAACACHTuJAvQo3nRkCAAAGBQAADgAAAGRycy9lMm9Eb2MueG1srVTL&#10;btswELwX6D8QvNd6JI0EwXIuhosCRRs06QfQ1MoSwBdI2rL/vkvKkgX3kgK5iEtyObszQ2r9fJaC&#10;nMC6XquaZquUElBcN7061PTP2+5LSYnzTDVMaAU1vYCjz5vPn9aDqSDXnRYNWIIgylWDqWnnvamS&#10;xPEOJHMrbUDhZqutZB6n9pA0lg2ILkWSp+lTMmjbGKs5OIer23GTXhHtewB12/YctpofJSg/oloQ&#10;zCMl1/XG0U3stm2B+19t68ATUVNk6uMXi2C8D99ks2bVwTLT9fzaAntPC3ecJOsVFp2htswzcrT9&#10;P1Cy51Y73foV1zIZiURFkEWW3mnz2jEDkQtK7cwsuvs4WP7z9GJJ3+BNyL4+FA9F9kiJYhKN31mA&#10;YCMpg0qDcRUmv5oXe505DAPlc2tlGJEMOUdlL7OycPaE4yJC51mKonPcK7KnvMQJ4iS34/zo/DfQ&#10;EYqdfjg/WtNMEeumiJ/VFFo0OFgrorWeErTWRmv3o7WG+XAu9BdCMtS0fCzzokCaHZJO87JIsZeQ&#10;IPUJ3nRM9XdMsM/brlDLrBluYo25U8Y0moi3zJwLjyJMidM4HkC9EPQ/UidNJxgutIOxQmAf9Z4V&#10;wT6Xmu9Fb3a9EIF/iD/2QRJbgdwD3jP7vclGb5y34Dl2xaoWC/9GL8de5w1s8dZWEq7geOlCtNfN&#10;Jd7FuI7PI7K7PuXw/pZzjJe/r81fUEsDBAoAAAAAAIdO4kAAAAAAAAAAAAAAAAAKAAAAZHJzL21l&#10;ZGlhL1BLAwQUAAAACACHTuJA9bI48c/FAADFxQAAFAAAAGRycy9tZWRpYS9pbWFnZTEucG5nAMXF&#10;OjqJUE5HDQoaCgAAAA1JSERSAAACRwAAAsMIAgAAAJAAM24AAAAJcEhZcwAACxIAAAsSAdLdfvwA&#10;ACAASURBVHic7J15fEzn/sdR1aIbSq/6tVW1S4g9DaqlaItL7TtFLaUot0IqJLIvsodsCBISErJZ&#10;QyIhCQmySshCNtl3SxCJ36dzbs8dWU5mJjNzZpLv+4+8zpzleb7Pc06e9/nOnKXVa4IgCIJoLrTi&#10;OwCCIAiCkBpkNYIgCKL5QFYjCIIgmg9kNYIgCKL5QFYjCIIgmg9kNYIgCKL5QFYjCOINbt26NXHi&#10;xE8//fRfBKHY4CjFsYojVvgAJqsRBPEGGCZ8fX35joIgRALHKo5Y4TlkNYIg3uCzzz579eoV31EQ&#10;hEjgWMURKzyHrEYQxBv861//4jsEghCDWkcsWY0giDdoyGrJyclRdSgsLJRzeA1FlZqaKjz//v37&#10;zPwHDx7wFZsSUVNTc+PGjRMnTnh4eAQFBRUXF/MdkRiQ1QiC4KIhq02ZMqVVHZydnWUazN69ewcN&#10;GjR9+vSGVmCj6tat24sXL5iZ5eXl7733HjN/8eLFMo1QwWm0A8HDhw9VVVVr7dljx47Jul5pQVYj&#10;CIILbqu1bdt2tBCyvq5k7dq1qLRfv34NrSDsWnYgtrS0ZGe2cKs12oHghx9+wDofffTRmjVr/vjj&#10;j3//+98ffPBBE89XRKlXWpDVCILggttqXbp0qbvIxsZm/vz5u3fvrjXnr7/+Yj6eO3du9uzZQ4YM&#10;UVdX37Fjh/AXXP/5z3+w5v79+318fCZMmABT6urqVlVVYZGmpuZXX32FSt9///35Aq5evVpvVB07&#10;dsTfUaNGvRZ8mda7d292Jmu1Q4cOzZkzBwGoqKiMGzdOS0urpKRElDC4N8Q6hoaGWB9beXp6Ojo6&#10;opytW7eyKzTUdqzD1Ojq6opF33zzjZ+f38uXL1Hv8OHDYZqQkBDhlkrQh6J0IPjwww+xjpmZGTun&#10;srKyoKAAE+bm5tgKpbGLmDlIxTAdGxu7YsUKVKempjZ58mSEwfRMQ/VyNEHc3hCGrEYQBBfcVsM4&#10;dUaIp0+fYtGpU6eYNC4/Px8fMRhBfphjYmKCj0ZGRkzahDP3Tp06YaJv376lpaVMsYMGDcKcTz/9&#10;VPjrL2ZDDH+1vhY7fPhwvVFhYB06dCgmIiMj/f39MYHBHdUJW23ixInw3IABAyCnNm3aYBGGSyiw&#10;0TC4N9y0aROzMprPlsDmKBxtZ8L75JNP2OreeusthM1+7NChQ05OTqPlcAQvSgeCzz//HIvw19jY&#10;GPJ4/vw5uwieZpqWm5uLj1jEKNDa2hoCYyLp0aPH4MGDkd5hOikpqaEdx90EsXqD+4glqxEE8QZi&#10;/a728OHD1wKNde3alRns8BEZAzMU5uXlYSR6++238VFfXx+LMBQyIxeb2DEjMla+cOECpNi/f398&#10;HDNmDBYVFRUtW7YMH5F75Qp49uxZvVHBasioMLF06dJJkyZhAjHUshqEx/7wdv78eSb+mzdvNhoG&#10;x4bZ2dmMzJDMYZ2YmBgMvqzVuNvOhNe+fXsUlZCQ0Lp161aCrwHj4uLCwsKEJSRxH4rSgcDJyYmp&#10;nQEK/+WXX5jrgJDw/d///R9mIh9l9+w777yDNOvatWuYfvfdd5kzG2j++vXrjKXq1vvgwQPuJoje&#10;G40esWQ1giDegNtq7dq1my0E8z0V2LZtG5aOHDkS0xjiMT1r1qzX/6Rx4IcffmC+jGKGs/HjxzMb&#10;MiPy5MmTmY8rV67Ex169ejEfRfxdDVarrKxEgoihEwNiz549q6ura1kNwyUCQ37QvXv3jz/+mIkK&#10;4TUaBseGAQEBzEf2+7GZM2eyAXO3nQnvp59+YjbECI6PS5YsYT4ysmRc0pQ+FPH3rfDw8F9//fWL&#10;L75g3Ya6mEUGBgZMafDWokWLMD1v3jzMh6ugN3xEn3zzzTcbN24MDg5mC6xVb6NNEL036kJWIwiC&#10;Cwl+VwNJSUnMsIXMBufvmEBag/lHjx5l5n/11Vf9hMDoz2zIjMjLly9nPjKjIYZX4Y+iWA3TO3bs&#10;YOpifiIStlpWVtb777+Pj6qqqps3b169ejWz5okTJ7jD4N7wzJkzzMcbN24wG2LEZwPmbjsTHlsj&#10;M8rj5ID5+NZbb+Gjnp5eE/tQ3Ks2UlJS1NXVWwkyP+ZnRSRtzA719/dnuuLixYvMyoGBgd9//z3z&#10;3SODt7d3vTuu0SaI3ht1IasRBMGFZFYDY8eObSX4saSV4EcaZEuvBU+VZIYzHx8fdk3kVRkZGcw0&#10;t9WYX63Yjw1FxVgtMzMTw1+HDh2YaxaErXby5EkmjPT09NdCOVajVuPeEA5gPmpqauJjfn4+84Mi&#10;M5pzt130cbwpfdhoBwJtbe2EhAT2I2NuCIz97XDFihWt/vnd7rPPPmP2LJzHTGA1dA5zb8Avv/xS&#10;745rtAlkNYIgZEWjv6u9JYSWlha7gqurK3vOLnzV3HfffYc5nTp12r59u5GR0cqVKzH0s1fccVvN&#10;zs6OKVBNTW38+PHsIFgrKsZqrwWXM7C/gQlbLTw8nCln1qxZGBzZCysatVqjG86ePZuZg+o+/PBD&#10;4d/VuNsu1jgucR822oFs1X369Jk8eTJz0U2rf75mZLhz5w67Z6FAZiay8x49eqxbt87Y2FhHR4f5&#10;znDPnj0N7TjuJpDVCIKQFWJdLcLkKAxPnz5lLpBr06YN0iZ2PjKnJUuWMBcLgNatW2Oku3TpErOU&#10;22pPnjyZM2cOM2K2+ucSu7pRsVYTptbvalu2bGGuQUCQ1tbWIlqt0Q1LS0sXLlwImXXt2hUj/vz5&#10;87F08ODBjbZdrHFc4j5stAPBn3/+yVyIz4DdN23atKKiIuF1xowZw9TLPqsFu7hXr17CW/3888+o&#10;rqEdx90EshpBELJCRs+BhPMSEhLu3btXUVEhi/JFASN1fHx8ZWWlFDfMyclhfn8CZWVlTDIHzwmv&#10;I622y7QPETzcExcXV15eXncpTl/QrlpPx38tkHqigHq3qossmkBWIwiCC3q6sVhYWlr26NEDeQlM&#10;hq5rJbizKjY2lu+4pIaHh8eKFSuYb1bZ1EqhIKsRBMEFWU0sLl68OHTo0I4dO7Zu3bpr167QW3NS&#10;2ut/vs9E0/bt28d3LPVDViMIgguyGiFMdXW1gr9vj6xGEAQXZDVCuSCrEQTBBVmNUC7IagRBcEFW&#10;I5QLshpBEFyQ1QjlgqxGEAQXZDVCuSCrEQTBBVmNUC7IagRBcEFWI5QLshpBEFyQ1QjlgqxGEAQX&#10;ZDVCuSCrEQTBBVmNUC7IagRBcEFWI5QLshpBEFyQ1QjlgqxGEAQXZDVCuSCrEQTBBVmNUC7IagRB&#10;cEFWI5QLshpBEFyQ1QjlgqxGEAQXZLVGqaioyMzMjI+Pv379ur+//4kTJ2xtbU1NTU2EMBYNdn1T&#10;ASjHw8MDZaJklI9aUBffzVV0yGoEQXBBVnsteAF0RkYG1AJjsYoyEmBoaGhtbX3kyBFvb+/AwMCo&#10;qKjExMS8vLxyaYByUBrKRMkoH7WgLtTIVM2KEFEhNkSIOPnuKv4hqxEEwUULtBpSIljEwcEBzoBC&#10;DAwMoBBXV1fMhGPKysqkYixpgXgQFWJDhIgT0SJmRO7o6Hj58uWsrCy+u1PekNUIguCi2VutpqYm&#10;Li7u2LFjUIK+ABcXl5CQELiNb2E1CcSPVqAtaBEjZjc3t/j4eLSX7y6XLWQ1giC4aJZWe/r0KfIY&#10;c3NzPT09DPpeXl5Id/jWkMxBG9FSxtz79u27cuXKs2fP+N4V0oesRhAEF83JasjJrK2tYTJTU9Og&#10;oKCCggK+RcMbaDt6AP2A3rCxsUHP8L1zpAZZjSAILpqB1aKiojB86+rqenp6Pnr0iG+hKBzoE/QM&#10;+ge9dOvWLb53V1MhqxEEwYXyWq24uNjBwWHPnj2nT59uyWmZ6KCX0Fc6OjqOjo4lJSV870AJIasR&#10;BMGFMlotIyPDwMDAysoqJSWFb1MoJeg3a2tr9GFmZibfO1NsyGoEQXChXFZDhmFkZLR//36xkrP4&#10;+PirAkJCQmJjY5HkNUUJyHUOHz7MsUJpaenVBrh79y7iR4rZxCqkAvoQPWlsbIyA+d6xYkBWIwiC&#10;CyWy2tmzZ5FeSPDL2aJFi9q2bdtZwFtvvdWtW7djx45JLIPx48dv2bKFY4Xc3NwO/9CuXbtWrVqx&#10;H9evXz979uyNGzc2sYq6rF69WldXV6xNGNCf6NVz587xvXtFhaxGEAQXymK1AwcO+Pv7SzBqlwus&#10;NnbsWGY6Pz9/+fLl7777rsTPBxFLOWZmZu+8845Mq2CYMmUKlCluRSwBAQHIIPneySJBViMIggul&#10;sJqTk1NoaKjEQ7aw1QByPuRPd+7cYT7a29tjqYqKyoIFC6Kjo4U3rHeRsHJSU1OXLFni6uraUNV1&#10;raavr49i2Y9eXl4//vjjoEGDvvnmGwsLi0arOHnyJASmqqo6c+ZMtk+wYffu3Xv37j1LwL1798Tr&#10;IAEozdnZme9d3ThkNYIguFB8q92/fx9Wk2CYZhG2WkpKyty5c7/44ouioiJ8NDExad++vZGRkbe3&#10;908//dSlS5f09HRmzYYWscq5desWylm3bl1paWlDVde12tSpU3/99Vdm2sbG5u233962bZuvr+/B&#10;gwdZkzVUBXTYsWNHXV1dPz+/HTt2ILzw8HDMv3r1qpqaGmx3VIDEtze4uLigt/ne4Y1AViMIggvF&#10;t5q5uXlJSYlkwzQDrNZKCDQ5JCQE84uLiz/66CM9PT1mNXz87LPPtm/fzr2IUc6FCxfgOSRe3FVz&#10;WA1a7dSpk5aWVt2t6q0CMXz88cempqbsaosXL54zZw4z3cRvIBngzn379vG9wxuBrEYQBBeKbzXh&#10;cVwyYLURI0bEC7h+/fqqVaugh7t370ZHR0NyERER7JpLly794YcfMMGxCMoZOnToe++9x/HFIwuH&#10;1ZBmoQom2apFvVUgGKy/cuVKZGmamppQ7IQJEwYNGsQslYrVKioqEDDfO7wRyGoEQXCh+FZD9tD0&#10;XE34d7WysrLOnTtDDGFhYfBEbGwsu2jNmjXjxo3DBMciKOfrr7/u0KGDiYlJo1VzWC04OBhV1Pol&#10;j6HeKoKCgrD+5s2bdYRgf4qTitUA5WoEQSg3im+1lJQUFxeXpoitltVKS0s7deq0ZcuWR48etW7d&#10;+vjx4+yiMWPGLF++vFxwvXtDi5ivB8+fP//+++83ejE9h9UyMjLatGlTb8JXbxXp6elYv6F7ElDs&#10;2rVruYNplEOHDqG3+d7hjUBWIwiCC0W2WmJi4okTJ3bu3Dl8+PBevXpJfPc0rIYSogWEhISsWLEC&#10;erhw4QIWzZkzR0VFJTk5GdPOzs4wGVIiZquGFrGXcuDjRx99tGPHDo6qua8WmTt37pdffnnjxo1y&#10;wc9mTEgcVSxYsKBnz57sl5aRkZG+vr7M9Lp160aPHg0n5eTkSPCKuIqKCvSMm5sb3/u8cchqBEFw&#10;oVBWy8/PP3v2LLKTWbNm9e7dG+nRb7/9BqPcvn37yJEjHh4eGHzFHa/L37xaBNkPDIfhm1mUmpqK&#10;NA6S+/DDD5krHtmtGlokfNl9WFjYxx9/vHnz5oaq5rYaMsKff/4ZvuzSpUu7du2Y3+04qsjNzV2y&#10;ZEnbtm2Ra3bo0AF/raysmNViY2PV1dURJ9oYFRUlVv88fvzY09PT3d2d7/0vEmQ1giC44N1qGFIv&#10;Xbqkra2Nobxfv35IpDBSBwcHY7StteadO3cgvKSkJLGGbFFAmUiA6r0vm2ORtHj48CGqYJJCUYAL&#10;sX5CQkITf25kuH//PnoVfcvL3pcAshpBEFzwYrWXL19GRESYmppOnz4dOdm8efNsbGxiYmIafY8z&#10;Njx27JixsXFcXFzTB/QWTnx8vImJCfoTvSqf/S4VyGoEQXAhT6s9ffr0zJkza9euhcl++uknIyOj&#10;a9euPX/+XNxyMAp7eHhgc/wtLCzk2w5KRlFRkaenJ84M0HvK5TMGshpBEFzIwWrlguc8LV++vG/f&#10;vosXLz5x4oS0Xu51//59CwsL6M3Ly0umXxI2A/Lz89FLkBl6TPEfIMIBWY0gCC5kZ7Xi4mI3N7f5&#10;8+dDZitXrsSQWlFRIaO67t69a2dnB71ZWVmFhoYyT8MisAvQG9bW1ugZ9A96SUb9L0/IagRBcCEL&#10;q4WEhKxduxYyW79+vb+//7Nnz6ReRUM8efIkKCjI3Nzc0NAQecmZM2eQl/AtF7mC9vr4+JiYmMBk&#10;+/btQ2+gT+TW/3KArEYQBBdStFpubi5SpVGjRk2aNIl56aW0SpaMV69eJSQkIF+E3owEODs7X7t2&#10;LTs7m2/1SA20BS1ycXFhGgiZob1oNdrOb+fLDrIaQRBcNN1qVVVVFy5cWLZsWf/+/TU1NePi4qQS&#10;mCyAd69cueLg4IDRn1EdUrpDhw6dP3/+9u3bimw7xIYIESeiRcyIHPGjFY6OjmgR2sV318oPshpB&#10;EFw0xWplZWW2trZqamrTp0/39PSsrKyUYmByA8K4efOmj48PYztGeIw5wIEDB44cOXLu3LnAwMBb&#10;t24lJiZmZWVJUVcoDWWiZJQPaaEu1Gj0D0w8pqamiA0RIk5Ey3eH8QxZjSAILiSzWkZGxq5du/r2&#10;7btu3bqEhASpR6U4lJSUZGZmRkZGhoWF+fn5eXh4ID0yFWAiBJM8ccNainUVQGkoEyWjfNSCuqR1&#10;gWhzhaxGEAQX4lotNTV148aNvXr12r59+8OHD2UTFEE0CFmNIAguRLfa/fv3169fj/xs7969+fn5&#10;Mo2KIBqCrEYQBBeiWC07O3vTpk2qqqrMs3TlEBVBNARZjSAILritVlpaqqurO2DAAFNT08ePH8st&#10;KoJoCLIaQRBcNGS1V69eubi4DBo0SFNTs6CgQM5REURDkNUIguCiXqtFRERMmDBh7ty5ycnJ8g+J&#10;IDggqxEEwUWtMaKoqOi3334bMWJEQEAAXyERBAdkNYIguBAeI7y9vVVVVfX09JT0fmqiJUBWIwiC&#10;C2aMyM3NXbp06cSJE2NjY/mOiCC4IKsRBMEFxoiAgAAVFRVLS0tlfIck0dIgqxEE0SBPnz7FGKGh&#10;oRETE8N3LAQhEmQ1giDqJyEhAT7DGNHM3r9FNG/IagRB1IO3t7eKisqZM2dk9y5sgpAFZDWCIN6g&#10;qqpq165dyNKSkpJey+Zd2AQhO8hqBEH8j7KyslmzZi1btox9nCNZjVAuyGoEQfyXzMzMcePG6erq&#10;1tTUsDPJaoRyQVYjCOJvYmJi1NTUDh06VGs+WY1QLshqBEG8Dg0NVVFRuXjxYt1FZDVCuSCrEURL&#10;59KlS1BaZGRkvUvJaoRyQVYjiBaNn5/f4MGDOW6yJqsRygVZjSBaLqdOnVJTU0tMTORYh6xGKBdk&#10;NYJoofj4+EBpqamp3KuR1QjlgqxGEC2R8+fPDx48+N69e42uSVYjlAuyGkG0OK5cuaKqqhofHy/K&#10;ymQ1QrkgqxFEy+LmzZsqKip37twRcX2yGqFckNUIogVx//59ZGkhISGib0JWI5QLshpBtBRycnJG&#10;jBjh7e0t1lZkNUK5IKsRRIugvLz8u+++O3DggLgbktUI5YKsRhDNn1evXs2fP19bW1uCbclqhHJB&#10;ViOI5s9ff/21aNEiuE2CbclqhHJBViOIZs7Ro0e/+eYb9n1p4kJWI5QLshpBNGfCwsIGDx788OFD&#10;iUsgqxHKBVmNIJotBQUFQ4cOvXbtWlMKIasRygVZjSCaJ9XV1XPnzrWxsWliOWQ1QrkgqxFE88TC&#10;wmLFihU1NTVNLIes1hDPnz/PzMxMSUkJCwsLCgryEHDo0CEzMzNTIUzER3hzlIYymcJRC+pCjagX&#10;tfPdAQoKWY0gmiEY+8aMGSPxFSLCtFirZWVl3bhxIyAg4NixY4ycjAUY/cO+ffuOHDkC2QQGBoaG&#10;hiYKePjwYbm0QZlM4agFdaFG1IvamTCM/4HRIaJFzIgc8fPdhfxAViOI5kZBQcHIkSNFfHhxozR7&#10;q2VkZCAHOnjwICstQwGHDx++cOFCZGRkcnKy1EUlOxAtYkbkrq6uaIWw+dBGtBTt5bvLZQtZjSCa&#10;FdXV1fPnz3dycpJWgc3JapWVlTExMW5uboy6DAwM9PX1Dx06dPXq1bS0NL59JHPQRrQUtkbDGeFB&#10;degN9Al6hu+dIzXIagTRrLC0tFy0aFHTf05jUWqrFRcXnzt3zsLCgnGYqanp6dOnExMT+faLAoHe&#10;QJ+gZxjVoa/QYyUlJXzvOskhqxFE8+HGjRtqamqFhYVSLFO5rPby5cvo6GhHR0ckYXp6era2tmFh&#10;Yfn5+Xy7Q2lAX6HH0G/oPfQhehL9iV7le8eKAVmNIJoJlZWVGhoaly9flm6xSmG1u3fv2tvb7927&#10;F9mGt7e3LC7ZaJmgJ9Gf6FVIbv/+/ehnvnd145DVCKKZoKOjs3XrVqkXq7BWe/bsma+vL0yGAdfD&#10;wyMjI4NvBTRz0MPoZz0Bfn5+6H++D4H6IasRRHPg9u3bo0aNqqiokHrJimY1tBFjK2RmamoaHh7O&#10;91DfQkHPo/+xF7AvHj9+zPdB8QZkNYJQel6+fPntt9+K9YZr0VEQq9XU1ERGRhoYGJiYmERHR/M9&#10;qhP/BfsCewT7JSoqiu9j5L+Q1QhC6TE2Nv7zzz9lVDjvVnvx4oWbm5uurq63t3dxcTHfwzhRD9gv&#10;2DvYR+7u7rxfWkJWIwjlJiEhYfjw4eXSeIxIvfBotefPnx89elRHRwd5AN/jNiES2FNwG85CcC7C&#10;12FDViMIJaaqqmrSpEn+/v6yq4Ivq4WFhWlpacXExPA9UBNig72GfRceHs7LkUNWIwglxtraetmy&#10;ZTKtQv5Wq6ioMDEx8fT05Bg3IyIi7t69W3d+SEhIamqqkZGRg4OD1Afr+Pj4q29y48YNqdciYgyw&#10;PnqgrKxMFrUId6DEnYk9iP345MkTOR8/ZDWCUFays7MHDhyIvzKtRc5WKyws1NTUTE9P5x4xFy1a&#10;pKqqWmvmhQsXWrVqBbHNnj1748aNEgzEjVbapk2bDkIMGzZM6rWsXr1aV1eXI4a2bdt27tz5o48+&#10;QjAffPDB8uXLIfKmlyyMcAdOnTr1119/FWWrumA/7tixo7i4WJ6HEFmNIJSVdevWmZuby7oWeVot&#10;Pz9fS0srLy+v0eHy3LlzEBjyFeGZS5cuHTRokGTjryjAKGPHjpVd+QxTpkxZv369KDEUFBScOXNm&#10;wIABn3/+uSg3nnOX3BBNsRrA3sQ+le7zbrghqxGEUhIZGTlixAg53AkrN6vV1NTs2bMnJydHxOGy&#10;V69ewmN0bm7ue++9Z2xsjGl9fX17e3t20cmTJzGgI7ebOXNmaGgoMzMoKGjZsmXMdEZGxqxZsxwd&#10;HZmP7u7uyBfr1tiQ1Tw9PdeuXSs8x9bWFkM5R+1AW1v74MGD1tbWo0aNGjNmDBOwhYVF9+7de/fu&#10;PUvAvXv3Go0hOTkZWeMff/zB3d66JSO1RWnDhw8fPXr077//npmZyZYg3IHCVouIiJg7d+7gwYNH&#10;jhy5ZMkSEd9mgH2qo6Mjn6PoNVmNIJQRCADD1unTp+VQl9ysdvXqVT8/P1FGSdYKH3/8cVFREfPx&#10;wIED7dq1e/DgQa2BGKNzx44ddXV1UfiOHTvat2/P3LudlJSEbO/27duYdnNze/vtt2EXZpOffvpp&#10;w4YNdWuEA6CfYiFKS0sxH4WgKPaWcMz89NNPjYyMOGoH48eP79Gjx+zZs0+cOAGdt2nTBuugE9TU&#10;1LBzjwp49OhR3RjqmhWWYr+PbajGuiUbGhrCXj4+PsePH1dXV9fQ0GALFO5AdhqpYdeuXVetWhUQ&#10;EHDq1Knt27ffuXNHxJ2FYOBX+RxIZDWCUD48PDymT58un7rkZjUTExOxbkeDlmAC5FXMR4z1//73&#10;v2sNxCgQ5jM1NWW3Wrx48Zw5c5jpPn36IIMpF/zgtGLFCkgRY31JSckHH3yAdKdujTBKqzdhsz0Y&#10;kf0h6syZM3BkWload+2wGjTDXu4xceJEJmbRv4Fk2bp1a+fOnRttL0fJOBtAc9g7KOq1WnR0NNZB&#10;tzcUGwcIzMzMTD4HElmNIJSMJ0+eYDSMiYmRT3VysxqT3IgFTIC8ChNxcXGtW7dmVcQOxBERERiI&#10;V65ciaxFU1MT6cWECRPY394gM5wclAv0hmRiyJAhOF24fPly27Zt6yZJ5QKjDB8+PFoI9q1sVlZW&#10;3bp1Y6w8d+5cBNBo7bCasGOQAzHBSGC1zZs3o/ZGa6xVMoKHDseNG4cVBgwYgA708vKq1YHlb54i&#10;DBw48PPPP0d1vr6+bJYsIsbGxvI5kMhqBKFkGBoaYliRW3VysxrO5cV9dIirqysMlJqaihG8e/fu&#10;SLNqDcRBQUEY5dFdOkIw+Vm54IvHjz76KDEx8d13383Pz8dq69at09bWHj16dL3VcVwtkpWVhUKg&#10;1ezs7Pbt2zMZJHftsNqWLVvYEhAw40IJrAa7MzFz11ir5GHDhk2ePBmZZXh4eGRkJPJLNvGt12rl&#10;gl/I4O9p06a9//77PXv2jI2NbSjOWmDPyuHKJgayGkEoExkZGThfzsvLk1uNcrPa9evXkQGIOEoy&#10;FBQUdOrUSV9f/7PPPhO+XIIdiNPT09u0aXPs2LF6N0dnYumaNWsgGHw8ffo0UhbkLkhx6l2f+xrI&#10;2bNnz5gxw8bGhv21j7v2hqyGv7WuPeGOISQk5K233mIyXe4ahUtOTk5mf1Ys/+enwUatxgK99e3b&#10;F/psKM5a+Pv7h4WFyedAIqsRhDKB8cXa2lqeNcrzyn74CbmOiAMlA5yEvEF4gK41EC9YsABZBXuN&#10;BpISYXeqqam1a9duz5495YJr0DGNlOXs2bP11gWjIL+JEkK4Um9v73feeUdVVVU4H+KovSGrIV9E&#10;4pWSkgJz1L3Jmv0WFFVfvHjxr7/+QvPhOQi+0RqFS87NzUVLLS0tMR99PmHChNatW3NbLSEhAeJn&#10;LpCBPr/88ksR73579OiRgYGB3I4ishpBKA0YVjAKV1ZWyrNSeVoNg/ju3bvFEtu1dfSsIgAAIABJ&#10;REFUa9egNHV1deGZwoMyhu8lS5a0bdsWWV2HDh3w18rKil0TXsHmwcHBzMcxY8a0b9++sLCw3rrq&#10;Xi2CAtmlJSUl3bt3x0wknexMjtobslpsbCyagzCEL9+oGwPysy5duiCzhJmEv7nlqLFWyWZmZrD4&#10;J5980rFjR1gHK3NbDabs1q0bNunRowf8PW3aNFHuLIRBcdKAPSu3o4isRhBKw/Lly11cXORcqZyf&#10;LfLkyZNdu3ZJdqEdB0gXMCjjtID97U2eyL92EWvMysqKiIgQ6zQCuwYlN/rwF3ZlbW1tOT80i6xG&#10;EMpBTEzMsGHD5P8odPk/B7KqqsrZ2dnBwYHeO6O8wKZOTk44CcPelPPxQ1YjCOVgyZIlrq6u8q+X&#10;r2f2IxvQ1dX19fWV0QN8Cdnh5+e3d+9e7EFejhyyGkEoAbdv3x4xYgQv72Pk962h0dHRBgYGx44d&#10;E/fuKEL+ILd2c3MzNDTEXuPxmCGrEYQSsGDBAozsvFTN+7uwQXJysrm5uZmZWa3HGRMKQmRkJHbQ&#10;vn37sKf4PljIagSh8GDIGDVqFC+J2mvFsFp6erqLi8u8efN69+6tp6dnbW0tfEk9wRd37tyxsbFB&#10;cnb27Fm+js+6kNUIQtHBaH78+HG+aufLalVVVeHh4XDY2LFjhwwZsnXr1nPnzj19+hSLHj9+7Ovr&#10;a2xsjPH04sWL7K1ahBxAb6PPjYyMTExMsBewL3g5PDggqxGEQoNETV1dXf4XkrHI2Wo45Q8MDNy0&#10;aVPfvn1//PFHc3Nzjh9pqqurb968iXQBhjM1NT1//rwod1AR4oJevXDhgpmZGfoZvY0+R8/L86gQ&#10;C7IaQSg0K1asOHLkCI8ByMdqkFlQUNDmzZv79es3c+bMQ4cOiftUMJSAMwA7OzvkEMjhHB0dIyIi&#10;GrqfmuAG/Xbjxg30IZOToVfRt4rzHSM3ZDWCUFwePHigoqIi54eJ1EKmVqupqQkNDf3jjz/69+8/&#10;Y8YMFxeX3NxcqZScn5+P9MLCwgKDsoGBgbW1ta+vb3x8PN++UFDQM35+fuglnBCgxywtLdF76EOp&#10;7As5Q1YjCMVlx44dGGL4jUFGVsvKyjIzMxsxYsSkSZOcnJykJbOGePLkSWxsrKenp6mpqbGxMVIQ&#10;DN/ICC9duiT155goOPfu3QsMDDx8+DA6AV2BAwx9gp5B/8j5ISAygqxGEApKaWkpMpiCggJ+w5Cu&#10;1ZB3ent7z507d+DAgbt27UpISJBi4eKSk5MTHh5+/PhxRnUY3xnb2dvbe3l5hYSEJCYmKuN9cogZ&#10;kSMJRiv279+PFjFfJAKcSaC9aDXazmPPyxSyGkEoKFZWVlu3buU7CqlZLTk5GaknPL148WJ/f39F&#10;/pEG5xOwQnBwMDIYS0tLUwFQgrEAIwF2dnbHjh3DCpcvX75y5UqigIcPH8pIVCiZqSIoKAg1ol7U&#10;jhiYYJjAmKwLIGasgPixPtrCd3fKG7IaQSgiGPTV1NTu3bvHdyBNtVpNTU1gYOCCBQsGDx5sbm4u&#10;628a5UZZWVlmZub9+/fDwsKQFcEiHh4eBw8eNBNg+g8m/8BYhxt2HVMhmAJRMspHLagLNaJe1C7P&#10;B+ErEWQ1glBEMIQtXLiQ7yj+RmKrPX782NnZWUNDY8qUKV5eXoqcnBHNCbIaQSgi3333XUhICN9R&#10;/I0EVkNCpq2tPWDAgDVr1kRFRckiKoJoCLIaQSgc8NnEiRP5juK/iGW17Oxs5sczHR2dZvNlI6Fc&#10;kNUIQuFYtWoVX88yrouIVktPT9+2bRvyM0NDw+LiYllHRRANQVYjCMWioKCgX79+ivN4vUatlpaW&#10;9vvvvw8aNMjMzIyuXyB4h6xGEIqFjY0Nkh6+o/gfHFZDTrZz5074zMrKqqKiQp5REURDkNUIQoGo&#10;qalRV1fn96WLtajXai9evIB9Bw4cqK2t3QLviCIUGbIaQSgQISEh33//Pd9RvEGtMQLe9fLyGj58&#10;+OrVqx88eMBXVATREGQ1glAg1qxZ4+rqyncUbyA8RkRGRk6ePHnq1KmY4DEkguCArEYQikJhYWG/&#10;fv0U7QcqZowoLy/X1NRUU1M7c+YM3xERBBdkNYJQFOzt7f/44w++o6gNxoiAgAD4DFaD2/gOhyAa&#10;gaxGEIqChobG7du3+Y7iDR49eoQxYvz48fSVI6EskNUIQiG4devWuHHj+I7if9TU1Li4uAwcOBBj&#10;BD3CkVAiyGoEoRD89ddflpaWfEfxXwoKChYuXDh9+vS0tDSZvgubIKQOWY0g+KeqqkpVVTU9PZ3v&#10;QP4mKChITU3NxMTk1atXr2X2LmyCkBFkNYLgn+Dg4KlTp/Idxd8vddu9e/fw4cNv3LjBziSrEcoF&#10;WY0g+Of3338/ePAgvzGkpKRMnDhx1apVtS50JKsRygVZjSB45tmzZ/369SssLOQxBl9fXxUVFTc3&#10;t7qLyGqEckFWIwie8fHx4fG119XV1UZGRiNHjkxISKh3BbIaoVyQ1QiCZ5YvX37q1Cleqq6oqFiy&#10;ZMns2bM53ohGViOUC7IaQfBJaWlp3759eXmbWkZGxtixY//666+qqiqO1chqhHJBViMIPvHw8Pj1&#10;11/lX29sbKyampooT1ImqxHKBVmNIPhk+fLl3t7ecq40KChIRUXlwoULoqxMViOUC7IaQfDG06dP&#10;+/btK+dHBp84cWLIkCG3bt0ScX2yGqFckNUIgjfOnj07f/58edbo7Ow8atSotLQ00TchqxHKBVmN&#10;IHhj48aN8nxHqI2NjYaGxqNHj8TaiqxGKBdkNYLgh6qqqgEDBuTm5sqnOhMTk2+++SY/P1/cDclq&#10;hHJBViMIfggNDZXbsx/19fW///77oqIiCbYlqxHKBVmNIPhBS0vL1tZWDhWZmZlNnDixtLRUss3J&#10;aoRyQVYjCB6oqakZOnRoamqqrCuCOMeNGydZlsZAViOUC7IaQfBAfHz8mDFjZF2Li4vL119/nZeX&#10;15RCyGqEckFWIwgesLa21tbWlmkVJ0+eHDlyZHZ2dhPLIasRygVZjSB44Oeffw4KCpJd+cHBwYMH&#10;D5bKN5xkNUK5IKsRhLx5/Phxnz59KisrZVR+TEyMioqK6E8P4YasRigXZDWCkDfnz5+X3SNFHjx4&#10;MGTIkEuXLkmrQLJavVRXVz958uThw4f3798PCQm5fPmyu4D9+/cbGxsb1YehoSE7wVJ3aS1QGspk&#10;CkctoaGhqBH1ovaamhq+u0ERIasRhLzZvn27g4ODLEouKyvT0NCo95XWEtMyrQZpZWdnR0ZG+vj4&#10;HD58WFhFBgYGenp6+Gtubu7q6nr8+PHAwMDg4OBEAVlZWeXSBmUyhaMW1IUaUS9qZyNhBQkFIlrE&#10;HBUVhfhbpvbIagQhb0aNGnXv3j2pF/vy5cs5c+bs3btXusU2b6th3M/NzQ0PDz9y5AhjLKAvwNnZ&#10;2d/fH2JLTk6WuqhkB6JFzIgc8TMNYRqF1qGNaCna27xtR1YjCLmSlpY2bNgwWZT8n//8Z/ny5Ugy&#10;pFtsc7IaOuf+/fu+vr6mpqaMvZDrIG8+d+5cUlIS3z6SOWgjWor2otWM7dAPfn5+6JPm5DmyGkHI&#10;FRcXl23btkm9WCcnp4kTJz558kTqJSu11ZC/xsTEIGthxnH8dXNzu3nzZlFREd+KUQjQD+gN9Anb&#10;P+gr9Bj6je9dJzlkNYKQK8uWLcPZsXTLDA8PV1NTa/qtafWiXFZDzlFcXIxsDInI3r178dfb21u5&#10;vkLkF/QVeoztPfRkSUkJ33tVPMhqBCE/qqur+/XrV1hYKMUy8/Pzhw0bFhYWJsUyhVEKqyFJvXjx&#10;opGRka6urqWlJTRfVlbGtyCUHvQhehL9CcMZGxtfunTp6dOnfO/qxiGrEYT8iIuLGz9+vBQLfPXq&#10;1axZs2R0RSWDIlutqKjIzc0NJjMxMQkODkaWxrcImi3oW/Qw+hm97e7ujo987/wGIasRhPxwdHTc&#10;sWOHFAs0NDRcs2aNFAusiwJaDRmDh4cHhlcrKyucKPA94Lc40OfoefS/p6fns2fP+D4cakNWIwj5&#10;sWLFCl9fX2mVFhgY+O2338r6SyHFsVpNTU1MTAxzb3JUVBTfYztRjr3A7A54ju+j43+Q1QhCTlRX&#10;V/fv37+goEAqpWVlZQ0dOlQW973VQhGsBp9hAN2zZ8/Ro0fp8kVFA3sE+wV7R1oPaWsiZDWCkBMJ&#10;CQljx46VSlEvX7788ccf3d3dpVIaN7xbLTU1dffu3SdPnqQLQBQZ7B3sI+ypBw8e8HvAkNUIQk44&#10;OTlt375dKkVpaWmtX79eKkU1Co9Wg7zRaTY2No3mZ/n5+f7+/lgZA+vdu3flM47r6OgcPnxYlDUR&#10;29q1a+fNm9eUXwHj4+OvvsmNGzckLk1GYE9hfzk7O1dVVfF12JDVCEJO/PLLL2fOnGl6OefPn//6&#10;668fP37c9KJEgS+rVVRU7NixIzY2ttGRNDAwsHv37l27dlVXV+/Vq1ebNm10dXVlP4CXjx8/fsuW&#10;LY2uFhYW9vbbb+OExtLSMi0tTeLqFi1ahKZ1EGLYsGESl8bB6tWrm9iB2Gs7d+6UxTMBRIGsRhBy&#10;YuDAgbm5uU0spLi4eMiQIVFRUVIJSRR4sRqaiWExIyNDlDG0d+/eM2fOZPO5xMTE69evN2VQFhER&#10;rWZqajpo0KCmVwerjR07tunlNMqUKVPWr1/fxEKw77AHS0tL5X/wkNUIQh48ePBgxIgRTS8H59H6&#10;+vpNL0d05G+1mpoa5ArZ2dmijJ75+fmtWrVydnZuaIWTJ09imFZVVYX5QkND2fkXLlyAJ4YPHz56&#10;9Ojff/89MzOTma+tre3i4rJv3z7MX7p0KTPTy8vrxx9/hJy++eYbCwsLZiZjNWtr61GjRo0ZM8be&#10;3r5u7UZGRtjqo48+mjVrFqsKrAk/qaioLFiwIDo6ml253qpZGrKap6fn2rVrhefY2tpqaWlxNx91&#10;HTx4sG7waB0SX5wozBJw7969iIiIuXPnDh48eOTIkUuWLBH9QS3Yg1J/1rYokNUIQh6cOnWq6TeW&#10;nT59+ttvv33x4oVUQhIR+Vvt2rVr3t7eIg6d4IsvvoCcrly5UlJSUmsRBuuOHTvCkX5+fjt27Gjf&#10;vn14eDizyNDQEOcHPj4+x48fV1dX19DQYObDVZ9++unUqVNdXV2x1zDHxsbm7bff3rZtm6+vL0zA&#10;5mdYs0ePHrNnzz5x4sSePXvatGmDWmoFcPny5Xnz5vXs2fPo0aNMo0xMTBAGbIePP/30U5cuXdLT&#10;0xuqWhhYDfopFgKZEObfvn0bXmfbhZkoBOVzN7+h4K9evaqmpgYRHhXw8OHDrl27rlq1KiAgACFt&#10;3779zp07ou8atBE1yvn4IasRhDzAmOLk5NSUEvLy8nDGLf8bg+RvNYz7df3EAczx5ZdfYmTv0KHD&#10;xIkTke4w8zHuf/zxx6ampuyaixcvnjNnTt0SkEljc+YeOAz3/fv3Z6+3LCoq6tSpE5v6CIM1IQB2&#10;TVT966+/1l1NR0cHq7EhIW/T09NjP3722WdQBVugcNW1gNVavcmyZcuYRci3Nm7cyEyfOXMGDk5L&#10;S+NuPkfwwt9AIpVERRK/0AD70czMTM7HD1mNIOTB5MmTm3g3z5IlS8zNzaUVj+jI32pMniEWGJ2D&#10;g4OxIQZrjMKbNm3CzIiICEyvXLkSpxSampqQx4QJE9ifuDDub926ddy4cZgzYMCA1q1be3l5McM9&#10;UhO2ZKQawpmQMFhT+PcnbDV9+vS6qwlbjZEEAmOXLl269IcffmALFK66Fsz3pdFCsNeeWFlZdevW&#10;jXlg2Ny5c5HtNdp8juCFrYYyBw4c+Pnnn2/evBmpqgQ3CxobG8v5+CGrEYTMefbsWa9evZryzeHx&#10;48cnTZrEy/tB5G81nN035YmO69atQ7KCEoKCgjCsYzjWEYL9VWzYsGE41UBmA2NFRkZiE3d39/I6&#10;14BAlihE+NcvllprItdhdFILYauFhYWhNOELO9esWQOz1ltgLTiuFsnKynr33XdPnjyZnZ3dvn17&#10;piHczecIvtbVIjk5ObDmtGnT3n///Z49e4pyVSoL9oL8T8XIagQhc27cuIEhQ+LNMVThFFsOjxGp&#10;F/lbDd11+vRp0YfOWtjY2CDxwlicnp7epk2bY8eO1V0nOTkZI/7t27eZj8xPU/VaLSMjA4W4urrW&#10;LUQCqz169Aix4RyFXTpmzJjly5fXW2AtuK+BnD179owZM9D2jz/+mMmoOJrPHTwmal1+woAu7du3&#10;LzTZUAx1wUnDzZs35Xz8kNUIQubY29tra2tLvPncuXPt7OykGI9Y8HJlv5GRkYiX9RcWFs6bNy8w&#10;MDA/Px8fMYYOGDBg5MiRzNIFCxYgvWC/P0RO5uvri4m8vDwkZ5aWluWCS/UmTJgA2dRrtXLBd3pf&#10;fvklc8szko8LFy4w8yWwGpgzZ46KigpzJaGzszPqRVJVb4G1gNWQX0YJwVq5XHBdxjvvvKOqqiqc&#10;ZjXUfO7gkeyOHj06JSUFGouPj8cZBnNZCjSJfhD9VrbMzEz5f/34mqxGEHLgl19+8fHxkWzbU6dO&#10;TZkypbq6WrohiQ4vVnvy5Mnu3bsxsDY6dEIzkydPbt++PfIS/EXK9d1332EsZpbm5uYuWbKkbdu2&#10;nTp16tChA/5aWVkxi8zMzNq1a/fJJ5907NjRwMAASxuyGhKsn3/+Gfrp0qULNhH+GUwCq6WmpiLl&#10;QrQffvghczEku6hRq9W6WgQxs0tLSkq6d++OmcL36nE0nyP42NhYdXV1pjNPnDjRrVs3tLpHjx6w&#10;5rRp03BC0FCEwqCZe/bs4eVGbLIaQcgcnGIj85BgQ4wOQ4YMiYmJkXpIosPXs0Vevnypr69/7do1&#10;UcZQZGwYi5Go1XuXG7SEfCUhIaHWpZVZWVkREREi3hj38OFDFCKt12onJSWhNBEN0UQaar7oMNGy&#10;dyA0SlhYGE4UePkZ+DVZjSBkTVFRUb9+/STbdufOnZqamtKNR1z4fbqxv7+/sbEx9CPZcEzIGZwi&#10;mJiYYK/xeMyQ1QhCtly9enXOnDkSbBgXFzd48OCysjKphyQWvD+zv6Kiwtra2sbGRvRcgZA/GRkZ&#10;tra22E3YX/weMGQ1gpAt+D/X0dERd6vq6uoff/zR09NTFiGJBe9WY4Dd9+/fj7wtMjKS7wGceIOo&#10;qCjkZwcOHOD9DIyBrEYQsmXNmjXe3t7ibnX06NEZM2bU1NTIIiSxUBCrMbx48SIgIMDQ0NDe3l6U&#10;a0kI2YH+x3mGkZER9oicn+LGDVmNIGTL119/nZycLNYmRUVFqqqqSUlJMgpJLBTKaizFxcWHDx/G&#10;kGphYSGfJ/QTDGFhYZaWlkiaXV1dsRf4PhDqgaxGEDKkoqKid+/e4l6Xv2XLFgm+tJQRimk1lmfP&#10;nl24cAF6QwLn7OwsfAsXIS3u3Lnj4uKCHkY/o7fR53zvdi7IagQhQyIiIqZPny7WJrdu3Ro2bBhf&#10;b1ysi4JbTZjc3NzTp08bCti3b9/58+fZ98sQYoF+Q+9ZWVkxJjtz5kzTXw0oN8hqBCFDnJycdu7c&#10;KdYmM2bMUISLRFiUyGrg/v379vb2c+fOHTBgQFhYmIODAyM5U1NTLy8vnDE05QmTzRX0CXoG/YNe&#10;YrrL0dHx5s2bcnvfunQhqxGEDNm6devRo0dFXx8nyBMmTODxSSJ1UXyrYfANCAjYtm0bctzRo0dr&#10;ampeunTp6dOnwus8f/48ISHBx8cHAzfzdaW+vr6Liws6HPMbevlL8wMtRXvRarTdwMCAScXQJ+gZ&#10;zEcv8bUTpQhZjSBkyNSpUyMjI0VcuaqqauzYscHBwbKMSGwU1mr37t2zsbGZOXNmnz59Fi5c6Ozs&#10;nJaWJlYJOTk5ERERHh4eJiYmjOoY29nZ2SFdDgoKSkxMlPh5HDyCmBE54kcr0Ba0iGka2oiWor1o&#10;Ndouo/3CO2Q1gpAVNTU1GHAxyoi4PrK6efPmyTQkCVAoqyGZwGCNbGzkyJGjRo3S0tLCSUBlZaV0&#10;a4EV7t69i5KPHz9uZmZmJIDJbBjtYdrR0dHV1dXLyyswMJDxH4AqZCQqlMxUgbpQI+pF7YjBQAAT&#10;GCaYUBEzIkf8jJWl2zmKD1mNIGRFVlbW0KFDRVz5yZMnampq8fHxMg1JAhTBahjT3dzcli5dirOE&#10;n3/+2dbWNiUlhd+QcnNz09PT4+LiQkNDYRpYxN3dHbmjsQCjOrDKYZNClnrXYWEKRMkoH7WgLtSI&#10;4wS1K9EVHPKErEYQsgLn1AsWLBBxZXNz8w0bNsg0Hsng0WoJCQn79u2bMmXKgAEDNm7cyLx0ja9g&#10;CGWBrEYQssLOzk7E287y8/MHDhyI3E7WIUmAnK1WVVV17dq1Xbt2jRw5Ul1dfc+ePeHh4a9evZJn&#10;DIRSQ1YjCFmB9MLDw0OUNf/8809dXV1ZxyMZ8rHa06dPfX19ka327dt32rRpVlZW9+/fl0O9RPOD&#10;rEYQsmLSpEnR0dGNrpaZmYlETUGeDFsXmVqtvLz85MmTK1asgMwWLFjg5uaWl5cnu+qIlgBZjSBk&#10;Qk1NzVdffSXKfazbtm0zMTGRQ0iSIQurFRQUQGDz58+HzFauXOnl5cX760uIZgNZjSBkQk5OzpAh&#10;QxpdLTs7e8CAAaWlpXIISTKkaLX8/PyDBw/OnDkTMtuwYUNAQICCP1GQUEbIagQhE65fv/7zzz83&#10;upqmpqahoaEc4pGYplutrKzs+PHjc+fOhcw2bdp05cqVly9fSiU2gqgLWY0gZMKRI0e2bdvGvQ7y&#10;OSRqivk6DxaJrfb06VNvb++lS5dCZmvWrDl79mzzeCAToeCQ1QhCJuzevfvAgQPc62hpaenp6ckn&#10;HokR12ovXrw4d+7c2rVrITMozcvLq9YjGQlCppDVCEImLFmy5OLFixwr5ObmIlErLCyUW0iSIaLV&#10;qqqqgoODN2/eDJnNmTPH3d1dkX8sJJoxZDWCkAkaGhqpqakcK2hrayvOq0E54LZaTU1NeHj49u3b&#10;Bw0aNH36dBcXl/z8fLnFRhB1IasRhPR59epVz549Oa6JeP78uZqamlIIoCGrJSUlwcpoxcSJE21t&#10;bRXzwShEC4SsRhCSExcXd+DAAXMBZgIwgTmY3+i2ynLpRK0xory8/MiRIz/++OOIESNMTEy481GC&#10;kD9kNYIQm4yMDOYFJadPny4oKKioqBB+aQgyMG9vb0NDQ6yDNfkOtqmwY8T169c3bNgwcODATZs2&#10;YZrfqAiiIchqBCEGxcXFTDaGiUbfiVVYWLh//364TcGv3ecGY4SlpeWoUaNmz57t6elJ900TCg5Z&#10;jSBEJSIiQl9fX9w3Q2ZnZ+/duxfb8h2+eLx48cLX13fBggUYI/bt20c/mxHKAlmNIETCw8Pj8OHD&#10;YvlMGBcXlxMnTvDdCJFISEjYtWvXkCFDVq9effXqVUV4ayhBiA5ZjSAaB0I6f/68xEpj8Pf3P378&#10;ON9NaZCysrJDhw5NmjRJQ0PD3t6evZGOrEYoF2Q1gmiEiIgIV1fXJiqNzdgU8KvI+Pj4P/74o2/f&#10;vr/99lt4eHitpWQ1QrkgqxEEF8XFxfr6+lJRGoOurq6CXDzy8uXLM2fOTJs2bcSIEXZ2diUlJfWu&#10;RlYjlAuyGkFwYW5u/ujRIylaLSsry9TUlN9G5eXlmZmZDRkyZN68eefPn3/16hXHymQ1QrkgqxFE&#10;g2RkZBw4cECKSmOwtbXl6z62yMjItWvX9uvXb+fOncnJyaJsQlYjlAuyGkE0CBKawsJCqVutoKBA&#10;zi+/Rjbm7+//448/amhoODs7i/XiabIaoVyQ1QiiQQwMDKSuNIa9e/fKpwmVlZUHDx5UV1efPn36&#10;+fPna2pqxC2BrEYoF2Q1gqifuLi4M2fOyMhqp06dio2NlWn8RUVFyAhVVFRWrlx569YticshqxHK&#10;BVmNIOrH0dFRuteJCJOdnb1//34ZRZ6WlrZ9+/a+fftqamo+ePCgiaWR1QjlgqxGEPVjZmYmI6Ux&#10;GBsbSz3mhISEVatWIT9D8MjVpFImWY1QLshqBFE/ymW16Ojo5cuXq6mpOTk5VVZWSrFkshqhXJDV&#10;CKJ+TE1NZWo1IyMjqcQZGRm5cOHC4cOHHz58+MWLF1IpUxiyGqFckNUIon4U32rXr1+fM2fO6NGj&#10;3dzcON673UTIaoRyQVYjiPpR5G8gQ0JC/v3vf48ZM+bkyZNVVVVSbHVdyGqEckFWI4j6cXR0zM7O&#10;lpHSJL4G8vbt28jP4LPTp09XV1dLvdV1IasRygVZjSDqJy4uzsvLS0ZWO3XqVHR0tFjxJCUlrVix&#10;Yvjw4e7u7rLOz4QhqxHKBVmNIBpEuk/rF0ZXV1f0MNLT0zds2KCqqurk5CSL60G4IasRygVZjSAa&#10;xNTUtKCgQOpKQ5kiXiqSl5e3ffv2gQMHWlhYPHnyRNbtrReyGqFckNUIokEyMjLs7OykbjUbGxtR&#10;Hvnx7NmzoUOH6unplZaWyqGxDUFWq5fq6uqSkpKHDx/GxMSEhIRcuXLF3d3dzc0N5x9GAgwNDZm/&#10;DMj78degAYTXYWBLACgTJaP8oKAg1IUaUS+OCvn8sKp0kNUIgguka1lZWVJUGkoT/Zr+58+fy7R1&#10;otBirZaTkxMbG3vx4sVjx44ZGxtjrzH60ReAaZyduLq6enl5BQYGwmqJAmSU3DOFoxbUhRpRL2pH&#10;DEwwjC8RIeJEtJcuXULkubm5fHchP5DVCIKL4uJiHR0dKY5Qu3fvLiws5LtZYtDsrfby5cu7d+/6&#10;+PjAE4we4AmkyA4ODt7e3siNoBMpHgCyBtEiZkSO+Bn7MjkfWufr64uWyu7WRgWBrEYQjRAeHu7i&#10;4iKVEcfZ2Tk0NJTvBolH87PavXv3kO4grWEchomTJ09GRkYiuZHKXlZM0Dq0ES01MTFhEzvID73B&#10;9w6RMmQ1gmgcd3d3f3//Jg4rfn5+R48e5bspYtMMrIYB/cyZMxjEmR+xTpzherFxAAAgAElEQVQ4&#10;cfv2bamoQtlBP6A3mHwO/YNeagbfW5LVCEIkjh8/7uTkJPHwgW2PHTvGdyMkQUmtVlxcjLyE+TEM&#10;nR8VFSVFGTRX0EvoK8Zwp06dQh/yvRslgaxGEKISFha2Z88ecS8ewfq7d+9Wui8eWZTLaikpKba2&#10;tpCZnZ1dbGysbAb/FkFcXJy9vT3Tk+hVvnesGJDVCEIMioqKcBqLcbOwsLDRcQHr2NjYYFwoKCjg&#10;O3DJUQqrIas4fPgw0jJ3d/e8vDw5DPoth/z8fPQqEjj0sFJkb2Q1ghCb9PR0uGrv3r0nT56se4kB&#10;5mC+rq4uBoKmv4qadxTcag8fPjQzM0M+kZqaysug33JIS0tD9mZubo4+53u3c0FWI4gGKSsr8/b2&#10;xqCJ/2Q4rO6JakxMDPN9F3u/LSYw586dOzU1NcJrYluUYCYAZaJkObajSSis1Zi8+ciRI5jge8Bv&#10;QaC3jx49ip6X1svWpQ5ZjSDq4fz588xttgkJCY8fP8Y/c15e3o4dO3C6KkFp2EpLS4u5P7eioiI+&#10;Pt7a2lpfXx+1SD1yqaOYVsOZgaWlZX5+vohjMfr8qoCwsDAk0E0f3HH64uDg0PRyOEhOTsZpU7kg&#10;+Fu3bkmlTGmFjYPZysoKe4HvA6EeyGoE8QbQmLa2dkhICPRT6z8Z+RZG0mPHjr169UrE0rCmm5sb&#10;HFZSUlJ3aAgODt61axdqlGmLmoiiWQ1JMM424CexRuFFixa1bdu2c+fOH3zwQatWrdTV1dHtkg/q&#10;5eWzZ8/euHEjxwqrV6/W1dVtShWzZs3auXNnuSD4sWPHNqUolkbDFovQ0FDsi1pfS/AOWY0g/gv+&#10;Oe3s7FxdXcvKyjj+k6OionR0dJycnJKSkhp6TAPmYynWwbh2584djtJKS0sPHz5sa2uraEMDi6JZ&#10;DX0lwcWNwmKIjo7+/PPPp0yZIm4hYoHy169fL/HmRUVF77///vXr18ulajWpgzwS/zV8HxRvQFYj&#10;iL+prKzcs2cPt4GESUtL8/b2Njc3NxVg9g/MR8w/ffp0enq6iKVFRkbu3r0bMfDdDfWgUFbDGIrc&#10;V4LBt5YYtmzZ0qVLF+EVTp48CQ+pqqrOnDkTKQgzE+ccOC8ZOnTo119/7eDggN2KtJtZpK+vb29v&#10;z0xHRETMnTt38ODBI0eOXLJkSXJysoWFRffu3Xv37j1LwL179zhq0dbWdnFx2bdv3+jRo5cuXcrM&#10;xPHz2Wef1Ru8MIgBi1RUVBYsWABbixU26j148CAWjRo1asyYMex8cTl+/Dj2C9+Hxv8gqxHE30rb&#10;uXPnw4cPJfuvlgqpqamampoKKDaFshoG6Hq/y22UWmKYMWNGnz592I8Y0Dt27AgT+Pn57dixo337&#10;9uHh4ZiP6Q8//BDjvpeX1/fff//JJ58sW7aM2WTq1Km//vprueAXpq5du65atSogIODUqVPbt2/H&#10;udHVq1fV1NQgsKMCHj16xFHL+PHjP/30UxTo6uqKEpjyUeC6devqDZ7FxMQEhRgZGeEE66effoKn&#10;mRMpUcJm6u3Ro8fs2bNPnDiBU7o2bdogMAn6FhKFkvk+NP4HWY1o6dTU1Ojo6PCrNAaIDRmbon0V&#10;qVBWwzguWd9CDD179tTT08O+Rp7Url27I0eOMIuKi4s//vhjZNjsyosXL54zZw509d5779nY2DAz&#10;8/LyoI26ekCG1KpVq6SkpFo11voGsqFaygV26d+/v/D33piG59iHtNVrNRT40UcfoUXsR+R2cKqI&#10;YTP1Qr1svRMnTmQXiQvaxfeh8T/IakRLx87OTvQvHmVNZGSkra0tG9u/iDpInKt17twZYzrGbgz6&#10;yGzY+wEiIiKgpZUrVyLFQboMMUyYMGHQoEFRUVGYL3xsTJo0qa4eoJOBAwd+/vnnmzdv9vX1ZYut&#10;ZbWGaikX2AWZmXC0SPWQbKFkNvi6VmNsimLZOUuXLv3hhx9EDJupVzhCxDB9+nTxulUA9ghyaB7/&#10;hWvxL7Ia0ZJJSEhwdXWV4D9Zdhw8eFChror8lyLlajExMUePHpWgV4XFcPfuXaQv//nPf5iPQUFB&#10;0ACcpCOEhYVFeHg45sfHx7OFwIX16iEnJ8fKymratGnvv/8+MkLmYpZaVmuolnKBXbZs2SIcLWKb&#10;N29evcGzhIWFoUDhC2fWrFkzbtw40cOuVS/mY6lIvfkmx44di4uL4/vQ+B9kNaJFo62tzX3Fo/wp&#10;LS3V0tLiu2P+h0JZ7bXgpzUJLsqvJYZ9+/a9++67zEUc6enpbdq0wdBca5Pc3Ny2bduyEkVG8n//&#10;93/16oEFeuvbty/Uxaywdu1adlFDtZTXZzUkf8Lyrtdqjx49at269fHjx9k5Y8aMWb58uehhS8Vq&#10;2BcK9aPaa7Ia0ZI5f/68uLc9yYcrV66cO3eO7+75L4pmtaqqKn19/Zs3b4rVpbXEUFhY2KNHD9Y6&#10;CxYsQI7FXLtRLvge2NfXFxMrVqz48ssvAwMDExMT161b16FDh7p6wLB++vRpnIuUC9SF9Znb1LD+&#10;6NGjU1JSoDrmzKmhWmrZBenXO++8g62Egx82bFiUEMzPeHPmzFFRUUlOTi4XvLoPkkNGKGLYdeuV&#10;wGrYCwYGBqLfvikfyGpEy8XQ0FCs/2F5oqenx3f3/BdFsxqDg4MDxnHGJaJQN92xtLSEPBg9IL9Z&#10;smQJUpxOnTrBAfhrZWVVLsi9Fi5c2LFjR8yBAKZNm/b7778zm7N6gKW6devWrl07aBIFYh3m8cqQ&#10;k7q6evv27Vu1asW8B6ehWmrZBZ6YNGlSreBbvcnEiRPLBZcXoVFIAT/88EPmYkhmfVHCrluvWFZD&#10;z6P/HR0d+T4Q6oGsRrRQ8G9pa2sr4v+w/MGYiwj57qS/UUyrgbt37+7YsUOK2fajR4+gKORe9V6Q&#10;gplffPEF9ku928KO2FaUOxS5aykXfJHI3l4mCkzVDb2pgDtsyUCf79y5E4kg34dA/ZDViBbKqVOn&#10;mvjMJJmCM31PT0++O+lvFNZqrwV3Zfj5+Wlra1+8eFEWe+HatWs49YmIiLhy5cq8efO6dOki7tv1&#10;JMDb27uJtcgubPQzejsgIIDvPc8FWY1ooVhYWIj+/ZX8QWxmZmZ8d9LfKLLVGOC2S5cu6erqYiiX&#10;ypOLWW7evDlhwoSePXv26dNn1qxZ7MM7FByph41eRd+ihwMDA/ne241DViNaKHCGVEYQ2WFsbMx3&#10;J/2N4luNJScnx87OTkdH5+DBg4pwW72ygz5ET0Jm9vb2ubm5fO9eUSGrES0U4ac8KCZGRkZ8d9Lf&#10;KJHVGJC6IbeA3vbu3btv377r168rclKuaKCv0GPoN/QeZKbgLwitF7Ia0UIhq4mI0lmNBXorKSnx&#10;9/c3MDBAAmdjYxMaGlpYWMj3jlU40CfMO2XQS+irgIAABblSSTLIakQLhawmIsprNWFgOIzdGK/N&#10;zMyQhejp6bm6ut64cYN5lWtLA61G29ED6AfmFe1nz55F//C9l6QDWY1ooZDVRKR5WK0Wr169SklJ&#10;8fPzw4Cur6+PwR29feLEifDw8OzsbL73vJRBi9AutA5tREvRXrQabUcPVFdX870rpA9ZjWihkNVE&#10;pFlarRbI5J49e3b37l1/f39bW1sDAwN9AXCAg4ODj4/PzZs3MzIy+D4iGgERIk5Ei5gZe6EhhoaG&#10;dnZ2SFITExMrKysV7Y0QsoCsRrRQlMJqivC6tZZgtXqBAJDSPXr0KCoqCpnNgQMHGEkwzmP+mpiY&#10;uLq6Hj16NFBAogD2sf1SAaUxxTJVoC7UiHrZGNioECHiRLQ5OTmIvCUIrF7IakQLBaMDRgopjj7S&#10;BbE5OTkNHToUbquoqOCxo1qs1biprq6GOZDhPXjwICUl5erVq8HBwW5ubseOHTMzMzP6B0MhYCBG&#10;P3Vhl7KwJaA0lImSUX5ISAjqQo2oFwG0WG9xQ1YjWiglJSWKfMsaTsZxkp6bm/vHH3+oqqq6uLi8&#10;fPmSl44iqxHKBVmNaLns378/Li6Ob3/VA6ISfndoUlLSokWL1NXVz5w5I/9eIqsRygVZjWi5VFVV&#10;7dixQw5P9hMLxLN9+/a6mdn169enCMCEPHuJrEYoF2Q1okVTUVEBsQm/UJhfEAmUVlZW1lDAp0+f&#10;RtK2cOFCuT0xnaxGKBdkNaKlg4zNzs7OxMSEedUWX6B2xGBjY9Po72dYwcXFRVVVddOmTZmZmbLu&#10;H7IaoVyQ1Qjib4qLiw8fPmzIH4cOHRLr4Q6PHz82MzMbMGCAlpZWQUGB7HqGrEYoF2Q1glBiIOM9&#10;e/b079/fyMiI43vLpkBWI5QLshpBKD05OTnbtm0bNGiQlZXV06dPpVs4WY1QLshqBMFFUlJSenq6&#10;8BykR1FRUQp4A2xaWtr69esHDx4s3ZvbyGqEckFWIwguRo8evWrVKuE5x44da9WqlSI8y6pe7t69&#10;u3Tp0mHDhh08ePDFixdNL5CsRigXZDWC4ELprMYQGxu7YsWKIUOGODo6NjFUshqhXJDVCIILbqvF&#10;x8cvWrRo6NCh6urqv/zyS25uLrNOQEDA1KlT1dTU5s6de/v2bXZbfX19d3d3e3t7DQ2NlStXyjp4&#10;5G2rV69WVVW1s7N78uSJZIWQ1QjlgqxGEFxwWO358+fdunVbv359UFDQ2bNntbW1k5OTscKhQ4fe&#10;e+89Y2Pjy5cv79mzp3379sicmG0nTpzYo0ePGTNmeHp6YhP5NOH+/fu//fabioqKpaVleXm5uJuT&#10;1QjlgqxGEFxwWC0lJQUT2dnZwkurqqq6du1qY2PDzlmxYsXChQuZaVht4MCBvFxpkpaWtmnTpkGD&#10;BhkaGubn54u+IVmNUC7IagTBBYfVIDAkQD179vzzzz8DAwOZyw7j4+OxdN26dcjSdu/ejQRu8uTJ&#10;gwcPZraF1ZDb8dCMf8jMzERUcNuWLVuSkpJE2YSsRigXZDWC4OL777+fP3++8Bx7e/t27dpVV1e/&#10;Fjzgw8HBYebMmR988EGvXr2QD928eRNWg+eMhNi/fz+zLaymqanJQzPe5MmTJy4uLhoaGgsWLLh4&#10;8SLTloYgqxHKBVmNILhYu3YtMhvhORs2bOjfv3+t1aA3zITMiouL27Rp4+XlVW9pCmI1hpqaGiht&#10;3rx5I0eOhKpLSkrqXY2sRigXZDWC4CIqKqp169YmJibPnz9HTnPhwoX33nvPwsICi9LT0/GRSXQg&#10;s6+++srY2BjTS5cuRd7GXiGSmJgYGBjITCuU1ViSkpK2bdvWt2/f33777dq1a7WWktUI5YKsRhCN&#10;cODAgU6dOiEDe+edd95+++3169czP6HFxcV98skn7dq1++yzz7Bo5syZzNOqnjx58ssvv7Rt27Zz&#10;584dO3bEXwcHB6YoxbQaQ1lZ2cGDBxHh6NGjrays2LsUyGqEckFWI4jGqaqqQkIDjdW96ysrKwvz&#10;kavVml9RUYH5yOdevXolrzClQ0xMzPbt2/v374+k8/z582Q1QrkgqxEEUQ+VlZUnT56cMWMGxgg9&#10;Pb179+7xHRFBiARZjSAILjBGGBoaDhs2bNKkSU5OTjJ9lxtBNB2yGkH8TVRU1KNHj+Rc6fPnz+Vc&#10;owQwY0RNTc21a9c2b97ct2/fJUuW+Pj4KEXwRAuErEYQr69evYrBWopvbxEFWEFNTU2sx3zwQq0x&#10;orKy0tvbe8GCBf369du6dWt4eLgCvpSHaMmQ1YiWjp+f3xdffDFu3Dj5V71nzx5tbW351ysWDV0t&#10;kpeXt3///u+//37IkCFaWloRERGkN0IRIKsRLRo3NzckTMbGxqtXr5Z/7QUFBQMGDGCvoVdMGr0G&#10;MjU11dzcfMyYMejJXbt23bx5Uz6BEUS9kNWIloutre3o0aMfPnxoKoCXGHR1df/66y9eqhYR0a/s&#10;j4+P19fXHzFixNChQ3fv3h0ZGSnTwAiiXshqRAtl79693377bV5eHqaRqPn6+vISRmFhoYKnaxLc&#10;rwafQdVI3YYPH66joyP8hjmCkDVkNaLF8erVq23btk2dOrW0tJSZM27cOBEfYC8L9PT0du7cyVft&#10;jSLxXdg1NTU3btzQ1tYeNmzYyJEjcRoRHR0t3dgIoi5kNaJl8fLlS2Rm8+fPZ55uxczp2bOnnC+A&#10;FKa4uBjpWk5ODl8BcCOVZ4vcunULVhslwMDAICYmpullEkS9kNWIFgRMBp/BasIOQ5bGywWQwmCg&#10;V9jnQ0r3iVmxsbFGRkYaGhpI4JChhoaG8ng+QTRLyGpES6G0tHTq1Knbtm2r9WBGX19fXi6AFKak&#10;pATpWlZWFr9h1IuMngOZmppqbW09ffr0vn37btiwAXuh7jM2CUICyGpEiyAvL+/bb7/du3dv3UU8&#10;XgApzL59+3777Te+o6gHWT/dGLvGzc1t4cKFffr0WbRoEaYV+doZQvEhqxHNn4cPH44ePdrW1rbe&#10;pTxeACnM06dP1dTU2LeyKQ5ye2Y/cjUfHx/mpayTJk0yMTG5deuWfKommhNkNaKZk5iYCFsgA2ho&#10;BX4vgBQGQc6ZM4fvKGoj/zfRVFdX37x509DQcPz48aqqqlu2bPH396fvJwkRIasRzZmoqCgMi35+&#10;fg2twPsFkMK8evUK4/jly5f5DuQN+H2/WmZm5uHDhxcsWNCnT5+5c+fu378/OTmZx3iEycvLQ3hx&#10;cXHXr1/HXjsuwNTU1ESA8T8YCYCkjRqDWcdYCKYoMzMzpvCgoCDUFR8fj3rp5QkNQVYjmi25ubkD&#10;Bgz497//nZaW1tA6inABpDCXLl2C2BTqRaMK8tbQp0+fXrx4cfv27aNGjRo+fPi2bdvOnTsnuwQO&#10;uwDmQMro6+vr6OhYy08Mzs7Orq6u3t7egYGBISEhiQLKZUBpaSlTeHBwMOry8vJCvQ4ODmwkTGCM&#10;SnESgJ6Jjo5W2HtFZA1ZjWjOFBUV4TxXRUVlxYoVzAOcar0/RREugKzFrFmzOL4vlT8KYjVhcJri&#10;5OQ0f/58JHDoLhsbm4SEBIlLS09Ph5OOHj3KeAuSMDAwwMSRI0egB6T70JssXCUjUlNTb9y4gQP7&#10;4MGDws4zNzeHDtEc/FNIcV8oIGQ1ovkDk+EE9uuvv54yZQqyN/b+69cKcwGkMDExMWpqasJB8osC&#10;Wo2lsrIyKChIS0tLQ0MD5y6//fabp6cn9yWU9+/fDwgIsLCwYB0Ge6GQ5ORkvn0kW4qLi2NjY8+e&#10;PXvgwAHGdugBnBxcvXqVfchO84CsRrQUqqur582bN3ToUOgNkmOSNgW5ALIWGJ0x7PIdxX9RZKsJ&#10;k52d7e7uvnbt2v79+3/zzTe7d+++cuXKs2fPoLFTp06ZmJgwQ7mHhweyduQrfFtGIcjIyEAv2dnZ&#10;IT2F5GxtbSG5x48f870zmwRZjWgppKSk4HQe/8kY1FasWIFpMzMzdXV1BbkAUpjMzMyBAwdimOY7&#10;kL9RFqux4PQFGlu8ePHIkSN79uzp5uYWFxfHtz6UA6S5wcHBlpaWyGLx33Hx4kXM5Ht/ig1ZjWgp&#10;/PLLLwcOHGA/pqWlbd++vXfv3gpyAWQtMLKsXLmS7yj+RlmshvH39OnTTE6G/BvnBJhDOZnElJSU&#10;hIWFWVtboz8dHR05LrlSNMhqRIsgKipqxIgRL168qDW/XFFPRRGqhoZGUFAQ34EoutWePn3q6emJ&#10;3MLOzo5yMhmRmZnp7u5uYGCwf/9+xb+0kqxGtAhmzpyJsY/vKMQjODj466+/rmtiOaOwVrtz546x&#10;sTGSiYSEBL6H/ZZCVlaWi4sLziHOnTtXU1PD9yFQP2Q1ovlz6dKl7777rrq6mu9AxGbVqlW8Xzai&#10;gFa7cuWKoaGhn59fWVkZ3+N8C+XatWv6+vpeXl5VVVV8Hw61IasRzRzI7Ntvv1W0B3aIyKNHjwYO&#10;HJiRkcFjDApltbS0NB0dndDQ0IqKCr4HdqI8OjpaW1tb0V4GS1YjmjkeHh4///wz31FIjq2t7bJl&#10;y3gMQHGsdujQoSNHjog44MbHx9+6dUumY7rUQcxXBYSFhT148KCJpRkZGTk4OEglMG7wL2ZjY6M4&#10;34WQ1YjmzPPnz0eMGHH79m2+A5Gcly9fjh079uLFi3wFoAhWe/XqlZmZ2Z07d0QfahctWoR+k91Q&#10;LgsQc9u2bTt37vzBBx+0atVKXV29KT8Zzp49e+PGjVIMj4OYmBh9fX0FuZyYrEY0Z/bv379q1Sq+&#10;o2gqoaGho0aN4uuh9YpgNSsrq7S0NLHGWSW1GhtzdHT0559/PmXKFH5DEp2UlBQFeUwPWY1otpSV&#10;lamoqKSmpvIdiBT4448/NDU1eamad6vFxsZ6eXmJO8hyWO3kyZOwhaqq6syZM3HGwM6/cOECtho+&#10;fPjo0aN///135vGPnp6ea9euFd7c1tZWS0ur0dKEqbfkRmPesmVLly5duCPnCA/Jk729PXecQUFB&#10;y5YtY6YzMjJmzZrl6OjIfHR3d8chV2+cDeHh4aEIr8QjqxHNFj09vT///JPvKKQDhgyMiRiM5F81&#10;71azsLAQa2xlaMhqGOg7duyoq6vr5+e3Y8eO9u3bh4eHM4sMDQ1hAh8fn+PHj6urq2toaGDm7du3&#10;W7Vqxa5TWlr66aefGhkZNVqaMPWW3GjMM2bM6NOnD3fkHOFNnTr1119/5Y4zKSkJm6MQTLu5ub39&#10;9tujRo1iNvnpp582bNggUl//Q0lJiYmJCb9Hy2uyGtFcyfl/9s47Lopr/f9qjMZoboomfo0aTUxM&#10;REBs2KLeYEssidEYu7EkxhJ/STT2oKAsvRfpSq/SFBQhKIiKAooUARERRARBQLCD4O9zmZu9G8qy&#10;u+zuzMDz/oPXMuXMc87MnPd5dqfcvauiolJSUsJ2IHLjzJkzY8eOVf4z+li3momJiQxXPDZrtfLy&#10;8j59+hgbGwunLF++/Lvvvmu6el5eHrr7pKQkfEZHL/yBKiQkBF0/83Wo5KW1VHLTmAcPHozRmI6O&#10;DjKqbt26Ca+OEbOtlsITWk18nBAnM2748ccfV69ejY0WFRXBT//617+Q3omvS1MgVHaPlpdkNaK9&#10;8vvvv3PhBJMv27ZtU372ybrV0Oeik5W2e23WagkJCTDK2rVrka/s3Llzx44dWlpaw4cPZ+ZCBlu3&#10;bp08eTKmDBs2rHPnzsw3n5aWlu+99x7cgM+LFi2CLSQpTZSWSm4a8zvvvIPyp02b1qtXL2RLwid+&#10;idlWS+EJrSY+Tshs3rx5VQ16QyY3YsQIPz+/v/76q2vXrtCbVG2O3WRoaMju0fKSrEa0S7Kzs9XU&#10;1DDAZzsQOYMajRkzJjY2VpkbZd1qKSkpvr6+UnWvVS1Y7fTp0+jff/31Vx0RhN9wjho1aubMmUh3&#10;Lly4kJiYiKTH29u7quGBGq+99hoSlzt37vTo0YOZ2GpporRUspiYr1271rt37z/++KPVbbUUntBq&#10;4uP08vJ66623MjMzUci9e/ew2IYNG7S1tceNGydtm/v7+6OC7B4tL8lqRLtk1apVTk5ObEehEOLi&#10;4iA2ZQqbdasBU1NTad9/1qzV8vPzu3Tp4unp2XR5lC/8hanq75/ThIZYuHDhN998Y21t3adPH2H+&#10;JKY0yUsWE7OZmRlMgyFaq9tqNjyh1cSvW1BQgLnr16+fOnVqVcMTopFNIq1ESie+Xo3Iy8s7ePAg&#10;Fx6jRVYj2hsXL17U1NTkyK0zimD79u3btm1T2ua4YDXszQMHDqSmpkreycIQyJCSRMjKysL0JUuW&#10;DB48WHh5BTKnsLAwfCgpKUEKZWFhgc9IerS0tDp37ix0T1BQUPfu3dXU1DZu3Ci6lZZKE0V8yY1i&#10;FrVaWVlZ//79hZc4itlWs+GJXi0iPk4NDY1u3brt37+fiRafEXBERITYBv4H169f37t3L1s3nzSC&#10;rEa0N3Ay4yRnOwoF8vDhw7Fjxyrtcf5csNrLhiefmZubY89K2M/CEJ3+ybRp06oaXiG2YsWKrl27&#10;vv3226+//jr+WlpaMquYmJigQ+/bt2/Pnj0FAgHmCt1TUVHRr18/FHLu3DnRrYgpTRQxJTeKuVF+&#10;CRdCV4yPxWyr2fBErSY+zt9++w3rnjlzhvl30qRJPXr0gFMlbOro6GhdXd2nT5+yfYz8F7Ia0a4I&#10;Dw+fMWMGF74GUSjnz58fMWKEcq7w5IjVGFBxbW1tZAYSdrgtUVRUhMQlIyOj0XUohYWFCQkJzLvZ&#10;2l5a20uWbVuKWLdZUJ2DBw8i7ePUGUdWI9oPtbW1EydOjIuLYzsQZWBoaLhgwYIXL14oekOcstrL&#10;hqegOTk5IePJzMyUS9dMyAB8htTZ1NT0/v37bB8RjSGrEe0Hd3f3xYsXsx2FkoDP5s2bp4QLqblm&#10;NQa4zcXFRVdXNzo6mu0evmNx9epVIyMjY2Njzt4MSlYj2gmPHz/W0NBIT09nOxDlUVhYOGzYMEVf&#10;6M9NqzHU19fHxMTAbcgbrl27xnaH354pLi7GqHHfvn1eXl4cuSqkJchqRDvBzMxs06ZNbEehbCIi&#10;IlRVVdHjKG4TXLaakIqKCk9PzwMHDpiYmFy6dIltBbQf8vPzDx8+jHGDhYVFVlYW2/tZIshqRHug&#10;rKxMRUXl9u3bbAfCAszTlRT3AxsvrCYEaURISIhAIIDhjhw5wtzsRUgFzqaoqCgjIyO0oa2t7c2b&#10;N9neq9JBViPaA3v27Nm3bx/bUbBDbW0trKa4x4Pxy2qi5Obmurm5HTx4EL3zoUOHLl68yDxWimgK&#10;RoQYDeAoQlsZGxufOXOGO1fqSwtZjeA9eXl5w4cPr6ioYDsQ1rh3756GhgZ6IkUUzl+riVJcXBwe&#10;Hm5oaAjJ6enpOTk5nTt3rqSkhG2bsAaUf+zYMXNzc2gMbQLrJyUlPX/+nO0dJQfIagTvWb9+vZWV&#10;FdtRsAwSETU1NQhe7iW3D6s14s6dOydPnsRhIxAIIDl0687OztHR0Tdu3GBbN/LnwYMHqampYWFh&#10;1tbWeg3o6+ujvomJie3vWakvyWoE30lJSRk5ciR/vy2RI15eXpMnT/4D0hwAACAASURBVEYvJt9i&#10;26XVmlJUVBQbG3v48GEDAwPB3xgbG6NV//rrr8zMTOHzFTkLUvb09PSoqCg3NzdhFSAwZKgBAQHJ&#10;ycmVlZVsN7MyIKsR/GbhwoXe3t5sR8EV/vzzz6VLl8r3ypEOYrVmef78ObI32M7Hx8fMzAx6MGhA&#10;vwE4w9TUFArx8/NDnhcfH5/ZgHz9V1ZWxhQbFxeHrSASbNHExIQxFgNCQmxIPf39/c+dO5efn8+p&#10;h30oGbIawWMwiJ4yZYoSnq/BF9AUixcvlu+FMx3Zaq3y5MmTgoKC7OxsKA1Jkk8D8J+RkZGhCAbS&#10;ILoiyjE3N2eKxdEOY+Xk5GCLz549Y7vq3IWsRvCVurq6L774IjIyku1AuAVG95MnT3ZxcZFXgWQ1&#10;gl+Q1Qi+4u/v/80337AdBRcpLCwcOXJkRESEXEojqxH8gqxG8JJnz56NHj06OTmZ7UA4SkZGhqqq&#10;amJiYtuLIqsR/IKsRvASW1vbdevWsR0Fp4mNjVVXV8/JyWljOWQ1gl+Q1Qj+UVlZOXz4cN49yEf5&#10;BAUFjRw58tatW20phKxG8AuyGsE/dHR0du3axXYU/MDLy0tTU7OoqEjmEshqBL8gqxE8o7CwUEVF&#10;pbS0lO1AeIOTk9PEiRNlbjGyGsEvyGoEz9i8ebOpqSnbUfAMS0vLqVOnyiY2shrBL8hqBJ/IyMjQ&#10;0NDg+EsLuQnENmnSJBnexEZWI/gFWY3gE4sXL3Z3d2c7Cr7i4OAwbtw4ad9CR1Yj+AVZjeANsbGx&#10;yDZqa2vZDoTHHDlyZMyYMVJdPkpWI/gFWY3gB/X19dOnT5fX8zI6Mn5+fiNGjLh8+bKEy5PVCH5B&#10;ViP4wdGjR+fOnct2FO2EmJgYVVXVU6dOSbIwWY3gF2Q1ggc8f/587Nixly5dYjuQ9sPVq1c1NDQ8&#10;PDxaXZKsRvALshrBAxwcHFavXs12FO2N/Pz8SZMmaWtri3+VD1mN4BdkNYLrVFVVqaqqtv15hkRT&#10;0LbLli1btGhRRUVFS8uQ1Qh+QVYjuI6ent4ff/zBdhTtlrq6On19fU1NzWvXrjW7AFmN4BdkNYLT&#10;FBUVqaiolJSUsB1IOycsLAwJsaenZ9NZZDWCX5DVCE7z66+/Ghoash1FhyA3N3fmzJmrV68uLy8X&#10;nU5WI/gFWY3gLpmZmerq6g8fPmQ7kI5CTU3NwYMHR44cGRsbK5xIViP4BVmN4C7Lli1zdXVlO4oO&#10;x/nz50ePHq2trf38+fOXZDWCb5DVCI4SHx8/YcIEZA9sB9IRefDgwY8//qilpZWRkUFWI/gFWY3g&#10;IvX19TNnzjx27BjbgXRoAgIC1NTU0EfQSxIIHkFWI7hIcHDw7Nmz4Ta2A+noVFRUoI8YNWpUeHg4&#10;27EQhESQ1QjOUVNTo6mpmZCQwHYgxH9AH3Hx4sWpU6cuX768oKCA7XAIohXIagTncHJyWrVqFdtR&#10;EP+F6SMw1LC1tVVRUbG0tGSuIiEIbkJWI7hFVVWVmpra9evX2Q6E+C+ifURhYeG6detGjx7t6+sr&#10;/umRBMEWZDWCWwgEgm3btrEdBfE/ml4DmZyc/O23306ZMuXkyZOshEQQYiCrERzi7t27KioqxcXF&#10;bAdC/I+WruyPiYmZNm3avHnzLl68qOSQCEIMZDWCQ/z2228GBgZsR0H8AzH3q9XX1wcFBWlqaq5Y&#10;seLKlSvKjIogWoKsRnCFrKwsdXX16upqtgMh/kGrd2HX1NQcOXIEbluwYMHp06eVExVBtARZjeAK&#10;y5cvd3FxYTsKojESPluktrYWeZuWlta0adNCQ0PpWhKCLchqBCc4f/78+PHj6flYHETaJ2ZFR0fP&#10;nz8fe9PNze3p06cKioogWoKsRrBPfX39l19+GRYWxnYgRDPI9hzIpKSk1atXq6ioaGtr5+bmyj0q&#10;gmgJshrBPqGhoV999RU9H4ubtOXpxkVFRQYGBmpqaosWLQoPD6+trZVjYATRLGQ1gmVqamrGjx9/&#10;/vx5tgMhmqftz+zHLkYi/u2332poaBgbG9+9e1cugbELBmGPHz++devW9evX4+LiYmJivBuwt7c3&#10;NDQ0aA59fX3RzwzNzhUFpaFMpnBs5ezZs9gitout00CwWchqBMs4OzuvWLGC7SiIFpHjm2jQHe/d&#10;u3fYsGELFy708/Pj8vtgIQwkmomJifCxm5ubqIcEAsHBgwfx19TUFLMgm+jo6DNnzmQ2cPv27Sp5&#10;gzKZwrEVbAtbxHaxdWEkQkFCgZiFmJOSkhB/x9QeWY1gk+rqajU1tezsbLYDIVpE7u9XQ+p24sSJ&#10;NWvWDB06dMOGDeimWfxmEv1+cXHxhQsXPD09GWMBvQacnJyOHTsGseXk5MhdVIoD0SJmRI74mYow&#10;lULtUEfUFPVt37YjqxFsgtHl77//znYUhDgU99bQBw8eeHh4fP3116qqqsjhEhIS6urqFLQtBpSP&#10;Tv/48eMmJiaMvZDr2Nvbw7LIhNj2kcJBHVFT1Be1ZmyHhA+tgTZpT54jqxGsgTEjPR+L+yjhXdgF&#10;BQXm5ubTp09H4r5t27bY2Fh53eOBcq5everi4sL04/gLj166dKmsrIxtxXACtANaA20ibB9XV9fU&#10;1FReX9dDViNYY+vWrfr6+mxHQbSCEqwm5Pbt28gkkL0NHTr0l19+QWLx5MkTaQspLy8/duwY85sT&#10;euqjR4/y6ytEdkFbocUYw6ENkclVVFQoYl8rDrIawQ7Z2dkYmOMsYjsQohWUaTUhJSUlSCC+//77&#10;Tz75ZPHixY6OjuJvenv06FFUVJSRkZGuri7SvvPnzz948IBtQfAetCFaEu154MABtG10dPTjx4+V&#10;dgzIDFmNYIeVK1c6OTmxHQXROqxYTQh0dfLkyT/++GPMmDGampo7duw4deqUsG+9f/++j48PTIY+&#10;98yZM/iXbRG0W9C2aGFm3ODr64uEmMWjQjxkNYIFLly4MG7cOHo+Fi9g12qi5OTkHDp0aNGiRcOG&#10;DUPHiu7VwsIiNTWV7Q6/w4E2R8uj/QMCAjj4UDSyGqFs6uvrv/rqq5CQELYDISSCO1bDkZOWlmZg&#10;YCAQCBITE9nu24kq7AXmVvH09HS2j47/QVYjlE1YWNisWbPa05XE7RsuWA1HS3Jy8v79+93d3elr&#10;Rq6BPYL9gr3DkXfskdUIpVJTUzNhwoRz586xHQghKaxbLTc3d9++ff7+/pWVlWx34ESLYO9gH2FP&#10;5eXlsXvAkNUIpeLi4rJ8+XK2oyCkgEWrYQzk5ORkbW0tPj9LT0+PjY1tdPn+rVu3MBHZg4I7c9lh&#10;wgZxcXGpqanl5eVtKU1HR+fIkSNNpxsYGDg4OLSlZKnAnsL+cnZ2ZvGON7IaoTyqq6vV1dUzMzPZ&#10;DoSQAras9vDhw127dklyMciyZcs6der05Zdfik5ctWoVJk6bNk1R/XebQdhdu3Z9p4FXXnnlvffe&#10;8/T0lLm0qVOn/vbbb02nL1y48JdffmlDmLKAvbZ79262bgMgqxHKA8NGnHhsR0FIBytWq6ioQLdY&#10;UFAgSR8KPXz22WfdunXLzc1lppSUlPTq1UtFRYXjVvv888+Zz/fu3fvhhx9ee+01RC5baS1ZjS2w&#10;7/bs2fPgwQPlHzxkNUJJMM/Hah9vIelQsGI1XV3dO3fuSNiBQg+wF7p1gUDATHFwcFBXV//+++9F&#10;rRYZGYklR48ePW7cuC1btggfrq+tre3q6mplZaWpqTlp0iQ7O7tWV6lq+BkJQY4cOXLChAnYnKmp&#10;KUpgZgUEBMyaNUtNTW3+/Plnz54VE7bQaiAiIgLJpfArU4SBuaqqqkuWLElJSRFdsdlZolaD3Ves&#10;WOHm5obPenp6whqJqamY6iQkJCxatAjtOXbsWBQr+YNasAcPHjyo/IOHrEYoiW3btqHTYTsKQmqU&#10;b7Vz584FBQVJ2HVW/W01Jyen4cOHM1PQ6RsZGTWymr6+Prr40NBQHx+f8ePHT5w4UeiD/v37L1y4&#10;0NfXd//+/V26dDl27Jj4VcCuXbvefPNNdP1Hjx6dPn163759V61aVdWgnJ49e8IQKATL9OjR48KF&#10;Cy2FLbTajRs3YI5BgwYxvyAieKxoYGCAdpg9e3bv3r3z8/OZJVuaJbRacnIyytmwYQNzcc2cOXN+&#10;+umnVmvaUnVKS0vffffddevWhYeHBwYG7tixQ6qfKhEkqq/k44esRigDjO/o+Vg8RflWQ8ct1aUT&#10;jNVKSkreeOON+Pj4tLS07t275+XlNbKaKJiLxCgpKYnp6zU0NIRP2MIqQg20tAr6+l69ellbWzOz&#10;sGnYBRpA2H369DE2NhautXz58u+++66lsDuJgHaOi4vDdBTy1ltvIcthFsO/AwcOhE7Ez2KshuQS&#10;kcDEwq00slqzNW2pOviMXBCxZWVliWl/MSBCExMTJR8/ZDVCGfzwww+Ojo5sR0HIgvKthkREqq6T&#10;sVpVwxUiyFF27tw5b948/NvIajdv3ty6devkyZOR0g0bNqxz587IS5i+fuPGjcLFkJcwq4tZBW4T&#10;/bYQzJgxA1tPSEjA9LVr1yL1QRjwjZaWljCDbBr2mDFj0htAeortwojXrl1jRIKihEuuXLmSuRZG&#10;zCzUYuTIkZAT88WjkEZWa7amLVWnqkFLKioqH3zwwa+//hoWFibDzYKGhoZKPn7IaoTCuXTp0tix&#10;Y+n5WDxF+VbD6F6GXK2q4WcwJBlIX3x9fauaWG3UqFEzZ84MCQm5cOFCYmLiq6++6u3tXdXkOgs4&#10;ACYQvwr+hQZgI+Fas2fPhgZOnz6N6RCAjgjm5uYthS36uxpSqHfeeQcuPH/+PAoRvfhz/fr1MCs+&#10;iJmFWkyYMOH1119Hpiu6lUZWa7amLVWH+Xz37l1LS8u5c+ciFR48eLBUjyjDfjQ1NVXy8UNWIxQO&#10;zoegoCC2oyBkRPlWwzAoODhY8q5TaDUwZMiQd999l5GiqNVycnLQcV++fJn5Fx/wr3iriVmluLi4&#10;a9euHh4ezKyKiooBAwZAA/n5+V26dJHwAv1GVqusrHz77bcRSVFREZJCHx8f4axJkyb98MMP+CBm&#10;FlOLkydPwj26urrCBSSxWkvVaRQw9DZ06FA4W5LaMYSGhmJvKvn4IasRiiU8PHzGjBn0fCz+wso1&#10;kIaGhqIXHIpH1Gr3G2A+i1qtpKQEmZaFhUVVw7V5Wlpa0IN4q4lZBaxevfrDDz+Mjo7OzMzcsGED&#10;kiRGA0uWLEFCI7xCBBleWFhYS2GPHj06pYG4uDgUCCMi3cSs7777TlVVlbna0NnZGdtFFsis1dIs&#10;YS3w71tvvbVr1y5meUmsJqY6GRkZGGEwF57A2VhGVJniKSwsROKo/IOHrEYokNra2okTJ+KMZTsQ&#10;QnZYsdqjR4/2799/48YNSXpPUauJ0ugbSBMTk27duvXt27dnz54CgQAdd6vfQLa0SlVD4rJ06VJM&#10;ZxKsuXPnbtmypaoh71mxYgVSH0zH8vhraWnZUtjCS0WQYMFwXl5ezKzc3FykcZDcm2++yVzxKFyr&#10;pVmitTh//nyfPn2YpEpCq7VUHej5vffeQyP079+/e/fumC7hHXWIE3sQ+1H5Bw9ZjVAgbm5uixcv&#10;ZjsKok2w9WyRmpoaPT29+Ph4SfpQCUH2kJCQIPmdcBKuUlFRMWjQICarYygqKoIPkOhglszRZmVl&#10;oZBmLSJmVttpWh1mc8K7C1oFWsUggK2f0slqhKLAMG3EiBE4sdkOhGgT7D7dODw8HOmI5N9GKg3o&#10;1sbGBsKLiYlBUti7d2/4j+2gZEde1cFahoaG2GssHjNkNUJRmJiY/PLLL2xHQbQV1p/ZX11dbW1t&#10;bWVlJXmuoAQuXbqkpaU1ePDgTz75ZMGCBY0e/8E72l6dgoIC7CaoEfuL3QOGrEYohNLS0mHDhmHg&#10;xnYgRFth3WoMDx48sLe3Rx5A7wvlGklJSUZGRg4ODqw89bEpZDVCIezcuVNHR4ftKAg5wBGrMTx/&#10;/jwiIsLAwMDW1lbyBxISigDtb2dnh32BPYL9wvah8T/IaoT8uXnzpqqqamVlJduBEHKAU1YTUlFR&#10;4eHhgS7VzMxMvleUEOI5d+6cubk5kma0P/YC2wdCM5DVCPmzdu1aDOLYjoKQD9y0mpAnT55ERUVB&#10;b/r6+k5OTsnJyWx3++2Qy5cvOzs7o4XRzmhttDnbu10cZDVCziQlJY0ePfrZs2dsB0LIB45bTZTi&#10;4uLQ0FD9BiwsLE6cOMHBiyd5AdoNrYc2ZEyGVkXbsr17JYWsRsiZr7/+2t/fn+0oCLnBI6uJ8ujR&#10;o8TERGRvjOSMjY2PHj2KTE6qJ0x2ENAmaBm0j4mJCdNcaDe0Hiv3ULcdshohTyIjI7W0tOrq6tgO&#10;hJAbPLVaI54/f37t2rWwsDB03MzXlQKBwMXF5eTJk+np6cwToToCqCnqi1qj7mgBJhVDm6Bl0D6c&#10;uuhDZshqhNx48eLFlClTYmJi2A6EkCftw2rNcvfu3YSEBD8/PyMjI/2/0dPTs7Gx8ff3P336dGZm&#10;ZlseDsIWiBmRI37UAnVBjYS1Q01RX9S6Hb+VnqxGyA0vL6+FCxeyHQUhZ9qx1VqCscKZM2d8fHyY&#10;3A4wmQ2T5AEHBwc3N7fAwMDo6GiM5DIbKCoqUpCoUDKzCWwLW8R2sXXEwAQjlJahoSGTeyFyxJ+V&#10;lcXNyxQVClmNkA9PnjwZOXJkSkoK24EQcqYDWk0SiouL8/PzMzIyzp49i6wIFvH29kZiZNiAQRPg&#10;HuFnfRFaWkYIUyBKRvmMq7BFbBdbLykpYbsZuAhZjZAPVlZWP//8M9tREPKHrEbwC7IaIQfKy8uH&#10;Dx9+69YttgMh5A9ZjeAXZDVCDmhra+/Zs4ftKAiFQFYj+AVZjWgrt2/fVlFRuX//PtuBEAqBrEbw&#10;C7Ia0VY2bdpkbm7OdhSEoiCrEfyCrEa0ifT0dA0NjcePH7MdCKEoyGoEvyCrEW1i8eLF7u7ubEdB&#10;KBCyGsEvyGqE7MTGxk6aNKm2tpbtQAgFQlYj+AVZjZCR+vr66dOnR0REsB0IoVjIagS/IKsRMhIU&#10;FDR37ly2oyAUDlmN4BdkNUIWampqNDU1L168yHYghMIhqxH8gqxGyIKTk9OqVavYjoJQBmQ1gl+Q&#10;1Qipqa6uVlNTu379OtuBEMqArEbwC7IaITUGBga///4721EQSoKsRvALshohHSUlJSoqKu34lYNE&#10;I8hqBL8gqxHSsX37dj09PbajIJQHWY3gF2Q1Qgpyc3NVVVWrqqrYDoRQHmQ1gl+Q1QgpWLdu3aFD&#10;h9iOglAqZDWCX5DVCEm5fPnymDFjnj17xnYghFIhqxH8gqxGSMq3337r7+/PdhSEsiGrEfyCrEZI&#10;RHR09L///e+6ujq2AyGUDVmN4BdkNaJ1ILMvvvgiKiqK7UAIFiCrEfyCrEa0jr+///z589mOgmAH&#10;shrBL8hqRCs8f/58zJgxSUlJbAdCsANZjeAXZDWiFezt7desWcN2FARrkNUIfkFWI8RRVVWlqqp6&#10;48YNtgMhWIOsRvALshohDoFAsG3bNrajINiErEbwC7Ia0SJPnz4dOXJkcXEx24EQbEJWI/gFWa29&#10;kZaWZm9vb9qASQP4gCmYLkNp9CQRgqxG8AuyWjuhoKAAAjMwMAgODi4tLa2urq4S4d69e0ePHtXX&#10;18cyWJLtYAk+QVYj+AVZjfeUl5cjG3NwcKioqKhqjbKyMjs7O7gNa7EdOMEPyGoEvyCr8ZuEhAQ9&#10;Pb3i4uJWfSZKYWGhrq7uhQsX2A6f4AFkNYJfkNV4jJ+fn5ubW6MvGyXH2dnZ19eX7UoQXIesRvAL&#10;shpfgZAiIyNl85mQ48ePe3t7s10VgtOQ1Qh+QVbjJQkJCe7u7m1UGoOLiwt9FUmIgazWKpWVlbdv&#10;375y5cr58+eDgoL8/f1tbW1Fr0NmMG4N0YWZ1VEOSkOZKBnlYyvYFtvV5TpkNf5RXl6up6cn8xeP&#10;TdHR0aGLR4iWIKsBnG7Xrl2LjIx0dnZmDGTUgGED9vb2np6eJ06ciImJycjIyMrKunfvnlzOTZST&#10;nZ2NMlEyysdWsC1mo0wATDAYmyI2RIg42W4q9iGr8Q+M4KS9PEQ8hYWFOD3YrhbBUTqa1R49epSW&#10;lhYcHMyoy6ABa2trJEwXL14sKCiQ46knLxAVYkPMiJMJmBEepqAuqBHbjapUyGo8A4evg4OD3M8K&#10;Gxub/Px8titHcJF2b7W7d++ePHnS3NwcMhAIBBYWFpBBSkpKZWWl3E80ZYL4UQvUxdLSEvVC7VBH&#10;1BT1ZbvJFQtZjWcwt5rJ/QQoLS01NDRku3IEF2l/Vqupqbl8+bK9vb2ent7BgwednJwuXLhQVlYm&#10;99OKa6COqCnqi1rDc2gBtANag+0dImfIajxDX19fQUe8rq4u25UjuEi7sdr169cZkyFrCQkJuXPn&#10;joJOJb6AFkA7oDXQJmiZnJwctneRfCCr8Ym0tLTQ0FAFHeKBgYFXr15lu4oE5+C71ZCdYCx44MAB&#10;Ly+vW7duKej04TtoGbQPcjhILiEhge2d1ibIanzC0dFRvteJiIKBm52dHdtVJDgHT62WlZVlZGQE&#10;mR0/fvz+/fsKOmvaH2grtBjazdjYGG3I9m6UBbIanzA1NZXjBf1NwTCN7SoSnINfVqutrQ0JCdm/&#10;f7+bm1tpaaniTpZ2D1oPbaijoxMaGvrixQu2d6wUkNX4BKym0OOYrEY0hS9Wq6+vDwoK+vPPPy9c&#10;uKDQ06SjgfZEqwYHB6OF2d7JEkFW4xMmJiYKPXz19fXZriLBOXhhtZSUlN27d587d06qA76srOzE&#10;iRNOTk7QYVZWloJOK6lIT0+P/ScXL15kO6j/gLZFC6emprK9q1uHrMYnyGqE8uG41V68eHHo0CFn&#10;Z+cHDx5IdbT7+vr269evV69eY8aMGT58+Kuvvjp//nxpC2mJH3/8UVdXV4YVly1b1qVLl9dFGDVq&#10;lFxCaoQMEaJx0M729vZ1dXVs73ZxkNX4BH0DSSgfLluttrb2wIEDiYmJ0h7qERERr7zyyubNm4WP&#10;tkKutmjRInndDDpr1qyNGzfKsCKs9vnnn8slBvHIHCFa++DBg1z+pY2sxiccHR3v3r0r9+Obga6B&#10;JJqFy1YzNjZOTU2V4WhHfqaurt5sZqatre3i4mJmZjZu3LiVK1cyEwMCAqABNTU15HNnz54VLhwZ&#10;GQkPjR49Ggtv2bLl9u3bmGhubo4s8OOPP17QQHZ2tvhCRGnJav7+/j///LPoFBsbmz179ogvGXVx&#10;dXW1srLS1NScNGkSTnBmeksRSgja3MTEhO2d3yJkNT6RlpYWFBQk1fEnOYGBgZcvX2a7igTn4KzV&#10;cLi6ubnJcKjfunWrc+fOhoaGzc6dOnXq+++/P2fOHBSOkwJTIIOePXvq6uoeO3Zs165dPXr0EF6Q&#10;oq+vr6enFxoa6uPjM378+IkTJ2JibGyshoYGNOPRQFFRkfhCRIHVoJ9yEZgHd6GynTp1Eq6CiQjS&#10;wMBAfMmoS//+/RcuXOjr67t///4uXbpgmZYilAo0Dmd/YyOr8QyBQCDt8SchOjo6fLnGiVAmnLUa&#10;tFRRUSHDoX7u3DkYws/Pr9m5MMFnn30mTOPglT59+iApFC6wfPny7777rumKeXl5KDYpKamqyfd7&#10;khcCq3X6J6tWrWJmId/65ZdfmM8hISGvvvrqzZs3xZeMusBewrpMmzbtp59+Yj7L/A0kA1qes49E&#10;J6vxDCT+irgLB2XSpSJEs3DWajI/PQ6pDGzh6enZ7FyYYN26dcJ/ExISsPDatWuRBu3cuXPHjh1a&#10;WlrDhw9n5sIrW7dunTx5MqYMGzYMKeDRo0ermjhDfCGiMN9npoiATTCzLC0t33vvPeaXv0WLFiGb&#10;bLVk1EU0DNRr3rx5zOc2Wg1w9smxZDWeUVBQIPxyXI5YW1vj5GG7cgQX4azVkCvIlqvdvXv3lVde&#10;2b9/f7NzYYLffvtN+O/p06ehjV9//VVHBHNzc2buqFGjZs6cicwJpkxMTET+5O3tXdXEGeILEUXM&#10;1SKFhYWvvfZaQEDAnTt3evTowWxIfMmN6oJEjXFh0wilBS3P2Z/WyGr8AwcTjm+ZD8emoDRK1IiW&#10;4KzVMjIyjhw5Itsxjz59wIABjb72YP5tZIL8/PwuXbo0m9jl5OTAKJcvX2b+ZX76YmQDeYhe3CGm&#10;kEaIvwZy4cKF33zzDcagffr0YR4DJr5kMVZrFKG0uLm5of3ZPgSah6zGP8rLy2W7FaYl9u3bd+/e&#10;PbarRXAUpVnt6dOnt2/fRjd9voGgoCB/f38HBwdTU1Mc8EhHNm/ezFyzN2HChLFjxw4ZMqRfv34y&#10;XNZf1WCgf/3rX0izmNVxToWGhqqrq+NDIxOAJUuWDB48WHgJBlYJCwvDh5KSEiRnFhYWVQ2XEGtp&#10;aXXu3Jmx2oYNG8aNG3fjxg3khczPWi0V0ghYDflfkghCawK0Sffu3dXU1ETTLDEli7Fa0wgl58qV&#10;K7a2tso5KmSArMZLEhISXFxcpDoQW8LZ2TkuLo7tChHcRTar3W4APSz8FB4eDj+5urrCTwYGBr82&#10;gLQDfkJeAj8NHToUW0HXjM+ampqMujZt2oTF9u/fj7Xs7OxQQmBgICO8vLw8FM684tnS0jI2NlaG&#10;I//ixYvo9JHovPbaa6+88krfvn2ZwWJTqxUXF69YsaJr165vv/3266+/jr/YKDPLxMSkW7duWLdn&#10;z54CgQBzGaulpqaOHz++R48ewutHxBQiStOrRbCwcG5FRQVEjomiT1ERU7IYqzWNUELQXaB8eR9l&#10;8oSsxld8fHyOHz8u+bHYLMeOHXN3d2e7KgSnQR8BhVy7dg06OXPmDOzi6+tr2sC2bdsgHnSpkNCM&#10;GTPgpBEjRvxfA2MbmDt3LmatXbsWi+3ZsweroEP0byA+Ph4F5uTkMPd4tSVCZDBmZmbC+6mloqCg&#10;AFnO9evXW12yqKgIS2ZkZDT6Ma+wsBCjTAnf1tZSIW1HcSUL5ngbNAAAIABJREFUKS0tNTc3R2vL&#10;69BSEGQ1HoPOBZmWzMeok5OTh4cHXc3fcaipqWFSKHR/MEpwcDDsYm9vD9no6OhAPBs3boSEvv32&#10;W8ZJAwcOFCrqiy++wKwlS5YwmRZjNS8vL5QQFRWF0tLS0lBySUkJK1WD0gwNDT09PemlM4qgvLwc&#10;+xotzIufKshq/AbdE/ojaS8ewfL79u2jLx55DToaYQp1+vRp2AXpOyObrVu3QjzLli2Dh6ZNmwYn&#10;DR8+HKf6gAEDGF3Nnz8fszZs2CD8ig9uQwnwHErDQcXIDxZ8yeGrRZqSm5trYGDg6Ogo38upOjLI&#10;QTH8RauibdnevZJCVuM96N2MjIxsbGzKyspaPUaxjLW1tb6+Pi/GXB2Euro6xiIXL16EVEJDQyEY&#10;dM3CqyQ2bdrE/NQkmkKpqKjgs5aWFqYvXboUi/3++++M1by9vVFCTEwMSsvIyEDJ2O8yh8cjqzEg&#10;X0Tr6enpnTx5Ul7PdexoVFRUoPUEAgFakq38W2bIau2E/Px8Q0PDAwcOBAQENH1fNqZgOrpI+Izu&#10;S1MoaG1Y5Pr16zBKbGws8xsSI5s//vgD7lm5cqXwVyh1dXWcge+//z6jq6+//hqz1q9fj8W0tbWx&#10;yqFDh7B6UFAQc5WEaAqlNHhnNSGXLl0yMzPDMY82VNxL5NsTEBjaCpkZ2g2tx/YOlBGyGs948OAB&#10;+jgTExN0eXAYhqKNFrh69aqtra1BA/oN4AMyuStXrjT6CQ3rogSTBlAmSlZiPfjBnTt3YJHk5GQY&#10;JSIiAie8i4sLWh5jWIhny5Ytoheaf/jhhzidhg4dis9TpkzB9O+//575FcrY2BhreXh4NPoVihcZ&#10;M3+tJiQzMxPjA5wIONRPnTqFvpttfXAIHIRoE7QMhsVoJbQV27urrZDVeAPzhQD8lJGR8fDhw6qG&#10;gdWuXbtky72w1t69e5nbTqurq9HJWllZMV/ayD1yLoAWg0Vyc3NhlHPnzjEplKWlJWSDNoR4Vq9e&#10;DQ999dVXcNLIkSOZqyRGjx6Nf+fMmdPoQj60FVOC6IXmT548YbuWCqEdWE0I0lykIDiJMM7AgM/V&#10;1TUpKamjfUuJ+mKgdvjwYbQA2gGtgTZR8hcACoWsxgOgMW1t7bNnz0I/TQ9Qc3NzT09PyV93hCW9&#10;vLzQLzPPAm/E6dOnYTvOPjWAgUmhLl++DKOcOHECdsEp2vReqEmTJsFJH3/8MY7yIUOG4PPEiROZ&#10;7IpZDMtjLayLEqBzlIaMFiXfvXuX7SpyiPZktUZgR+P4MTMzMzIyQqaCUyksLOzq1avtyXOoC2qE&#10;eqF2qCM0hvqi1u34ICercZr6+npbW1sPDw/xB25iYuL+/fudnJyysrJaGnNhOuZimQMHDqDvFlMa&#10;bIeOHiM4JVz0j23BItnZ2TBKXFwckwDh9INsduzY0VIKNWrUKPw7e/ZszFqzZg0WQ74lei8UsjEU&#10;iMwMhSNLU3Qt2jft2GqNePr0aVpaWmhoKA4ko79hbmDAaC8zM5PLtkNsiBBxent7I2Zh/KgLaoR6&#10;oXZsN7CSIKtxFxyFcFVKSoqEh/XNmzeDgoJwQBs3YCIC87tOcHBwfn6+hKXBlEgQJT8THj16BIUg&#10;BuZLucDAQNjFzs4O20UthPdCCS/k++CDD3Dwffrpp01/hWK6Ejc3N0qhuEDHsVqzPH/+/NatWzgI&#10;ma+scTbh+MQJxTgD2c+RI0c8PT2joqJgFMgDQzTZ7gdvCZSGMtPT01E+toJtYYvYLhMAEwmiYoZ0&#10;iBPRIma2m41NyGocBTrZvXu35BJSBMh1kDC1Kra6urr333+f+YpvwoQJjLo2b94MP+nq6sJPDg4O&#10;wnuhhBfyPXv2TDktSbSRDm61VsFgC8fzpUuXcGyHhITgUD906BBz1avJP2Ek1BKMnERhCmGug0XJ&#10;KB9boeFdq5DVuEh9fb2Ojg67ShOKDRkbPX+kI0NWI/gFWY2L2NraSv7Fo6JJTEy0trZmu0kI1iCr&#10;EfyCrMY5MjIyWr08RMm4uLikp6ez3TAEO5DVCH5BVuMc2trabFusMZWVlbt372a7YQh2IKsR/IKs&#10;xi1Onjx59uxZti3WDH/99VdERATbzUOwAFmN4BdkNW6hr6/f9FZrjnDgwIGWwq6rq1NmKxHKhKxG&#10;8AuyGoeorKy0tbVlW14tYm5uXlFR0TTsFy9efPjhh1OmTFmzZg2sHBISkpGR0XFu+Wz3kNUIfkFW&#10;4xCBgYHXrl1jW14tkpqa6ufn12zkzINLwsPDzczM1q9fr6Wl9cEHH0yYMGHVqlW6urpYKyUlhZ7x&#10;wVPIagS/IKtxCCRDbJtLHEgljY2NJaxLfX39jRs3Tp48aWNjs2nTphkzZnz00UcjR45ctmyZtra2&#10;u7t7YmIiClRoexJygaxG8AuyGocwNTVl21ytYGBg0JYK3r59Ozo62sHBYdu2bbNnzx46dKiqqurC&#10;hQv37Nnj6uoaHx/flpdbEgqCrEbwC7IahzAxMWFbW62gr68v3yrfu3cvNjbW2dl5165d8+fPV1FR&#10;+fTTT+fOnbt9+3YnJ6eYmJiioiL5bpGQFrIawS/IahyiA1qtKRUVFRcvXnRzc/vzzz+XLFmirq7+&#10;8ccfz5o1a8uWLXZ2dpGRkfQubyVDViP4BVmNQ5DVmgXbvXLlire3t46OzsqVKzU1NQcNGjRt2rSf&#10;f/7Z0tIyIiIiOzu7trZW+YF1EMhqBL8gq3EIspqEPHnyJC0tLSgoSE9Pb/Xq1ZMnTx44cODUqVPX&#10;rl1rYGAQGhqakZFB7wSQF2Q1gl+Q1TgEWU1mampqMjMzjx8/bmpq+tNPP33xxRfw3MSJE3/44YcD&#10;Bw74+/tfvXqVbi2QDbIawS/IahyCrCZH6uvrc3JyWrq1wMPDIykp6cGDB2yHyQPIagS/IKtxCE9P&#10;z+zsbLbN1SJIhg4fPsx2I7WJgoKC6Ohoe3v7rVu3Cm8t+O677+jWAjGQ1Qh+QVbjEBUVFVy+Zc3I&#10;yKi0tJTtRpIzYm4tcHR0pFsLXpLVCL5BVuMWSCPS09PZ9lczpKWldZB3hwpvLdDW1l6yZMmIESM6&#10;+K0FZDWCX5DVuEVtbe3u3bsLCwvZttg/QDzIXZ4/f85287BDVcOtBT4+PsytBePGjWNuLVi/fr2F&#10;hUV4eHj7vrWArEbwC7Ia56iurt61a1dqairbLvsviARKo2c2ivLkyROk1MHBwQKBYM2aNcytBVOm&#10;TBG9taDdvLWArEbwC7IaF8HA387OztjYOCsri0WfYetGRkZWVlYdNkuTHOGtBWZmZj/99FOzby3A&#10;eIXtMGWBrEbwC7Iad6moqHBzc8PYX58lDh8+3P4uD1EawrcW2Nrabtq0aebMmR999JGGhsbSpUv5&#10;9dYCshrBL8hqBKE8CgsL//rrL9G3FgwfPnzBggW7d+92cXGJi4vj4DCCrEbwC7IaQbAJNBYbGwul&#10;QWzQGyQH1c2ZMwfac3R0hAIhQnYjJKsR/IKsxj6PHz8+deqUu7t7ZGTko0ePlLlpCwsLbFeZWyRa&#10;pbKyMjExEftFW1t76dKlGhoaQ4YMmTlz5ubNm21tbU+ePHnjxg1lxkNWI/gFWY1l/Pz8evfu3a9f&#10;v8mTJ7///vvvvPMOpiht60uWLNm6davSNkfIRnV1dUpKiq+vr66u7qpVqyZMmPDBBx9oaWmtX7/e&#10;zMzs+PHjWVlZNTU1Cto6WY3gF2Q1Nvnrr786d+6MIfmLFy/wb11dHbotTImOjmY7NILTPH36NCMj&#10;IyQkRF9ff82aNVOmTGFuLcBngUAQHBycnp7+5MkTuWyLrEbwC7Iam4wdO3bUqFGNJo4bN2706NHM&#10;Zz09PW9vbzs7u4kTJ65duxbaMzQ0HDNmzOeff+7u7m5ra+vo6MgsGR8f/8MPP2hqamLJbdu2iV5c&#10;h0J8fHywJMb46PhEn+VoamrK/Judnb34n8CvzDLh4eFz5szR0NBYtGjR5cuXmw1MMc1DSEFtbS0y&#10;Nuwsc3Nz5HDTpk0bNGgQjqWVK1fq6OjgALhy5YpstxaQ1Qh+QVZjjbKysk6dOllZWTWa7uDggOn3&#10;7t3DZ/RN/fv3/+abb/z9/SMiIvbv3//WW2/BTydOnPjyyy+x89atW8eshb4MioqKigoNDZ00adLk&#10;yZOFBaIQDOSXLFkSFhaGoX2XLl2QIzKzUPLmzZuZYHz/5siRI9gKekNMh/N69eoFlWIVbL1Hjx6p&#10;qalNA1N8axGykJubGxkZidHPL7/8MmvWrCFDhowYMQJHgra2tpub28WLFysqKlothKxG8AuyGmtg&#10;7Ax7HTt2rNF0mAnTk5KSXjbIQ0VFpb6+Hp+fPXv2xhtvODk5MYs9efKkT58+QquJwvgSI3fmXxSC&#10;5I8pBKB3Y0z2UsRqQrAYEjU1NbWqqioM/999913Rxz+uXr166dKljQIjeMSdO3cwQMHA6I8//kAK&#10;/umnn2I/zp8/f9euXc7OzrGxscxwShSyGsEvyGqsgaQH7jl69Gij6cePH8f0lJSUlw3y2LhxIzMd&#10;lsL0nJwc4ZJfffWV0GqlpaW7d+/+4osvIKThw4d37twZ+RwzC4X8+uuvwrVQ4IIFC5jPTa2GQvr1&#10;63f79m18Tk9PxxY3bNiALG3fvn0Y4M+cOVNdXb1RYASvwRjo7Nmzrq6u2PULFy5UVVUdOnTo7Nmz&#10;t23b5uDgEB0dTVYj+AVZjR2Ki4vj4uJeeeUVgUDQaJapqWmXLl2QKr1skMfOnTuZ6WlpaXDMrVu3&#10;hEt+/fXXQquNHTsWPdGpU6ewWGZm5quvvhoSEsLMEi0EQGOQGfO5kdUOHz78+uuvM2kiuHTpEra4&#10;fft2AxEOHTrUtEyiPSF6a8GyZcvQR3z00UczZszYtGmTjY0Nc2sBpekEZyGrKZsHDx7o6ekNGzYM&#10;YkOyNWjQINFrsmtra4cMGfLll18y/4rK49GjR127dg0MDGT+ffHixQcffMBYDUVBP9evX2dm4QP+&#10;ldZqMTEx3bt3Dw0NFS5ZXl4OvzbNJpuWSbRj0Ec8fPjw6tWr/v7+Bw4cWLVq1cSJEwcOHKilpfXT&#10;Tz9hEHb8+HEMpBR3awFBSAVZTXk8efLE0tJy+PDhH3744cGDBzHl2rVrvXr1WrBgAfNqSshp0aJF&#10;mILpzCqN5LF+/Xo478KFC7dv3/5//+//9ezZk7Ha48ePkZzZ29u/bHhtysyZMzt37iyV1SDCt956&#10;y9zcvFHMK1euxDiduUIEoPNi7jogq3Ucmv0G8tmzZxkZGRgDIX1fu3bt1KlT4bnJkyevXr1a7rcW&#10;cBacdzgT8/LyzjcQEBDg5+dna2tr/DdGIhgaGjJ/W0K4jBBhOXZ2dig5KCiI2VB+fj62i13AdgNw&#10;FLKaMsAw9siRIyNGjNi4cePp06chNmRszKzLly+PHz8eEnrjjTfwV1NTU3j1/Msm8sCQGSNlaO+d&#10;d97ZsWPH/Pnzt23bxsyysbHp1q0bdifmmpmZQXhSWc3Z2bnTP0E/9bIhQVyzZg1yRGwRZeKvg4ND&#10;0zKJdoyEv6vV1tZmZ2dHRERYWFj8/PPPzd5awHyvzheqq6tv3LgRHx+PJBUDPlH3AOgcg1QPDw8v&#10;L6/oBiByDPtKSkrk/vYMjHdRMgaXzIY8GsBpjhiEUmQkam1tffToUcZ8HfZVG2Q1xVJXV4eDDOf2&#10;smXLMLbFlA0bNuBkaLQYzgQcsjh2JS/5xYsXyPmY/IwBpmTeoy2XyEXB6Z2WlobzhLlbnOhQtOVq&#10;kZs3b0ZGRiLV2LJly6xZsz7++GMZbi1QNOj94eNTp045OTkJpaWvrw9D+Pr6xsTEwCjl5eVyd5Ui&#10;uHfvHk7Vv/76C9ozMTFBLYQy9vT0PHv27J07d9hub4VDVlMgUVFRX3zxxbx58xISEpgpEJuGhsbj&#10;x49lKxCjXRcXF6gL3cHy5cv79OkjzPkIQkHI9xrIoqIieMLR0XH79u0S3logX2pqapg3vjLJDdId&#10;U1PTgIAA5ot9tq2kQHJyck6fPn3kyBGh6g4dOoQ+SqrBNC8gqykEaAwyg9Jw0IhOR8Ym+mgPabl2&#10;7Rrzmi70BYsXL1byU26Jjomir+xv9dYC5j4Tmamvr8do0svLCxqDw2Cy0NDQ1NRUjAjZFg3L3L17&#10;9/z582h5gUCAZrGwsEB/VcWrb4mbhawmZ3D+QF3jxo07evRoXV2d6CyoDtPpUjGCXyj/frVGtxZo&#10;aGhgJIfx3KZNmyR8a8GLFy+uXLlib2/PJCUhISHZ2dlsS4TrlJaWQnJoYSRzkNyJEyd4+lUQWU1u&#10;5OXlbdy4ccSIEcjxm1UXsrdmr5InCC7DhbuwHz58mJKS4ufn1+xbC8LDw5m3FqAXDgoKYkyGichF&#10;2DYFX0FLYmDBGO7QoUO5ublsHwJSQFaTA8XFxdu3bx8+fLilpWVLVzOfOnUKJ2Gj7I0guA8XrNYU&#10;0bcWwHPI5wYMGGBjY4OJbBuhvVFUVOTr6ysQCOzs7Jh7kDgOWa2tlJeXq6iorFy5Uky2DplBaRCb&#10;MgMjCLnATasxXL582cjIyMrKKjMzs7Kyku3+v50Dpbm6uhoYGERERHD54TJkNTlw4cIFVVVV/G1p&#10;gaNHj86bN0+ZIRGEvOCm1c6cOYPs4fjx49XV1Wz39h2Oc+fO6enpBQUFcfNWH7KafBAjtpqamnHj&#10;xgkv7icIfsE1q928eVNHRycuLu7hw4dsd+8dmpSUFG1t7atXr7J9RDSGrCY3GLFhCNlo+uHDh5ct&#10;W8ZGRAQhBzhlNbcGJO9509PTY2Njc3JyRCfeunULE5lnnXAQJmZRLl68yHZQLeLr62tra8upKwbI&#10;avLE0dGxf//+omJ7/PixhoYG81QRguAjHLHaixcvTExMLl++LFWfiwFlp06dvvzyS9GJq1atwsRp&#10;06bJtXuXG4i5S5cur4swatQouW/lxx9/1NXVlUtRSNf09PS4c88SWU1uQGbI1VxdXUW/irS0tNyw&#10;YQO7gRFEW+CI1XAq5ebmStvhwhCfffZZt27dhOuWlJT06tVLRUWFy1b7/PPPFb2VWbNmbdy4UV6l&#10;IRs2NjZm+xj5L2Q1+RAVFaWmppacnPxS5De2Bw8eDB8+PC8vj+3oCEJ2uGC11NTUwMBAGXpbGAL2&#10;mjp1qkAgYKY4ODioq6t///33QqtFRkZisdGjR48bN27Lli3C52Zpa2tjkGplZaWpqTlp0iQ7Ozth&#10;sS2tAiorK5EDjRw5csKECdiWqakpShDODQgIgE7QV8yfP//s2bMtxdys1fz9/X/++WfRKTY2Nnv2&#10;7BFTcktVMDc379ev38cff7ygAeYW9YSEhEWLFqFxxo4du2LFikZf27aKr6+v6JPZWYSsJgciIiJw&#10;KIj+asqIbeXKldu3b2cxMIJoO1ywGnphqXpYIYzVnJycML5kpkAYRkZGolbT19fX09MLDQ318fEZ&#10;P378xIkTmelwYf/+/RcuXIj+ev/+/V26dDl27Jj4VcCuXbvefPNNiOTo0aPTp0/v27fvqlWrmFmQ&#10;Ss+ePeE8lIPFevTogY6i2ZhhoHIRmJsW4IxOnToJV8HE999/38DAQEzJLVUhNjZWQ0MDFmQe/19U&#10;VFRaWvruu++uW7cuPDwcA4gdO3ZI+7tjRUUFGpbtI+U/kNXaSnBw8IgRI5r+coajCidS+3tyKNHR&#10;4ILVTExMZLuCn7FaSUnJG2+8ER8fn5aW1r1797y8PFGriYJZMEdSUhKjBHT9wsdFYvmffvpJ/Cpw&#10;Q69evaytrZlZ2G7v3r0Zq0FOffr0MTY2Fq64fPny7777rtmYG70WSuhFpFy//PIL8zkkJOTVV1+9&#10;efOmmJLFVKHRN5ApKSnYUFZWVqtNKgYolu0j5T+Q1dqEn58fDhrhS6gbcf/+fSXHQxByhwtWQ66G&#10;VECGfpaxWlXDFSIbNmzYuXPnvHnz8K+o1SCGrVu3Tp48GcPQYcOGde7cGWlWVYMSRPt95DHMumJW&#10;gdvgBtEsZ8aMGYyTEhISMGvt2rXIpRAGkiEtLS1hBtko5tGjR6eIgM0xsywtLd977z3mtTiLFi2a&#10;M2eO+JLFVKGR1ZinSXzwwQe//vprWFgY+i5pmxo7yNDQkO0j5T+Q1WTH3d0dBx8OOLYDIQgFwgWr&#10;Xb161dfXV9p+tkrEapGRkUibBg4cyJQjarVRo0bNnDkTqc+FCxcSExORAHl7ezNK+O2334RFIcth&#10;LCJmFfwLwTCvOWSYPXs2Y7XTp09jFpyhI0Kz36yKuVqksLDwtddeCwgIuHPnTo8ePZiNiilZTBWa&#10;Xi1y9+5dWHPu3LnIawcPHpyamipNS1dhiM+Ru3LJajLi5OSkqalZUFDAdiAEoVi4YDVgamoq7fUL&#10;VSJWA0OGDHn33XeZREdoNZQJJQhvGGB+uxJvNTGrFBcXd+3a1cPDg5mF9GXAgAGM1fLz87t06eLp&#10;6SlJzGKugVy4cOE333xjbW3dp08fJqMSU7IYq+FDo2tPhEBvQ4cOhSZbDVVIXl7ewYMHOfIYLbKa&#10;LGBEM3HiROx7tgMhCIXDEavV1NQcOHAASZvkXW3VP612vwHms9BqJSUlyLQsLCzwGQmQlpZW586d&#10;xVtNzCpg9erVH374YXR0dGZm5oYNG15//XXhr2JLlixBDiS83ANJXlhYWLMxIxdMEkH0Lr2goKDu&#10;3burqamJZlotlSzGaoht3LhxN27cQD/24MGDjIyM4OBg5rIUaBJVkPxutuzs7L1798r8MmS5Q1aT&#10;GgMDAxwrin5jL0FwBI5Y7WXDU8LhEuYXLAkRtZooot9AmpiYdOvWrW/fvj179hQIBPBQq99AtrRK&#10;VUOis3TpUkx/++23sfrcuXO3bNnCzEImt2LFCiRzmIVV8Bfj42ZjbnS1CBYWzkX+169fP0w8d+6c&#10;cGJLJYupQmpq6vjx43v06MFc6gIjvvfee6hU//79YU2EDXlL0sKnTp3CaOPZs2dsHx3/g6wmHfv2&#10;7ZsxY0Z5eTnbgRCEkuCO1RjQ/2pra1+/fl2SPldCCgsLExISkHjJdxUYaNCgQUxWJ6SoqAhVQG4k&#10;2/UvYmh7yVlZWSgBuZokC6PuBw8eRFLIkS8ehZDVJAXjxO3bt2MIU8X/N6AThORwzWoAmYGzszOS&#10;pDZeia4I4uPjbWxsILyYmBhkhL1794b/2A5KzsBn5ubmpqamZWVlbB8LzUBWk4gXL15s3rx5wYIF&#10;jx49YjsWglAqHLQaA+M2XV3d6Ohotvv5/3Hp0iUtLa3Bgwd/8skn6DFSUlLYjkiepKamGjVQUlLC&#10;9v5vEbJa69TU1Kxdu3bZsmVPnz5lOxaCUDactRpDfX09sqIDBw5YWVlxMHVrH8BhXl5e+/fvd3d3&#10;585VIS1BVmsFmAw+W7duHXeeSE0QyoTjVhNy//59Dw8P6M3MzIyzb5nhF0VFRWhSZMNo0mvXrrG9&#10;hyWFrCaOR48effvtt1u2bOHmK18JQgnwxWpCqqur/f399fT0YDhkGHl5eWzbgU9UVFScOXPGxMTk&#10;4MGDlpaWLT04icuQ1VrkwYMHs2fP3rlzJ9eu8CEIZcI7q4mSnZ3t6OjIGM7V1TU5OZlta3CR4uLi&#10;yMhImAwNZWBgEBUVxesLCMhqzVNWVjZt2jScCWwHQhAsw2uriZKfn3/06FH02shC0H0jjUtMTGQe&#10;NdLRuHPnTkxMjI2NDbo4fX19Kyur+Ph47v9gJiFktWa4e/fupEmTzM3N2Q6EINin3VitEdevXz92&#10;7JixsTG6dYFAANv5+PhcuHChqKiIbenImby8PDjM2dkZLhc0YGdnd/r06YqKCrZ3gkIgqzUGR4Cm&#10;pqaTkxPbgRAEJ2ivVmtEbW1tTk5OZGTkoUOHDA0N9f8G/4aEhFy6dEn44HzOgvjPnz8fGBhobW2N&#10;yOFp/EVdXF1dz5w503HeikVW+wfZ2dkjR4708vJiOxCC4AodxGotcf/+/dTU1IiICLgBiZ2RkRE8&#10;YfA30Mbhw4fd3d2joqKYZz8CqZ5R0iooDWVmZGSgfEgX20IkjLQYEA+iQmweHh4IAwtXdewnRZDV&#10;/sfVq1fV1dVDQ0PZDoQgOEQHt1qrFBUV3b59OyEhAXmSXwP29vbGf2PUBMPmaLqYsAQHBweUGRAQ&#10;gPKRMmJbHSfrkg2y2n+5ePGiqqoqRjpsB0IQ3IKsRvALstp/OHPmDJQWHx/PdiAEwTnIagS/IKu9&#10;jIiIUFNTS05OZjsQguAiZDWCX3R0qwUEBGhoaGRkZLAdCEFwFLIawS86tNWOHDkyevTo3NxctgMh&#10;CO5CViP4Rce1mo2NzYQJE27fvs12IATBachqBL/ooFYzMDCYOnUql18RRBAcgaxG8IsOZ7X6+vq9&#10;e/fOmjWrvT4thiDkC1mN4Bcdy2p1dXW///77119/XV1dzXYsBMEPyGoEv+hAVqutrf35558XL178&#10;5MkTtmMhCN5AViP4RUex2rNnz1atWrV69ernz5+zHQtB8AmyGsEvlGS1tLQ0e3t7U1NTkwZMG8AU&#10;TFfQFkV5/PjxokWLNm7ciHRNCZsjiPYEWY3gF4q1WkFBgbGxsUAgOHr06L1790QfRP3w4cPS0tKQ&#10;kBADAwN4DkvKd9NCqqur582bt23btrq6OgVtgiDaMWQ1gl8oymrl5eXwma2tbVlZWauvWqisrHRw&#10;cED2hrXkFQADSp41a9bevXvr6+vlWzJBdBDIagS/UIjVLly4oKurW1hYKNVrhEpKSpDVJSQkyCUG&#10;AKFqaWnp6enJq0CC6ICQ1Qh+IX+r+fj4ODs7S+Uz0a8l3dzc/Pz82h5GcXHxpEmTzM3N214UQXRk&#10;yGoEv5Cz1by9vY8fPy6b0hiqq6tPnTrl6+vbljBu3749btw4e3v7NlaHIAiyGsEv5Gm18+fPy5yl&#10;NRKbh4eHzF9F3rx5c/To0cj52lIXgiAYyGoEv5Cb1e7fv79///62K43h4cOHAoFAhotHcnJyRo4c&#10;KZfvMAmCeElWI/iG3KxmaGgo7eUh4rl3756pqalUMVxPrmOcAAAgAElEQVS7dk1DQyM4OFjmWhAE&#10;0QiyGsEv5GO1W7duWVtby1FpDI6OjpLfx5aamqqurh4RESFbFQiCaBayGsEv5GM1AwOD0tJSuVut&#10;srLSxMREkgCSk5PV1NSioqJki58giJYgqxH8Qg5Wq6+v19HRkbvSGODLVgO4dOmSqqrqmTNnZAie&#10;IAjxkNUIfiEHq125ciUwMFBBVgsLCxP/rMgnT56MHTs2Pj5ehsgJgmgVshrBL+RgNVtb2zt37ijI&#10;avfu3XN0dBQfAL1ZhiAUB1mN4BdysJq+vr6ClAYePXok7ZWQBEHIEbIawS+4brWHDx+S1QiCRchq&#10;BL+Qg9UEAoHirFZdXU1WIwgWIasR/IKsRhCEOMhqBL+gbyAJghAHWY3gF3Kwmo2NjeKugSwpKWn1&#10;GkiCIBQHWY3gF3KwWnJysuLuVwsJCRF/vxpBEAqFrEbwCzlY7cWLF4p7toi+vr6cakoQhCyQ1Qh+&#10;IZ/nQAoEAkU8B7KsrEzC50ASBKEgyGoEv5CP1W7cuKGIZ/YfOnRI8mf2EwShCMhqLVFfX19XV3fn&#10;zp1bt24lJCTExcUFBAR4e3vb2NgYNAdG/8wH/X/SaK4ohoaGKA1lomSUj61gW0VFRdgu27XnLvKx&#10;GvYudol836+GY4USNYJgnY5sNfRsT548ycnJOXPmjJeXF+MeRkV6enqCBlxcXNzc3E6cOBEdHZ2a&#10;mpqZmXn37l059oQoDWWiZJSPrWBb2KLgb5hg8AH+Q4SIE9F28IcIyu2tocXFxfv27ZPjvjxw4IAM&#10;78ImCEK+dBCrQWD3799PTEz08/Nj0il46+DBgxhbwxYxMTFQixz7N0WACBEnokXMiBzxM4kgaoR6&#10;oXaoI9vNrAzkZjUQGxvr7Owsl91z+PBh5NptqxpBEHKgvVoNCU1KSgocgETnYAPW1tbHjh1DVvTg&#10;wQO59GNcAHVBjVAv1I6pJurr7e2Nuj99+pTtnaAQ5Gk1DASQHaP52rgbwsPDfXx82lYvgiDkQ7ux&#10;GjqomzdvBgYGols/cOCAoaFhUFBQWlqaXOTBL1Br1B0tgHZAa6BN8vLy2k0mJ0+rvWw4btzd3Z2c&#10;nGRubmR7vr6+bQyDIAh5wWuroUe6c+eOn58fum9dXV1XV9fk5GQ56qF9gDZBy6B9kMmhrYqKitje&#10;b21CzlZjiI2N3bdvn7QXj2B5NCt98UgQnIKPVqurq0M6Ym5urqOjY29vf/XqVQX5oP2BtkKLoStG&#10;66Wnp/MxgVOI1UBJSYm+vr61tXVZWVmr7YhlbGxsjIyM6PIQguAaPLIauuBbt26ZmJigU/bx8Sku&#10;LlaCBtoraD20IVrS1NQ0Pz+f7X0rBYqyGkNubi7chnYJCAhoeoRhCqYj5zU0NKT70giCm/DCai9e&#10;vAgLC0NX4+TkVFRUxIoG2itoT7Qq2vbYsWO8uE9OPlZ78OBBUFCQSQNNr8hHQ1y+fJm5M1F41yFM&#10;Zmtri2y3UVFYFyVgdICiUCZKli0kgiDkAsetBp+ho9DW1o6Li2O7/2/noIXRzsHBwRx3W1utdvLk&#10;SSRblpaWwkuJysrK9u7de/PmTRmiwVo7d+4sKSmpangHTUZGBlwoEAiwFRlKIwii7XDZahgu79q1&#10;68KFC5J0yunp6bGxsTk5OaITb926hYlXrlyRuwPkQlJSErpB0Sn5+fkImMV7D9DaaPOUlBS2d36L&#10;yG41tPWePXtiYmKaVhstbm1t7eXlhWGUhKVhSU9PTzMzM+RqjUqrrq4+e/YsxgjYohQ1IwhCHnDT&#10;augxMOR1cXGRvH9ftmxZp06dvvzyS9GJq1atwsRp06bJ1sUrmjFjxiBC0SlOTk4I+N69e2yFVNXQ&#10;w6PlbW1tuZm0yWK1+vp6SMvV1bWysrKlakNFkPmBAwewD7KysmpqapotCtMx19HRcf/+/YmJiWLa&#10;EQV6eHigHfl4TQ5B8BcOWu358+e6urrIY6Tqi2G1zz77rFu3brm5ucyUkpKSXr16qaiokNVkAO2P&#10;Hr62tpbtw6ExUlvt6dOnf/75p3gDCYGKCgoKgoODkYQZGxubiGDcAPPj2c2bNyVsx6tXr8J/7fWW&#10;eILgIFyzGsa1RkZG165dk7YXhtVgr6lTpwoEAmaKg4ODurr6999/L7RaZGQkFhs9evS4ceO2bNly&#10;+/ZtZrq2tjbG8VZWVpqampMmTbKzsxMW29IqAON+2HfkyJETJkzAtkxNTVGCcG5AQMCsWbPU1NTm&#10;z59/9uzZZmMWb7WEhIRFixahCmPHjl2xYoXwy9WWSkYtkGOhN0aoK1euFFOChGAvoBtn+4hojHRW&#10;g0527NghHOmwAg6a3bt3k9gIQjlwzWpIETw9PWXoOhirwQrDhw9npnz++ecQpKjVmMc/hoaG+vj4&#10;jB8/fuLEicx0uLB///4LFy709fXFwLpLly7Chyi1tArYtWvXm2++CZMdPXp0+vTpffv2FSoKXuzZ&#10;sydzYSEW69GjR7O/DoqxWmlp6bvvvrtu3brw8PDAwED0zMyvg2JKRi3ef//9OXPmuLm5YZWWSpAK&#10;7AusxfZB8Q+ksBqGSMjS2FUaA8Smo6NDX0UShBLgmtUMDQ0rKipk6DcYq5WUlLzxxhvx8fFpaWnd&#10;u3fPy8sTtZoomAV/MN9zwgcaGhrC3/Cw/E8//SR+FTijV69ewld0Ybu9e/dmFFVeXt6nTx9kOcIV&#10;ly9f/t133zUtUIzVUlJS8CErK0t0rviSUYvPPvtMWItmS5AW7AuMDNg+KP6BFFbDiEPCLx6VQGpq&#10;qq2trbAOBEF0EAwMDGTrNBirVTVcIbJhw4adO3fOmzcP/4pa7ebNm1u3bp08eTLyuWHDhnXu3Blp&#10;VlWDDzZu3CgsCvkNs66YVeA2OEM0+5kxYwajqISEBMxau3YtcimEgSRJS0tLmEGKIsZqEJiKisoH&#10;H3zw66+/hoWF3b9/v9WSUQtELiyq2RJkAOMMBTpKev5PQqthXCOv5/HLCw8PD7oqkiAUzf9xLFdD&#10;ZtCWXK2q4ZcwpE0DBw709fWt+qfVRo0aNXPmzJCQkAsXLmAQ/+qrr3p7e1c1+OC3334TFoVEbc6c&#10;OeJXwb8QTHp6unCt2bNnM4o6ffo0ZsElOiKYm5s3jfnf//73ggULRKeYmZl169aNuVLv7t27lpaW&#10;c+fORfY5ePBgjPXFl9yoFs2WIG2rYl9w7UWYkloN5hdzxSMrVFdXa2trK76JCKJDwzWrYYTt7u4u&#10;Q48htBoYMmTIu+++y9xHJLRaTk4OlHD58mVmGXzAv+KtJmaV4uLirl27YvDNzELvP2DAAMZq+fn5&#10;Xbp0keTXwTVr1iD/E52CTQ8dOrTRYpATJkJm4ktuarWmJbQaUiOwLZib7YPiH0hktfDw8L/++kva&#10;2iqB+Pj4kydP0g9sBKE4uGY1gPRChqxC1Gr3G2A+C61WUlKCTMvCwgKf79y5o6Wl1blzZ/FWE7MK&#10;WL169YcffhgdHZ2Zmblhw4bXX39d+HXikiVLkBsJr+NAkhcWFtY05tjYWBSoq6tbWlqKvCI4OLhn&#10;z576+vqYlZGRgX+ZZAMyw4awmPiSG9WipRIkBz6zsrJi+3BojERWk7aqSuPRo0d6enqDBg36/PPP&#10;f/jhB8SJgQP2Ij0lmSDkBQethoEsRCLtI7JErSaK6DeQJiYm3bp169u3L+QhEAjgoVa/gWxplaqG&#10;BGjp0qWY/vbbb2P1uXPnbtmyhZmFTG7FihVI5jALq+AvVN1s2KjpW2+9hQyse/fuMOi6desYH8Nb&#10;7733Hjbdv39/zELhzFOZxJTcqBYtlSAhZ8+eRWwcTCpatxoM0ewXvhzBzs6urKzs+vXrSNpsbW2x&#10;z3C0fdYAPuBfTMQsLMDBuwUJgvtw0GoMfn5+SBTkfj9yYWFhQkICEi/5rlJRUYHxN5PVCSkqKoJa&#10;kDOJ/6UQnXBSUhKWbPqM+KysLExHptVouoQliylBDEgcra2t/f392T4Emqd1q/n6+sqQ7CsN7JLA&#10;wMCmYeM4QNLm5eWFBA5pHJK5AQMGTJo0adWqVTo6Oh4eHpcuXcKQR1HtShDtBc5a7eXfb7zCaS7z&#10;9XsKJT4+3sbGBsKLiYlBRti7d29p3zrJNdDOyEQNDAzQ8mzv/BZp3WpGRkZcu05ElIcPHyKVlKSq&#10;L168yMnJQd6G9G7btm1It4cNGzZ06NCvvvpqy5YtGHpERETAkc+fP5dP0xJEu4DLVmO4ceMG+lkH&#10;BwepEg4lgKGzlpbW4MGDP/nkkwULFqSkpLAdkewUFBSghQ0NDdHabO/wVmjdaswvk5wFVjM1NZW5&#10;/hB2cnKyj4/PwYMHV69ePWXKlIEDB06YMGH58uXa2tpubm4Ybd27d0/m8gmC73DfagzIHhwdHfX0&#10;9IKDg0tLS9numdoJaEm0p0AgcHJy4nJ+JkrrVhM+M42bVFdXt8VqTamvr8/NzY2KisLAZPv27fPn&#10;z1dVVf34449nzpy5ceNGCwuLY8eOZWRkPHnyRI4bJQjOwherCUlNTcV5io7L1dVV2gcbEgxot8OH&#10;DyOlQUuiPdnepdLBe6sB+VqtWaoani5z9OhR7OZ169ZpaWkNGjRo1KhRS5Ys2bt3r4uLy5kzZ+7c&#10;uaPoMAhC+fDOakJwSrq5uRkYGKAT8/b2vn79Ott9FadB+/j4+DBvdUa78bdDI6vJTkFBQUxMDBLz&#10;3bt3L168WEND48MPP2QeEIfDAmn71atXkUqyEhtByAv+Wk2U3NxcT09PnJjotY2NjUNCQiR/VUh7&#10;BS0QGhpqYmJi0ADaB63E9o6SA2Q1efLo0aP09HQcKAjp559/njFjxpAhQ9TV1RcsWLBz505HR8fo&#10;6GjZ3hJOEGzRPqwmyrNnzzDidHZ2NjQ01NPTQxdnY2MTERGRmZnJdmemQFA71BE1FTSAuru4uKAd&#10;0Bps7xA5Q1ZTOMXFxXFxcUeOHNHW1l62bNm4ceMGDhw4derUNWvWHDx40NfXNzk5ubKyku0wCaJ5&#10;2p/VmoIT8NKlS15eXujrmXwO/Z6RkZGbm1tUVBS6/qKiIrb7OYlAnIgWMSNyxI9aMN8ool6oHerY&#10;Eboa3luturqaa8/WbJXnz59j3BQeHm5tbf3LL7989dVXQ4cOHTZs2Ny5c3///XfhbeMtvUCcIJRJ&#10;R7Bas+A8LSgoOHfuXGBgoJ2dHSM8JtFh3qnGaM/T0zO6gdTUVJzXUt2+LSEoEyWjfGZD2KKotJiQ&#10;GHUhTkSLmG/fvt1hb1Jq3Wqurq5cTszR+2MfK6u5FMj9+/cTExNRF+Ft4/379584ceLKlSv37dvn&#10;7u5+/vz50tJStsMkOhwd1mqtAm3k5+fn5OScPXs2Li4uICDA29v70KFDjP8awYiHSQSb0mgZIYYN&#10;oEyUjPLPNoAtYrs06m2J1q1WUlKCQQHb8moRMzOziooKZTWXUnnx4sWNGzciIyPt7e3/+OOPr7/+&#10;evjw4Z988smsWbM2btxoaWlJ9xgQSoCsRvALiZ5ubGVllZaWxra/mgF9uoODg1Iaiiug1leuXAkM&#10;DGx6j8GePXtcXFxOnz5dWFjIdphE+4GsRvALiaz27Nmz7du3c+0JZogH/Tg9s/jl3/cYODs7C+8x&#10;GDx48LRp03788UcDA4OgoCDmUT1sh0nwErIawS8kfWtoeXk5xMadxxwjEvTgdDdYSzx+/BiJbFhY&#10;mLm5+YYNG2bOnPnxxx+rqqp+88032I/29vanTp3Kzc2tq6tjO1KC65DVCH4hqdVeNmRsVlZWRkZG&#10;WVlZLPoMWzc2Nrazs6MsTVru3bsXHx/v5ua2b9++FStWTJw4ccCAAZMnT169erWurq6Xl1diYiK9&#10;x4BoBFmN4BdSWI2htLSUeT4YKxgYGLi7u7fXy0OUT01NTXZ29okTJ4Svphs2bNinn34qfI9BeHh4&#10;ZmZmh71EmHhJViP4htRWI9o9GDQI32OwZs2aqVOnDhw4UFNTc9myZdra2hjTxMbGFhcXsx0moSTI&#10;agS/IKsREnHz5s3o6GhHR8edO3cuXLhQXV39o48+mj59+vr1642MjEJCQlJTUx8+fMh2mIT8IasR&#10;/EJ2q9XX1yclJeXn54tZ5tChQy4uLtLGZGFh4e7uLu1ahJKBw2Ay+AxWg9tgOHgOtoPz6KGX7Qmy&#10;GsEvZLdaVFRUp06dPvvsMzHLLF++fN26ddLGtGTJkq1bt0q7FsEFiouLY2NjDx8+zDz0UlNTU/Sh&#10;lz4+PsnJyfSzKL8gqxH8QnarwT3//ve/X3nllfPnz7e0jGxWI9oTzEMvIyIirK2tt2zZ8tVXX336&#10;6afDhg2bM2fOb7/9Zmtre+LEiezsbHr8D2chqxH8QkarVVZWvvbaaydPnpw1a9aPP/4onF5fX29q&#10;ajp27NjPP//c3d1d1Gp6enoYqtvZ2Y0fPx5zjx8/joUtLCwwnJ8+ffrp06eFhaAEDPZF13J0dJww&#10;YcKUKVOE0wlewzz00svLS1dXd/Xq1ZMnTx4wYMDEiRNXrFiBJM/NzS0+Pp4vr5Nv95DVCH4ho9Ug&#10;p379+r148QLKeeONNx4/fsxMNzIywr+HDh0KDw9HJofShVabNm0aeq4ffvjh2LFjv//+e9euXdeu&#10;XQsj4t+NGzf27NlT+Ojeb775ZvPmzcK1Bg78/+3dfVTO9/8HcHKz2Yxhti9Wh43cRjuz2GHH2DFG&#10;ttYYcxM2puEMm9slojvd7qqWFTmlGyFZIYWU3HXQDd2jCCWSbhyW0+T3e377nO/nXLvKR12lz/XJ&#10;8/FH53P//lzX9Tnv5/W6+tzooy6MjIx0cHDQ09OLjY1tgtdNOqa6ujo3N/fIkSM+Pj6rVq0yMzMz&#10;MjLq27fv+PHjLS0t3dzccACkp6eLRxo1G6YaKYuWqTZ8+PCVK1dioLKysnPnzsLJHVVVVV26dPnj&#10;jz+EZSoqKjBLPdVQlgnDqNKQcKi9hFGkY9euXUNDQ4VRjVT78MMPsbwwitJQnEUtHg6hixcvhoeH&#10;Ozo6Lly4EAdDnz59jI2Np0+fvm7dum3bth0/flz6fCVqPKYaKYs2qYavzK1atUpLSxNG0d2MGTMG&#10;A1euXMH0nJwcccnPP/9cPdWWLVsmzvr444/XrFkjjuKLubu7uzCskWrqa6GqMzc3r++Lo5aooKAg&#10;Pj7ez8/PysoKRTy+9BgYGIwdOxalv729/Z49e5KTk8vLy+XezZaDqUbKok2qLV++vE2bNqP+p1+/&#10;fq1bt87NzcXXaqTazZs3xSW//vpr9VRTjzGsuHHjRnF02LBh4sM/NVJNfS1Mx9wGvUJq8SorKzMy&#10;Mg4ePKhSqRYvXjxx4kRDQ8NBgwZNmTLl119/9fb2jo6Oxlcu3mJNO0w1UpYGp1pVVVX37t3xvdhf&#10;Te/evdevX19RUYF4Qw8iLozOhalGsrh3715iYmJgYKCNjY2FhYXwFFYcdRjGgYfpZ8+e5VNY64Op&#10;RsrS4FQLDw/X09MrKChQn7hhwwZ9ff3q6upp06aZmJgIFyR5eHhgSaYa6YgnT56gYsO3rq1bt6KG&#10;QyU3ePBgfPGaMGECKjw+hfVZmGqkLA1ONVNT03HjxmlMvHz5cqtWrWJiYgoLC42Njdu1a9elSxcE&#10;En+BJB1XXl6ekpKyd+9ee3t7HKtjx44Vn8JqZWXl5+cXHx//kj+FlalGytL094F8+vRpTk7OtWvX&#10;Gr8pIlnk5+fzKawiphopC+9uTPR8jx49Sk9Pj4yMdHNzE5/CamRkZGZmtmrVKh8fnxb8FFamGikL&#10;U41IS+JTWK2trTWewrp582bhKaz379+Xezcbi6lGysJUI2oytZ/COmDAgP79+0+aNEl4CmtUVFR2&#10;draynsLKVCNlYaoRvVilpaUXLlwICQmxtbVFGSc8hXXkyJGzZs1Ckefv75+QkKDLN71kqpGyMNWI&#10;mtvTp0/z8vKOHj3q6+u7evVqc3PzoUOHvv/+++PHj1+0aJGLi0tERERaWtrDhw/l3tP/YqqRsjDV&#10;iHTCgwcPLl68uH//fo2bXn777bdr167dtm1bbGzs9evXm3/HmGqkLEw1It1VWFgYHx+/Y8cOKyur&#10;7777TuOml3v37k1JSXnRN71kqpGyMNWIlETjppcTJkwwNDQcPHjwlClTVq5cuXXr1piYmCtXrjx5&#10;8qSpWmSqkbIw1YgUr7i4+OzZszt37ty4ceOcOXNGjRrVq1ev0aNHz50718bGJigo6Ny5cyUlJdpt&#10;nKlGysJUI2qBqqqqLl++HB0d7e3t/csvv5iamg4cOBBV3RdffLF06VJPT89Dhw5lZWXV5xoDphop&#10;C1ON6GVRVlaWlJQUGhpqa2s7f/584RqDESNGSF9jwFQjZWGqEb3UNK4xMDIyEq4xsLS0dHV1jYyM&#10;RB/x6NEjuXeTqL6YakT0L8I1BuHh4Y6OjgsWLEAf0bt3b2Nj4+nTp69bt2779u1xcXHqDwcm0ilM&#10;NSKSIvQRt27dQpj5+fn99ttviLcPPvgAUTdu3DjxOQYIQsSh3DtLxFQjIknP+r/ao0ePMjIyxOcY&#10;jB8/XniOgbm5+erVq319fY8dO5aXl9fMeyuLO3fuoHg9d+7cmTNn9tRQqVQuapxrODk5OT+bOFd9&#10;RQ8PD2wtLCwMWz5//jxauXfvntwvV9cx1YhISoPOFkH/npCQ4O/vb21tPXPmTBMTE319/U8//XT+&#10;/Pl2dnbooJOTk1/0ZeMvAl5XUlJSRESEl5eXkECwpQZKVZSwQUFBR44ciY2Nzc7OzsrKKikpqWgK&#10;yLCsGthyTEwMWsHXBbQoNC0GoY+PT1RUVFpaWmlpqdxvlfyYakQkpZHnQD5+/Bid8qFDh1B2LF68&#10;eOLEibUvG7969aruPJquqKjoxIkTO3bsEHLLwcEBKbJ9+3bERmpq6t27d5skrppWYWEhKjmErre3&#10;t2MNIfNCQ0NTUlIqXpon3AqYakQk5UWc2Y8SRP2y8dqPprtw4ULzlB2VlZUXL15EcYkYsK8hnA5z&#10;/fp1uaOqCWRmZh44cAD1JQplRB1y7uDBgy3+Z2GmGhFJaZ7r1cRH06EL/vnnnydNmtS/f/+BAwdO&#10;njx5xYoVKEGio6OvXLnyzz//NL6tmzdv7tu3D0UYMszFxeWvv/7CluUOoOaALwoo6fBlAi8cOadS&#10;qU6fPo1cb/xbqlOYakQkRcarsEtKStALBwUF2djYWFhYjB49GiWdcCewTZs2YXr9nzaOxZBk6M1t&#10;bW39/PyE3+VeckVFRfiugAIO74mHhwdq1hf9gTYPphoRSdGpe4ugVhPuBKb+tHHAAEYxEbOwgFjS&#10;5eXleXp6otfG3+TkZLlzRHfdvn07LCxs8+bNeK/i4uKapCaWC1ONiKToVKrVCXWYUNKhgEMZh2LO&#10;wMDAy8sLfXRAQEBBQYHckaEkZWVlx44dw1vn4OCQmpoq92erDaYaEUnR/VRTl5CQIFRm+fn5cgeE&#10;spWUlOzevXvDhg34+/jxY7k/2AZgqhGRFKWk2vHjx9evX3/48GG546ClSUpKQraFhIQo5WdJphoR&#10;SdH9VMvLy7OysoqOjq5PH52YmJiZmVl7Ooq83NxcDDg6Ovr4+DRtMKSnp5+ocebMmWvXrjXtxpvH&#10;+fPn161bd+7cuadPn8r9gT8HU42IpOh4qu3cudPb2/v+/fv17J1nzpxpZGSkMTEmJqZVq1YINgx/&#10;8803S5cubdpIQKNt27bt2rVrp06d0NDIkSMzMjKatgkJCxYs2LRpU5Nsyt/f38PDo6qqSu6PXQpT&#10;jYik6GyqoWhwcXE5depUg/rlw4cPI1dQM6lPnDNnzuDBg5uk368TUm306NHCcGpqqoGBwYQJE15c&#10;cxrQ1k8//dRUW0tJSbGxsanP82blwlQjIik6m2qenp7aXXb23nvvqffyRUVFHTt23LJlizBqZ2eH&#10;4k+cu3fvXqQCyjszM7OTJ09iSlxcnIWFhTD3xo0b5ubmvr6+wmhISMiaNWtqt6iearB8+fJu3bqp&#10;L1C7FYG1tbWfnx/2bfjw4SNGjFDfMQxjm0OGDJkxYwaSUmMVNzc3LI+0dnd379GjR9++fc1r5OTk&#10;JCYmTps2bejQoR999NHs2bO1uAIdhSZ2SWd/imSqEZEU3Uw1dKwBAQEN7Y7Ffv+tt94Sb0D8559/&#10;tm/fXvx31+TJkxcuXCgmx+uvv75p06YDBw6sXbu2Q4cOZ8+ezc7ORrUnXP0WHBzcrl07ExMTYflJ&#10;kyYtWbKkdosaqfbVV1/169dPHK2zFWHWmDFj3nnnHSwfHh6OBdAWEgvTnZycsJjwDCA0iowUz/nE&#10;Kj179sSrwPsTFhZ24sQJY2NjRGZgjevXr3fv3v2HH344dOgQ5q5evVq7bwbYVFJSktxHQd2YakQk&#10;RTdTzdXVtbS0VIvuGBBLenp6qKuEUeTNl19+Kc4VU+3+/fsIP2dnZ3HWrFmzpk6digFkEmqgipp/&#10;Wc2bNw+hWFhYiP3p1KkTqq7aLSLVevfubWtra2Njg2oMy+/cuVOYJdFKRU1EYcWysjJhdNmyZYaG&#10;hljlzTffxNbELejr6yOfxFUGDBhQXl4ublD9F0hUdYhkvAPavXUi7JKDg4PcR0HdmGpEJEU3U83F&#10;xaUxnfJnn32GEgcDaWlprVu3Vo8iMdUSExMRAN9//z3qpzVr1iA2xo0bJ/z7DWE2ZcqUipp4Q4E1&#10;bNiw3bt3x8bGtm3bFvFWuzmkWteuXbFltNuxY0c0LVaKEq1U1ETU3Llzxe1ERERgb4VV8FecPmfO&#10;nIkTJ4qroBRTb1091RCBgwYNMjAwQEBGRkY25ok59vb2ch8FdWOqEZEU3Uw1Nzc3rbtjCAgIQALl&#10;5uYiSHr06KFe9ompFhcXh/BA72+jRijRgoODUS1lZWW9+uqrd+/exTKWlpbW1tYjRoyoszn1XyAz&#10;MzO7deu2cuVKYVSilYqaiMKWxe0cPXoUCwsnvFy6dEmc/uOPP37yySfiKsuXL1dvXeNskdu3b6tU&#10;KlNT0zfeeAOFoPp26g/vmJOTk9xHQd2YakQkRUdMnJQAAAUvSURBVDdTDYkSGBioRXcsKC4u7tKl&#10;i52dnb6+/ooVK9RniamWn5+vp6cXFBRUe/UbN25gFrIEEYLR/fv3Dxw4ELki/gyoQeP/aohkxGFO&#10;To50KxU1ESU0IfDw8OjUqRPKQVRsu3btEqePGjVKLOlqpxpe0aJFi2pvHPFmaGiIQK2zaWn4WpCe&#10;ni73UVA3phoRSdHNVANfX9/G3HofmYRiRTzvQ6R+tsiMGTNQzYjnbpw/fz4yMlIYNjY2bt++/caN&#10;GzF8584dDLdr1y4qKqrOtjRS7d69e7169RKTRqIVRFSbNm2EfwEiyPv06SNcSzd16tQhQ4YIpy9u&#10;374dIYeaT1xFI9VQ7aGIvHr1KmIMUYQMFv5Rh0DFBrW4lC01NRX5Kvfn/0xMNSKSorOpBj4+PrGx&#10;sQ8ePGhovwynTp0SLojWmK6eakVFRbNnz27bti0Ku9deew1/VSqVMAvJgdXj4+OFUVRLHTp0QFzV&#10;2ZZGqsHvv//+yiuvCGdtSLSCiLKwsBg2bFi3bt1Q0qEcFG7WnJubiw1iSufOnYWTIcUt1061S5cu&#10;4WViMexwaGjo22+/jQxGrGIHTE1NEckNfd9Qa+rsaf3/x1QjImm6nGqA8sjV1bWhXXODFBYWopDK&#10;yMjQ+qxLrVsRIwpVae1/gCEUsYoWr11YsaE3gC4pKUGJtmvXLrk/8+dgqhGRFB1PNSgvL0ew7dix&#10;o7i4uKH9u46rXXjJAkGLIs/BwQHRK/en/XxMNSKSovupJrh9+7a7u7tKpRJuUtwymJmZWVtby7gD&#10;eFfxdcHOzi4zM1PuT7i+mGpEJEUpqSZARxwUFOTo6Ija4u7duzLmgaKVlZXFxcXZ29t7enoWFBTI&#10;/ak2DFONiKQoK9VEqNi8vb2dnJy2bdt2+fJl7c4oedkUFxcfOHDAwcHB2dn55MmT1dXVcn+M2mCq&#10;EZEUhaaaCBXbrl27EG8o4DCgxc18W7aSkhKUZe7u7lu2bEFllpycLPcn1lhMNSKSovRUU5eXlxcc&#10;HOxUA/14dHT0rVu35I4VGaSmpoaEhGypoVKpEhISKisr5f5wmgxTjYiktKRUU/f3339fuHDBz8/P&#10;2dkZZRz6dwyjf1fos6qfpby8PD09PSoqysvLCy8TcY7XGxERgZcp9yfwojDViEhKS0212u7cuXPi&#10;xImAgAD0++j9hVJm69at+/fvP336tI7/dIn0ysnJwf7v3r3bw8MDey6UpHgt+/btS0lJefDggdxv&#10;cDNhqhGRlJcn1epUWlqamZl5/Pjx4OBgFxcXIfAESA6MBgUFYVZcXFxsbGxWjcbcCL+24uLi7Ozs&#10;jIwM7ANaQXOBgYFC4gqhJfx1dXXds2fPyZMnc3NzHz58KPfbJiemGhFJeclTTVp1dfXNmzfz8/PP&#10;1AgLC0O0eHp6ImOECBT+CoQUFAlpVHuuSw1hANvx8vLCNsPDw4Um0NytW7fkft06jalGRFKYaqQs&#10;TDUiksJUI2VhqhGRFKYaKQtTjYikMNVIWZhqRCSFqUbKwlQjIilMNVIWphoRSWGqkbIw1YhIClON&#10;lIWpRkRSmGqkLEw1IpLCVCNlYaoRkRSmGikLU42IpDDVSFmYakQk5d13333y5Ince0FULzhWccSq&#10;T2GqEdG/mJiY5OXlyb0XRPWCYxVHrPoUphoR/Yudnd2SJUsqKyvl3hGi58BRimMVR6z6RKYaEf3L&#10;48ePLS0t+/Tp8x8i3dazZ8958+bhiFU/gJlqRETUcjDViIio5WCqERFRy8FUIyKiluP/AQ0UjJcs&#10;2kk+AAAAAElFTkSuQmCCAQAA//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MjLAABbQ29udGVudF9UeXBlc10ueG1sUEsBAhQACgAAAAAA&#10;h07iQAAAAAAAAAAAAAAAAAYAAAAAAAAAAAAQAAAAlckAAF9yZWxzL1BLAQIUABQAAAAIAIdO4kCK&#10;FGY80QAAAJQBAAALAAAAAAAAAAEAIAAAALnJAABfcmVscy8ucmVsc1BLAQIUAAoAAAAAAIdO4kAA&#10;AAAAAAAAAAAAAAAEAAAAAAAAAAAAEAAAAAAAAABkcnMvUEsBAhQACgAAAAAAh07iQAAAAAAAAAAA&#10;AAAAAAoAAAAAAAAAAAAQAAAAs8oAAGRycy9fcmVscy9QSwECFAAUAAAACACHTuJAqiYOvrYAAAAh&#10;AQAAGQAAAAAAAAABACAAAADbygAAZHJzL19yZWxzL2Uyb0RvYy54bWwucmVsc1BLAQIUABQAAAAI&#10;AIdO4kD8dOXK2AAAAAkBAAAPAAAAAAAAAAEAIAAAACIAAABkcnMvZG93bnJldi54bWxQSwECFAAU&#10;AAAACACHTuJAvQo3nRkCAAAGBQAADgAAAAAAAAABACAAAAAnAQAAZHJzL2Uyb0RvYy54bWxQSwEC&#10;FAAKAAAAAACHTuJAAAAAAAAAAAAAAAAACgAAAAAAAAAAABAAAABsAwAAZHJzL21lZGlhL1BLAQIU&#10;ABQAAAAIAIdO4kD1sjjxz8UAAMXFAAAUAAAAAAAAAAEAIAAAAJQDAABkcnMvbWVkaWEvaW1hZ2Ux&#10;LnBuZ1BLBQYAAAAACgAKAFICAAD9zAAAAAA=&#10;" path="m0,0l8482774,0,8482774,10287000,0,10287000,0,0xe">
                <v:fill type="frame" on="t" focussize="0,0" recolor="t" rotate="t" r:id="rId15"/>
                <v:stroke on="f"/>
                <v:imagedata o:title=""/>
                <o:lock v:ext="edit" aspectratio="f"/>
              </v:shape>
            </w:pict>
          </mc:Fallback>
        </mc:AlternateContent>
      </w:r>
    </w:p>
    <w:p w14:paraId="387C0012">
      <w:pPr>
        <w:spacing w:after="0" w:line="240" w:lineRule="auto"/>
        <w:jc w:val="center"/>
        <w:rPr>
          <w:rFonts w:ascii="Times New Roman" w:hAnsi="Times New Roman" w:eastAsia="Times New Roman" w:cs="Times New Roman"/>
          <w:b/>
          <w:bCs/>
          <w:kern w:val="0"/>
          <w:sz w:val="32"/>
          <w:szCs w:val="32"/>
          <w:lang w:eastAsia="en-IN"/>
          <w14:ligatures w14:val="none"/>
        </w:rPr>
      </w:pPr>
    </w:p>
    <w:p w14:paraId="081B936D">
      <w:pPr>
        <w:spacing w:after="0" w:line="240" w:lineRule="auto"/>
        <w:jc w:val="center"/>
        <w:rPr>
          <w:rFonts w:ascii="Times New Roman" w:hAnsi="Times New Roman" w:eastAsia="Times New Roman" w:cs="Times New Roman"/>
          <w:b/>
          <w:bCs/>
          <w:kern w:val="0"/>
          <w:sz w:val="32"/>
          <w:szCs w:val="32"/>
          <w:lang w:eastAsia="en-IN"/>
          <w14:ligatures w14:val="none"/>
        </w:rPr>
      </w:pPr>
    </w:p>
    <w:p w14:paraId="24F36AC1">
      <w:pPr>
        <w:spacing w:after="0" w:line="240" w:lineRule="auto"/>
        <w:jc w:val="center"/>
        <w:rPr>
          <w:rFonts w:ascii="Times New Roman" w:hAnsi="Times New Roman" w:eastAsia="Times New Roman" w:cs="Times New Roman"/>
          <w:b/>
          <w:bCs/>
          <w:kern w:val="0"/>
          <w:sz w:val="32"/>
          <w:szCs w:val="32"/>
          <w:lang w:eastAsia="en-IN"/>
          <w14:ligatures w14:val="none"/>
        </w:rPr>
      </w:pPr>
    </w:p>
    <w:p w14:paraId="295343C2">
      <w:pPr>
        <w:spacing w:after="0" w:line="240" w:lineRule="auto"/>
        <w:jc w:val="center"/>
        <w:rPr>
          <w:rFonts w:ascii="Times New Roman" w:hAnsi="Times New Roman" w:eastAsia="Times New Roman" w:cs="Times New Roman"/>
          <w:b/>
          <w:bCs/>
          <w:kern w:val="0"/>
          <w:sz w:val="32"/>
          <w:szCs w:val="32"/>
          <w:lang w:eastAsia="en-IN"/>
          <w14:ligatures w14:val="none"/>
        </w:rPr>
      </w:pPr>
    </w:p>
    <w:p w14:paraId="7A5B348D">
      <w:pPr>
        <w:spacing w:after="0" w:line="240" w:lineRule="auto"/>
        <w:jc w:val="center"/>
        <w:rPr>
          <w:rFonts w:ascii="Times New Roman" w:hAnsi="Times New Roman" w:eastAsia="Times New Roman" w:cs="Times New Roman"/>
          <w:b/>
          <w:bCs/>
          <w:kern w:val="0"/>
          <w:sz w:val="32"/>
          <w:szCs w:val="32"/>
          <w:lang w:eastAsia="en-IN"/>
          <w14:ligatures w14:val="none"/>
        </w:rPr>
      </w:pPr>
    </w:p>
    <w:p w14:paraId="17FC0594">
      <w:pPr>
        <w:spacing w:after="0" w:line="240" w:lineRule="auto"/>
        <w:jc w:val="center"/>
        <w:rPr>
          <w:rFonts w:ascii="Times New Roman" w:hAnsi="Times New Roman" w:eastAsia="Times New Roman" w:cs="Times New Roman"/>
          <w:b/>
          <w:bCs/>
          <w:kern w:val="0"/>
          <w:sz w:val="32"/>
          <w:szCs w:val="32"/>
          <w:lang w:eastAsia="en-IN"/>
          <w14:ligatures w14:val="none"/>
        </w:rPr>
      </w:pPr>
    </w:p>
    <w:p w14:paraId="3A6EB816">
      <w:pPr>
        <w:spacing w:after="0" w:line="240" w:lineRule="auto"/>
        <w:jc w:val="center"/>
        <w:rPr>
          <w:rFonts w:ascii="Times New Roman" w:hAnsi="Times New Roman" w:eastAsia="Times New Roman" w:cs="Times New Roman"/>
          <w:b/>
          <w:bCs/>
          <w:kern w:val="0"/>
          <w:sz w:val="32"/>
          <w:szCs w:val="32"/>
          <w:lang w:eastAsia="en-IN"/>
          <w14:ligatures w14:val="none"/>
        </w:rPr>
      </w:pPr>
    </w:p>
    <w:p w14:paraId="4498FC1C">
      <w:pPr>
        <w:spacing w:after="0" w:line="240" w:lineRule="auto"/>
        <w:jc w:val="center"/>
        <w:rPr>
          <w:rFonts w:ascii="Times New Roman" w:hAnsi="Times New Roman" w:eastAsia="Times New Roman" w:cs="Times New Roman"/>
          <w:b/>
          <w:bCs/>
          <w:kern w:val="0"/>
          <w:sz w:val="32"/>
          <w:szCs w:val="32"/>
          <w:lang w:eastAsia="en-IN"/>
          <w14:ligatures w14:val="none"/>
        </w:rPr>
      </w:pPr>
    </w:p>
    <w:p w14:paraId="3C0C8907">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cr/>
      </w:r>
    </w:p>
    <w:p w14:paraId="47F196A0">
      <w:pPr>
        <w:spacing w:after="0" w:line="240" w:lineRule="auto"/>
        <w:jc w:val="center"/>
        <w:rPr>
          <w:rFonts w:ascii="Times New Roman" w:hAnsi="Times New Roman" w:eastAsia="Times New Roman" w:cs="Times New Roman"/>
          <w:b/>
          <w:bCs/>
          <w:kern w:val="0"/>
          <w:sz w:val="32"/>
          <w:szCs w:val="32"/>
          <w:lang w:eastAsia="en-IN"/>
          <w14:ligatures w14:val="none"/>
        </w:rPr>
      </w:pPr>
    </w:p>
    <w:p w14:paraId="1A2C6419">
      <w:pPr>
        <w:spacing w:after="0" w:line="240" w:lineRule="auto"/>
        <w:jc w:val="center"/>
        <w:rPr>
          <w:rFonts w:ascii="Times New Roman" w:hAnsi="Times New Roman" w:eastAsia="Times New Roman" w:cs="Times New Roman"/>
          <w:b/>
          <w:bCs/>
          <w:kern w:val="0"/>
          <w:sz w:val="32"/>
          <w:szCs w:val="32"/>
          <w:lang w:eastAsia="en-IN"/>
          <w14:ligatures w14:val="none"/>
        </w:rPr>
      </w:pPr>
    </w:p>
    <w:p w14:paraId="3408E31B">
      <w:pPr>
        <w:spacing w:after="0" w:line="240" w:lineRule="auto"/>
        <w:jc w:val="center"/>
        <w:rPr>
          <w:rFonts w:ascii="Times New Roman" w:hAnsi="Times New Roman" w:eastAsia="Times New Roman" w:cs="Times New Roman"/>
          <w:b/>
          <w:bCs/>
          <w:kern w:val="0"/>
          <w:sz w:val="32"/>
          <w:szCs w:val="32"/>
          <w:lang w:eastAsia="en-IN"/>
          <w14:ligatures w14:val="none"/>
        </w:rPr>
      </w:pPr>
    </w:p>
    <w:p w14:paraId="53FD5C59">
      <w:pPr>
        <w:spacing w:after="0" w:line="240" w:lineRule="auto"/>
        <w:jc w:val="center"/>
        <w:rPr>
          <w:rFonts w:ascii="Times New Roman" w:hAnsi="Times New Roman" w:eastAsia="Times New Roman" w:cs="Times New Roman"/>
          <w:b/>
          <w:bCs/>
          <w:kern w:val="0"/>
          <w:sz w:val="32"/>
          <w:szCs w:val="32"/>
          <w:lang w:eastAsia="en-IN"/>
          <w14:ligatures w14:val="none"/>
        </w:rPr>
      </w:pPr>
    </w:p>
    <w:p w14:paraId="39CC9E7F">
      <w:pPr>
        <w:spacing w:after="0" w:line="240" w:lineRule="auto"/>
        <w:jc w:val="center"/>
        <w:rPr>
          <w:rFonts w:ascii="Times New Roman" w:hAnsi="Times New Roman" w:eastAsia="Times New Roman" w:cs="Times New Roman"/>
          <w:b/>
          <w:bCs/>
          <w:kern w:val="0"/>
          <w:sz w:val="32"/>
          <w:szCs w:val="32"/>
          <w:lang w:eastAsia="en-IN"/>
          <w14:ligatures w14:val="none"/>
        </w:rPr>
      </w:pPr>
    </w:p>
    <w:p w14:paraId="79E931A5">
      <w:pPr>
        <w:spacing w:after="0" w:line="240" w:lineRule="auto"/>
        <w:jc w:val="center"/>
        <w:rPr>
          <w:rFonts w:ascii="Times New Roman" w:hAnsi="Times New Roman" w:eastAsia="Times New Roman" w:cs="Times New Roman"/>
          <w:b/>
          <w:bCs/>
          <w:kern w:val="0"/>
          <w:sz w:val="32"/>
          <w:szCs w:val="32"/>
          <w:lang w:eastAsia="en-IN"/>
          <w14:ligatures w14:val="none"/>
        </w:rPr>
      </w:pPr>
    </w:p>
    <w:p w14:paraId="02227A09">
      <w:pPr>
        <w:spacing w:after="0" w:line="240" w:lineRule="auto"/>
        <w:jc w:val="center"/>
        <w:rPr>
          <w:rFonts w:ascii="Times New Roman" w:hAnsi="Times New Roman" w:eastAsia="Times New Roman" w:cs="Times New Roman"/>
          <w:b/>
          <w:bCs/>
          <w:kern w:val="0"/>
          <w:sz w:val="32"/>
          <w:szCs w:val="32"/>
          <w:lang w:eastAsia="en-IN"/>
          <w14:ligatures w14:val="none"/>
        </w:rPr>
      </w:pPr>
    </w:p>
    <w:p w14:paraId="2C2F9710">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drawing>
          <wp:inline distT="0" distB="0" distL="114300" distR="114300">
            <wp:extent cx="5826760" cy="6099810"/>
            <wp:effectExtent l="0" t="0" r="10160" b="11430"/>
            <wp:docPr id="1268" name="Picture 1268" descr="ER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Picture 1268" descr="ER Diagram (1)"/>
                    <pic:cNvPicPr>
                      <a:picLocks noChangeAspect="1"/>
                    </pic:cNvPicPr>
                  </pic:nvPicPr>
                  <pic:blipFill>
                    <a:blip r:embed="rId16"/>
                    <a:stretch>
                      <a:fillRect/>
                    </a:stretch>
                  </pic:blipFill>
                  <pic:spPr>
                    <a:xfrm>
                      <a:off x="0" y="0"/>
                      <a:ext cx="5826760" cy="6099810"/>
                    </a:xfrm>
                    <a:prstGeom prst="rect">
                      <a:avLst/>
                    </a:prstGeom>
                  </pic:spPr>
                </pic:pic>
              </a:graphicData>
            </a:graphic>
          </wp:inline>
        </w:draw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drawing>
          <wp:inline distT="0" distB="0" distL="114300" distR="114300">
            <wp:extent cx="6117590" cy="3033395"/>
            <wp:effectExtent l="0" t="0" r="889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6117590" cy="3033395"/>
                    </a:xfrm>
                    <a:prstGeom prst="rect">
                      <a:avLst/>
                    </a:prstGeom>
                    <a:noFill/>
                    <a:ln>
                      <a:noFill/>
                    </a:ln>
                  </pic:spPr>
                </pic:pic>
              </a:graphicData>
            </a:graphic>
          </wp:inline>
        </w:drawing>
      </w:r>
      <w:r>
        <w:drawing>
          <wp:inline distT="0" distB="0" distL="114300" distR="114300">
            <wp:extent cx="6117590" cy="3033395"/>
            <wp:effectExtent l="0" t="0" r="88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6117590" cy="3033395"/>
                    </a:xfrm>
                    <a:prstGeom prst="rect">
                      <a:avLst/>
                    </a:prstGeom>
                    <a:noFill/>
                    <a:ln>
                      <a:noFill/>
                    </a:ln>
                  </pic:spPr>
                </pic:pic>
              </a:graphicData>
            </a:graphic>
          </wp:inline>
        </w:drawing>
      </w:r>
      <w:r>
        <w:drawing>
          <wp:inline distT="0" distB="0" distL="114300" distR="114300">
            <wp:extent cx="6112510" cy="3309620"/>
            <wp:effectExtent l="0" t="0" r="1397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6112510" cy="3309620"/>
                    </a:xfrm>
                    <a:prstGeom prst="rect">
                      <a:avLst/>
                    </a:prstGeom>
                    <a:noFill/>
                    <a:ln>
                      <a:noFill/>
                    </a:ln>
                  </pic:spPr>
                </pic:pic>
              </a:graphicData>
            </a:graphic>
          </wp:inline>
        </w:drawing>
      </w:r>
      <w:r>
        <w:drawing>
          <wp:inline distT="0" distB="0" distL="114300" distR="114300">
            <wp:extent cx="6116955" cy="4771390"/>
            <wp:effectExtent l="0" t="0" r="9525" b="139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9"/>
                    <a:stretch>
                      <a:fillRect/>
                    </a:stretch>
                  </pic:blipFill>
                  <pic:spPr>
                    <a:xfrm>
                      <a:off x="0" y="0"/>
                      <a:ext cx="6116955" cy="4771390"/>
                    </a:xfrm>
                    <a:prstGeom prst="rect">
                      <a:avLst/>
                    </a:prstGeom>
                    <a:noFill/>
                    <a:ln>
                      <a:noFill/>
                    </a:ln>
                  </pic:spPr>
                </pic:pic>
              </a:graphicData>
            </a:graphic>
          </wp:inline>
        </w:drawing>
      </w:r>
      <w:bookmarkStart w:id="0" w:name="_GoBack"/>
      <w:r>
        <w:drawing>
          <wp:inline distT="0" distB="0" distL="114300" distR="114300">
            <wp:extent cx="6117590" cy="3263900"/>
            <wp:effectExtent l="0" t="0" r="8890" b="127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0"/>
                    <a:stretch>
                      <a:fillRect/>
                    </a:stretch>
                  </pic:blipFill>
                  <pic:spPr>
                    <a:xfrm>
                      <a:off x="0" y="0"/>
                      <a:ext cx="6117590" cy="3263900"/>
                    </a:xfrm>
                    <a:prstGeom prst="rect">
                      <a:avLst/>
                    </a:prstGeom>
                    <a:noFill/>
                    <a:ln>
                      <a:noFill/>
                    </a:ln>
                  </pic:spPr>
                </pic:pic>
              </a:graphicData>
            </a:graphic>
          </wp:inline>
        </w:drawing>
      </w:r>
      <w:bookmarkEnd w:id="0"/>
      <w:r>
        <w:br w:type="textWrapping"/>
      </w:r>
      <w:r>
        <w:br w:type="textWrapping"/>
      </w:r>
      <w:r>
        <w:br w:type="textWrapping"/>
      </w:r>
      <w:r>
        <w:br w:type="textWrapping"/>
      </w:r>
      <w:r>
        <w:br w:type="textWrapping"/>
      </w:r>
      <w:r>
        <w:br w:type="textWrapping"/>
      </w:r>
    </w:p>
    <w:p w14:paraId="38C30AEB">
      <w:pPr>
        <w:spacing w:after="0" w:line="240" w:lineRule="auto"/>
        <w:jc w:val="center"/>
        <w:rPr>
          <w:rFonts w:ascii="Times New Roman" w:hAnsi="Times New Roman" w:eastAsia="Times New Roman" w:cs="Times New Roman"/>
          <w:b/>
          <w:bCs/>
          <w:kern w:val="0"/>
          <w:sz w:val="32"/>
          <w:szCs w:val="32"/>
          <w:lang w:eastAsia="en-IN"/>
          <w14:ligatures w14:val="none"/>
        </w:rPr>
      </w:pPr>
    </w:p>
    <w:p w14:paraId="2D86A580">
      <w:pPr>
        <w:spacing w:after="0" w:line="240" w:lineRule="auto"/>
        <w:jc w:val="center"/>
        <w:rPr>
          <w:rFonts w:ascii="Times New Roman" w:hAnsi="Times New Roman" w:eastAsia="Times New Roman" w:cs="Times New Roman"/>
          <w:b/>
          <w:bCs/>
          <w:kern w:val="0"/>
          <w:sz w:val="32"/>
          <w:szCs w:val="32"/>
          <w:lang w:eastAsia="en-IN"/>
          <w14:ligatures w14:val="none"/>
        </w:rPr>
      </w:pPr>
    </w:p>
    <w:p w14:paraId="13B72913">
      <w:pPr>
        <w:pStyle w:val="34"/>
        <w:jc w:val="center"/>
        <w:rPr>
          <w:rFonts w:hint="default"/>
          <w:b/>
          <w:bCs/>
          <w:sz w:val="32"/>
          <w:szCs w:val="32"/>
          <w:lang w:val="en-IN"/>
        </w:rPr>
      </w:pPr>
      <w:r>
        <w:rPr>
          <w:b/>
          <w:bCs/>
          <w:sz w:val="32"/>
          <w:szCs w:val="32"/>
        </w:rPr>
        <w:t>Project Scop</w:t>
      </w:r>
      <w:r>
        <w:rPr>
          <w:rFonts w:hint="default"/>
          <w:b/>
          <w:bCs/>
          <w:sz w:val="32"/>
          <w:szCs w:val="32"/>
          <w:lang w:val="en-IN"/>
        </w:rPr>
        <w:t>e</w:t>
      </w:r>
    </w:p>
    <w:p w14:paraId="691AE3EA">
      <w:pPr>
        <w:pStyle w:val="34"/>
        <w:numPr>
          <w:ilvl w:val="0"/>
          <w:numId w:val="6"/>
        </w:numPr>
        <w:rPr>
          <w:sz w:val="28"/>
          <w:szCs w:val="28"/>
        </w:rPr>
      </w:pPr>
      <w:r>
        <w:rPr>
          <w:sz w:val="28"/>
          <w:szCs w:val="28"/>
        </w:rPr>
        <w:t xml:space="preserve">Project Scope: ConnectLocal is scoped as a full-stack web application. </w:t>
      </w:r>
    </w:p>
    <w:p w14:paraId="7E622C34">
      <w:pPr>
        <w:pStyle w:val="34"/>
        <w:numPr>
          <w:ilvl w:val="0"/>
          <w:numId w:val="6"/>
        </w:numPr>
        <w:rPr>
          <w:sz w:val="28"/>
          <w:szCs w:val="28"/>
        </w:rPr>
      </w:pPr>
      <w:r>
        <w:rPr>
          <w:sz w:val="28"/>
          <w:szCs w:val="28"/>
        </w:rPr>
        <w:t xml:space="preserve">User Management: Comprehensive user registration, profile creation, and </w:t>
      </w:r>
    </w:p>
    <w:p w14:paraId="5C3E6F74">
      <w:pPr>
        <w:pStyle w:val="34"/>
        <w:numPr>
          <w:ilvl w:val="0"/>
          <w:numId w:val="6"/>
        </w:numPr>
        <w:rPr>
          <w:sz w:val="28"/>
          <w:szCs w:val="28"/>
        </w:rPr>
      </w:pPr>
      <w:r>
        <w:rPr>
          <w:sz w:val="28"/>
          <w:szCs w:val="28"/>
        </w:rPr>
        <w:t xml:space="preserve">authentication. </w:t>
      </w:r>
    </w:p>
    <w:p w14:paraId="4AEB4ADD">
      <w:pPr>
        <w:pStyle w:val="34"/>
        <w:numPr>
          <w:ilvl w:val="0"/>
          <w:numId w:val="6"/>
        </w:numPr>
        <w:rPr>
          <w:sz w:val="28"/>
          <w:szCs w:val="28"/>
        </w:rPr>
      </w:pPr>
      <w:r>
        <w:rPr>
          <w:sz w:val="28"/>
          <w:szCs w:val="28"/>
        </w:rPr>
        <w:t xml:space="preserve">Group Management: Functionality for creating, joining, leaving, and </w:t>
      </w:r>
    </w:p>
    <w:p w14:paraId="24CF79DE">
      <w:pPr>
        <w:pStyle w:val="34"/>
        <w:numPr>
          <w:ilvl w:val="0"/>
          <w:numId w:val="6"/>
        </w:numPr>
        <w:rPr>
          <w:sz w:val="28"/>
          <w:szCs w:val="28"/>
        </w:rPr>
      </w:pPr>
      <w:r>
        <w:rPr>
          <w:sz w:val="28"/>
          <w:szCs w:val="28"/>
        </w:rPr>
        <w:t xml:space="preserve">managing groups, including member roles and moderation tools. </w:t>
      </w:r>
    </w:p>
    <w:p w14:paraId="16CB90D4">
      <w:pPr>
        <w:pStyle w:val="34"/>
        <w:numPr>
          <w:ilvl w:val="0"/>
          <w:numId w:val="6"/>
        </w:numPr>
        <w:rPr>
          <w:sz w:val="28"/>
          <w:szCs w:val="28"/>
        </w:rPr>
      </w:pPr>
      <w:r>
        <w:rPr>
          <w:sz w:val="28"/>
          <w:szCs w:val="28"/>
        </w:rPr>
        <w:t xml:space="preserve">Event Management: Tools for scheduling, promoting, and managing events </w:t>
      </w:r>
    </w:p>
    <w:p w14:paraId="7E1C8188">
      <w:pPr>
        <w:pStyle w:val="34"/>
        <w:numPr>
          <w:ilvl w:val="0"/>
          <w:numId w:val="6"/>
        </w:numPr>
        <w:rPr>
          <w:sz w:val="28"/>
          <w:szCs w:val="28"/>
        </w:rPr>
      </w:pPr>
      <w:r>
        <w:rPr>
          <w:sz w:val="28"/>
          <w:szCs w:val="28"/>
        </w:rPr>
        <w:t xml:space="preserve">within groups, including RSVP tracking and attendance marking. </w:t>
      </w:r>
    </w:p>
    <w:p w14:paraId="69A54947">
      <w:pPr>
        <w:pStyle w:val="34"/>
        <w:numPr>
          <w:ilvl w:val="0"/>
          <w:numId w:val="6"/>
        </w:numPr>
        <w:rPr>
          <w:sz w:val="28"/>
          <w:szCs w:val="28"/>
        </w:rPr>
      </w:pPr>
      <w:r>
        <w:rPr>
          <w:sz w:val="28"/>
          <w:szCs w:val="28"/>
        </w:rPr>
        <w:t xml:space="preserve">Communication: Integrated messaging features for group members and </w:t>
      </w:r>
    </w:p>
    <w:p w14:paraId="0D32B45C">
      <w:pPr>
        <w:pStyle w:val="34"/>
        <w:numPr>
          <w:ilvl w:val="0"/>
          <w:numId w:val="6"/>
        </w:numPr>
        <w:rPr>
          <w:sz w:val="28"/>
          <w:szCs w:val="28"/>
        </w:rPr>
      </w:pPr>
      <w:r>
        <w:rPr>
          <w:sz w:val="28"/>
          <w:szCs w:val="28"/>
        </w:rPr>
        <w:t xml:space="preserve">event attendees, alongside discussion boards. </w:t>
      </w:r>
    </w:p>
    <w:p w14:paraId="69837203">
      <w:pPr>
        <w:pStyle w:val="34"/>
        <w:numPr>
          <w:ilvl w:val="0"/>
          <w:numId w:val="6"/>
        </w:numPr>
        <w:rPr>
          <w:sz w:val="28"/>
          <w:szCs w:val="28"/>
        </w:rPr>
      </w:pPr>
      <w:r>
        <w:rPr>
          <w:sz w:val="28"/>
          <w:szCs w:val="28"/>
        </w:rPr>
        <w:t xml:space="preserve">Discovery: Advanced search, filtering, and basic recommendation capabilities </w:t>
      </w:r>
    </w:p>
    <w:p w14:paraId="59F75925">
      <w:pPr>
        <w:pStyle w:val="34"/>
        <w:numPr>
          <w:ilvl w:val="0"/>
          <w:numId w:val="6"/>
        </w:numPr>
        <w:rPr>
          <w:sz w:val="28"/>
          <w:szCs w:val="28"/>
        </w:rPr>
      </w:pPr>
      <w:r>
        <w:rPr>
          <w:sz w:val="28"/>
          <w:szCs w:val="28"/>
        </w:rPr>
        <w:t xml:space="preserve">for groups and events. </w:t>
      </w:r>
    </w:p>
    <w:p w14:paraId="57A52B4D">
      <w:pPr>
        <w:pStyle w:val="34"/>
        <w:numPr>
          <w:ilvl w:val="0"/>
          <w:numId w:val="6"/>
        </w:numPr>
        <w:rPr>
          <w:sz w:val="28"/>
          <w:szCs w:val="28"/>
        </w:rPr>
      </w:pPr>
      <w:r>
        <w:rPr>
          <w:sz w:val="28"/>
          <w:szCs w:val="28"/>
        </w:rPr>
        <w:t xml:space="preserve">Basic Analytics: Dashboards for group organizers to view key metrics on </w:t>
      </w:r>
    </w:p>
    <w:p w14:paraId="34A1C456">
      <w:pPr>
        <w:pStyle w:val="34"/>
        <w:numPr>
          <w:ilvl w:val="0"/>
          <w:numId w:val="6"/>
        </w:numPr>
        <w:rPr>
          <w:sz w:val="28"/>
          <w:szCs w:val="28"/>
        </w:rPr>
      </w:pPr>
      <w:r>
        <w:rPr>
          <w:sz w:val="28"/>
          <w:szCs w:val="28"/>
        </w:rPr>
        <w:t xml:space="preserve">group activity and event attendance. </w:t>
      </w:r>
    </w:p>
    <w:p w14:paraId="64EE4304">
      <w:pPr>
        <w:pStyle w:val="34"/>
        <w:numPr>
          <w:ilvl w:val="0"/>
          <w:numId w:val="6"/>
        </w:numPr>
        <w:rPr>
          <w:sz w:val="28"/>
          <w:szCs w:val="28"/>
        </w:rPr>
      </w:pPr>
      <w:r>
        <w:rPr>
          <w:sz w:val="28"/>
          <w:szCs w:val="28"/>
        </w:rPr>
        <w:t>Responsive Design: Optimized for seamless usage across desktop, tablet, and mobile devices</w:t>
      </w:r>
    </w:p>
    <w:p w14:paraId="2187E7F5">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t>Software/Hardware Specifications</w:t>
      </w:r>
      <w:r>
        <w:rPr>
          <w:rFonts w:ascii="Times New Roman" w:hAnsi="Times New Roman" w:eastAsia="Times New Roman" w:cs="Times New Roman"/>
          <w:b/>
          <w:bCs/>
          <w:kern w:val="0"/>
          <w:sz w:val="32"/>
          <w:szCs w:val="32"/>
          <w:lang w:eastAsia="en-IN"/>
          <w14:ligatures w14:val="none"/>
        </w:rPr>
        <w:cr/>
      </w:r>
    </w:p>
    <w:p w14:paraId="75DA6E47">
      <w:pPr>
        <w:spacing w:after="0" w:line="240" w:lineRule="auto"/>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 xml:space="preserve">Backend: </w:t>
      </w:r>
    </w:p>
    <w:p w14:paraId="57C5968C">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Language/Framework: Python 3.x with Django (latest stable version). </w:t>
      </w:r>
    </w:p>
    <w:p w14:paraId="522D6355">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API Framework: Django REST Framework. </w:t>
      </w:r>
    </w:p>
    <w:p w14:paraId="324891FD">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Database: PostgreSQL (for scalability and robust features). </w:t>
      </w:r>
    </w:p>
    <w:p w14:paraId="25157625">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Authentication: Django's built-in authentication system with JWT for </w:t>
      </w:r>
    </w:p>
    <w:p w14:paraId="43623E1C">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API token management. </w:t>
      </w:r>
    </w:p>
    <w:p w14:paraId="2AF59BC1">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Image/File Handling: Pillow library for image processing. </w:t>
      </w:r>
    </w:p>
    <w:p w14:paraId="2B64FDF3">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Real-time Communication: Django Channels (for WebSockets) or a </w:t>
      </w:r>
    </w:p>
    <w:p w14:paraId="5C6F2E04">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dedicated messaging queue (e.g., Redis Pub/Sub). </w:t>
      </w:r>
    </w:p>
    <w:p w14:paraId="30452805">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Deployment Environment: Cloud platform (e.g., AWS EC2/ECS, Google </w:t>
      </w:r>
    </w:p>
    <w:p w14:paraId="681D161D">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Cloud Run, Azure App Service) with containerization (Docker)</w:t>
      </w:r>
    </w:p>
    <w:p w14:paraId="3EE64F9F">
      <w:pPr>
        <w:spacing w:after="0" w:line="240" w:lineRule="auto"/>
        <w:jc w:val="center"/>
        <w:rPr>
          <w:rFonts w:ascii="Times New Roman" w:hAnsi="Times New Roman" w:eastAsia="Times New Roman" w:cs="Times New Roman"/>
          <w:b/>
          <w:bCs/>
          <w:kern w:val="0"/>
          <w:sz w:val="32"/>
          <w:szCs w:val="32"/>
          <w:lang w:eastAsia="en-IN"/>
          <w14:ligatures w14:val="none"/>
        </w:rPr>
      </w:pPr>
    </w:p>
    <w:p w14:paraId="24894E9F">
      <w:pPr>
        <w:spacing w:after="0" w:line="240" w:lineRule="auto"/>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t xml:space="preserve">Frontend: </w:t>
      </w:r>
    </w:p>
    <w:p w14:paraId="4299E4A8">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Language/Library: JavaScript with React (latest stable version). </w:t>
      </w:r>
    </w:p>
    <w:p w14:paraId="24E5D208">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Build Tool: Vite. </w:t>
      </w:r>
    </w:p>
    <w:p w14:paraId="1FB73DF2">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Routing: React Router DOM. </w:t>
      </w:r>
    </w:p>
    <w:p w14:paraId="53D039DD">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State Management: Redux Toolkit. </w:t>
      </w:r>
    </w:p>
    <w:p w14:paraId="7648C207">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HTTP Client: Axios. </w:t>
      </w:r>
    </w:p>
    <w:p w14:paraId="60487237">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UI Framework/Libraries: Tailwind CSS for utility-first styling, </w:t>
      </w:r>
    </w:p>
    <w:p w14:paraId="56528291">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potentially Material-UI or Ant Design for robust components, Framer </w:t>
      </w:r>
    </w:p>
    <w:p w14:paraId="3667E5AB">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Motion for animations, Lucide React for icons</w:t>
      </w:r>
    </w:p>
    <w:p w14:paraId="4AE2A7AA">
      <w:pPr>
        <w:spacing w:after="0" w:line="240" w:lineRule="auto"/>
        <w:jc w:val="center"/>
        <w:rPr>
          <w:rFonts w:ascii="Times New Roman" w:hAnsi="Times New Roman" w:eastAsia="Times New Roman" w:cs="Times New Roman"/>
          <w:b/>
          <w:bCs/>
          <w:kern w:val="0"/>
          <w:sz w:val="32"/>
          <w:szCs w:val="32"/>
          <w:lang w:eastAsia="en-IN"/>
          <w14:ligatures w14:val="none"/>
        </w:rPr>
      </w:pPr>
    </w:p>
    <w:p w14:paraId="7446F6BA">
      <w:pPr>
        <w:spacing w:after="0" w:line="240" w:lineRule="auto"/>
        <w:jc w:val="center"/>
        <w:rPr>
          <w:rFonts w:ascii="Times New Roman" w:hAnsi="Times New Roman" w:eastAsia="Times New Roman" w:cs="Times New Roman"/>
          <w:b/>
          <w:bCs/>
          <w:kern w:val="0"/>
          <w:sz w:val="32"/>
          <w:szCs w:val="32"/>
          <w:lang w:eastAsia="en-IN"/>
          <w14:ligatures w14:val="none"/>
        </w:rPr>
      </w:pPr>
    </w:p>
    <w:p w14:paraId="617432D5">
      <w:pPr>
        <w:spacing w:after="0" w:line="240" w:lineRule="auto"/>
        <w:jc w:val="center"/>
        <w:rPr>
          <w:rFonts w:ascii="Times New Roman" w:hAnsi="Times New Roman" w:eastAsia="Times New Roman" w:cs="Times New Roman"/>
          <w:b/>
          <w:bCs/>
          <w:kern w:val="0"/>
          <w:sz w:val="32"/>
          <w:szCs w:val="32"/>
          <w:lang w:eastAsia="en-IN"/>
          <w14:ligatures w14:val="none"/>
        </w:rPr>
      </w:pPr>
    </w:p>
    <w:p w14:paraId="41CEF98F">
      <w:pPr>
        <w:spacing w:after="0" w:line="240" w:lineRule="auto"/>
        <w:jc w:val="center"/>
        <w:rPr>
          <w:ins w:id="0" w:author="vijay gholve" w:date="2025-08-06T18:16:00Z"/>
          <w:rFonts w:ascii="Times New Roman" w:hAnsi="Times New Roman" w:eastAsia="Times New Roman" w:cs="Times New Roman"/>
          <w:b/>
          <w:bCs/>
          <w:kern w:val="0"/>
          <w:sz w:val="32"/>
          <w:szCs w:val="32"/>
          <w:lang w:eastAsia="en-IN"/>
          <w14:ligatures w14:val="none"/>
        </w:rPr>
      </w:pPr>
    </w:p>
    <w:p w14:paraId="3C48B72B">
      <w:pPr>
        <w:spacing w:after="0" w:line="240" w:lineRule="auto"/>
        <w:jc w:val="center"/>
        <w:rPr>
          <w:ins w:id="1" w:author="vijay gholve" w:date="2025-08-06T18:16:00Z"/>
          <w:rFonts w:ascii="Times New Roman" w:hAnsi="Times New Roman" w:eastAsia="Times New Roman" w:cs="Times New Roman"/>
          <w:b/>
          <w:bCs/>
          <w:kern w:val="0"/>
          <w:sz w:val="32"/>
          <w:szCs w:val="32"/>
          <w:lang w:eastAsia="en-IN"/>
          <w14:ligatures w14:val="none"/>
        </w:rPr>
      </w:pPr>
    </w:p>
    <w:p w14:paraId="4CA7CCC1">
      <w:pPr>
        <w:spacing w:after="0" w:line="240" w:lineRule="auto"/>
        <w:jc w:val="center"/>
        <w:rPr>
          <w:ins w:id="2" w:author="vijay gholve" w:date="2025-08-06T18:16:00Z"/>
          <w:rFonts w:ascii="Times New Roman" w:hAnsi="Times New Roman" w:eastAsia="Times New Roman" w:cs="Times New Roman"/>
          <w:b/>
          <w:bCs/>
          <w:kern w:val="0"/>
          <w:sz w:val="32"/>
          <w:szCs w:val="32"/>
          <w:lang w:eastAsia="en-IN"/>
          <w14:ligatures w14:val="none"/>
        </w:rPr>
      </w:pPr>
    </w:p>
    <w:p w14:paraId="5C66E3AD">
      <w:pPr>
        <w:spacing w:after="0" w:line="240" w:lineRule="auto"/>
        <w:jc w:val="center"/>
        <w:rPr>
          <w:rFonts w:ascii="Times New Roman" w:hAnsi="Times New Roman" w:eastAsia="Times New Roman" w:cs="Times New Roman"/>
          <w:b/>
          <w:bCs/>
          <w:kern w:val="0"/>
          <w:sz w:val="32"/>
          <w:szCs w:val="32"/>
          <w:lang w:eastAsia="en-IN"/>
          <w14:ligatures w14:val="none"/>
        </w:rPr>
      </w:pPr>
    </w:p>
    <w:p w14:paraId="6BF18F8D">
      <w:pPr>
        <w:pStyle w:val="4"/>
        <w:keepNext w:val="0"/>
        <w:keepLines w:val="0"/>
        <w:widowControl/>
        <w:suppressLineNumbers w:val="0"/>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Conclusion</w:t>
      </w:r>
    </w:p>
    <w:p w14:paraId="7422CF50">
      <w:pPr>
        <w:pStyle w:val="17"/>
        <w:keepNext w:val="0"/>
        <w:keepLines w:val="0"/>
        <w:widowControl/>
        <w:suppressLineNumbers w:val="0"/>
        <w:rPr>
          <w:sz w:val="28"/>
          <w:szCs w:val="28"/>
        </w:rPr>
      </w:pPr>
      <w:r>
        <w:rPr>
          <w:sz w:val="28"/>
          <w:szCs w:val="28"/>
        </w:rPr>
        <w:t xml:space="preserve">The development of </w:t>
      </w:r>
      <w:r>
        <w:rPr>
          <w:b/>
          <w:bCs/>
          <w:sz w:val="28"/>
          <w:szCs w:val="28"/>
        </w:rPr>
        <w:t>ConnectLocal: Community Meetup Platform</w:t>
      </w:r>
      <w:r>
        <w:rPr>
          <w:sz w:val="28"/>
          <w:szCs w:val="28"/>
        </w:rPr>
        <w:t xml:space="preserve"> represents a strategic and comprehensive effort to address a significant gap in the digital landscape of social interaction. By providing a unified ecosystem for event discovery, streamlined organization, and genuine community engagement, this project is poised to deliver substantial value to its diverse stakeholders. The platform's scalable architecture, built on robust technologies such as Django and React, along with a strong focus on security and a user-centric design, ensures a reliable, high-performing, and intuitive experience. ConnectLocal's successful implementation will not only modernize the process of event management but also empower individuals to forge meaningful, real-world connections, thereby enriching local communities. The platform's design, guided by a thorough literature review and detailed system analysis, positions it as a forward-thinking solution capable of evolving to meet future market demands and technological advancements.</w:t>
      </w:r>
    </w:p>
    <w:p w14:paraId="72393C56">
      <w:pPr>
        <w:spacing w:after="0" w:line="240" w:lineRule="auto"/>
        <w:jc w:val="center"/>
        <w:rPr>
          <w:rFonts w:ascii="Times New Roman" w:hAnsi="Times New Roman" w:eastAsia="Times New Roman" w:cs="Times New Roman"/>
          <w:b/>
          <w:bCs/>
          <w:kern w:val="0"/>
          <w:sz w:val="32"/>
          <w:szCs w:val="32"/>
          <w:lang w:eastAsia="en-IN"/>
          <w14:ligatures w14:val="none"/>
        </w:rPr>
      </w:pPr>
    </w:p>
    <w:p w14:paraId="18CC9CF1">
      <w:pPr>
        <w:spacing w:after="0" w:line="240" w:lineRule="auto"/>
        <w:jc w:val="center"/>
        <w:rPr>
          <w:rFonts w:ascii="Times New Roman" w:hAnsi="Times New Roman" w:eastAsia="Times New Roman" w:cs="Times New Roman"/>
          <w:b/>
          <w:bCs/>
          <w:kern w:val="0"/>
          <w:sz w:val="32"/>
          <w:szCs w:val="32"/>
          <w:lang w:eastAsia="en-IN"/>
          <w14:ligatures w14:val="none"/>
        </w:rPr>
      </w:pPr>
    </w:p>
    <w:p w14:paraId="043E1E14">
      <w:pPr>
        <w:pStyle w:val="4"/>
        <w:keepNext w:val="0"/>
        <w:keepLines w:val="0"/>
        <w:widowControl/>
        <w:suppressLineNumbers w:val="0"/>
        <w:jc w:val="center"/>
        <w:rPr>
          <w:b/>
          <w:bCs/>
          <w:color w:val="000000" w:themeColor="text1"/>
          <w:sz w:val="32"/>
          <w:szCs w:val="32"/>
          <w14:textFill>
            <w14:solidFill>
              <w14:schemeClr w14:val="tx1"/>
            </w14:solidFill>
          </w14:textFill>
        </w:rPr>
      </w:pP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b/>
          <w:bCs/>
          <w:color w:val="000000" w:themeColor="text1"/>
          <w:sz w:val="32"/>
          <w:szCs w:val="32"/>
          <w14:textFill>
            <w14:solidFill>
              <w14:schemeClr w14:val="tx1"/>
            </w14:solidFill>
          </w14:textFill>
        </w:rPr>
        <w:t>Bibliography and References</w:t>
      </w:r>
    </w:p>
    <w:p w14:paraId="4ECA11E7">
      <w:pPr>
        <w:keepNext w:val="0"/>
        <w:keepLines w:val="0"/>
        <w:widowControl/>
        <w:numPr>
          <w:ilvl w:val="0"/>
          <w:numId w:val="0"/>
        </w:numPr>
        <w:suppressLineNumbers w:val="0"/>
        <w:spacing w:before="0" w:beforeAutospacing="1" w:after="0" w:afterAutospacing="1"/>
      </w:pPr>
    </w:p>
    <w:p w14:paraId="2BEE96CA">
      <w:pPr>
        <w:pStyle w:val="17"/>
        <w:keepNext w:val="0"/>
        <w:keepLines w:val="0"/>
        <w:widowControl/>
        <w:suppressLineNumbers w:val="0"/>
        <w:ind w:left="720"/>
      </w:pPr>
      <w:r>
        <w:rPr>
          <w:b/>
          <w:bCs/>
        </w:rPr>
        <w:t>[</w:t>
      </w:r>
      <w:r>
        <w:rPr>
          <w:rFonts w:hint="default"/>
          <w:b/>
          <w:bCs/>
          <w:lang w:val="en-IN"/>
        </w:rPr>
        <w:t>1</w:t>
      </w:r>
      <w:r>
        <w:rPr>
          <w:b/>
          <w:bCs/>
        </w:rPr>
        <w:t>]</w:t>
      </w:r>
      <w:r>
        <w:t xml:space="preserve"> The Django Software Foundation. (2024). </w:t>
      </w:r>
      <w:r>
        <w:rPr>
          <w:i/>
          <w:iCs/>
        </w:rPr>
        <w:t>Django Documentation</w:t>
      </w:r>
      <w:r>
        <w:t xml:space="preserve">. Retrieved from </w:t>
      </w:r>
      <w:r>
        <w:fldChar w:fldCharType="begin"/>
      </w:r>
      <w:r>
        <w:instrText xml:space="preserve"> HYPERLINK "https://docs.djangoproject.com/" \t "_blank" </w:instrText>
      </w:r>
      <w:r>
        <w:fldChar w:fldCharType="separate"/>
      </w:r>
      <w:r>
        <w:rPr>
          <w:rStyle w:val="16"/>
        </w:rPr>
        <w:t>https://docs.djangoproject.com/</w:t>
      </w:r>
      <w:r>
        <w:fldChar w:fldCharType="end"/>
      </w:r>
      <w:r>
        <w:t xml:space="preserve"> (The official source for the core backend framework, essential for implementation details.)</w:t>
      </w:r>
      <w:r>
        <w:br w:type="textWrapping"/>
      </w:r>
      <w:r>
        <w:rPr>
          <w:b/>
          <w:bCs/>
        </w:rPr>
        <w:t>[</w:t>
      </w:r>
      <w:r>
        <w:rPr>
          <w:rFonts w:hint="default"/>
          <w:b/>
          <w:bCs/>
          <w:lang w:val="en-IN"/>
        </w:rPr>
        <w:t>2</w:t>
      </w:r>
      <w:r>
        <w:rPr>
          <w:b/>
          <w:bCs/>
        </w:rPr>
        <w:t>]</w:t>
      </w:r>
      <w:r>
        <w:t xml:space="preserve"> Postman. (2024). </w:t>
      </w:r>
      <w:r>
        <w:rPr>
          <w:i/>
          <w:iCs/>
        </w:rPr>
        <w:t>JWT Authentication Best Practices</w:t>
      </w:r>
      <w:r>
        <w:t xml:space="preserve">. Retrieved from </w:t>
      </w:r>
      <w:r>
        <w:fldChar w:fldCharType="begin"/>
      </w:r>
      <w:r>
        <w:instrText xml:space="preserve"> HYPERLINK "https://www.google.com/search?q=https://www.postman.com/jwt-authentication/" \t "_blank" </w:instrText>
      </w:r>
      <w:r>
        <w:fldChar w:fldCharType="separate"/>
      </w:r>
      <w:r>
        <w:rPr>
          <w:rStyle w:val="16"/>
        </w:rPr>
        <w:t>https://www.postman.com/jwt-authentication/</w:t>
      </w:r>
      <w:r>
        <w:fldChar w:fldCharType="end"/>
      </w:r>
      <w:r>
        <w:t xml:space="preserve"> (A resource for understanding and implementing secure, token-based authentication protocols.</w:t>
      </w:r>
    </w:p>
    <w:p w14:paraId="026455C4">
      <w:pPr>
        <w:pStyle w:val="17"/>
        <w:keepNext w:val="0"/>
        <w:keepLines w:val="0"/>
        <w:widowControl/>
        <w:suppressLineNumbers w:val="0"/>
        <w:ind w:left="720"/>
      </w:pPr>
      <w:r>
        <w:rPr>
          <w:b/>
          <w:bCs/>
        </w:rPr>
        <w:t>[3]</w:t>
      </w:r>
      <w:r>
        <w:t xml:space="preserve"> The React Team. (2024). </w:t>
      </w:r>
      <w:r>
        <w:rPr>
          <w:i/>
          <w:iCs/>
        </w:rPr>
        <w:t>React Documentation</w:t>
      </w:r>
      <w:r>
        <w:t xml:space="preserve">. Retrieved from </w:t>
      </w:r>
      <w:r>
        <w:fldChar w:fldCharType="begin"/>
      </w:r>
      <w:r>
        <w:instrText xml:space="preserve"> HYPERLINK "https://react.dev/" \t "_blank" </w:instrText>
      </w:r>
      <w:r>
        <w:fldChar w:fldCharType="separate"/>
      </w:r>
      <w:r>
        <w:rPr>
          <w:rStyle w:val="16"/>
        </w:rPr>
        <w:t>https://react.dev/</w:t>
      </w:r>
      <w:r>
        <w:fldChar w:fldCharType="end"/>
      </w:r>
      <w:r>
        <w:t xml:space="preserve"> (The primary resource for the frontend library, including hooks and component-based architecture.)</w:t>
      </w:r>
    </w:p>
    <w:p w14:paraId="0A3AC9D0">
      <w:pPr>
        <w:pStyle w:val="17"/>
        <w:keepNext w:val="0"/>
        <w:keepLines w:val="0"/>
        <w:widowControl/>
        <w:suppressLineNumbers w:val="0"/>
        <w:ind w:left="720"/>
      </w:pPr>
      <w:r>
        <w:rPr>
          <w:b/>
          <w:bCs/>
        </w:rPr>
        <w:t>[4]</w:t>
      </w:r>
      <w:r>
        <w:t xml:space="preserve"> O'Reilly Media. (2023). </w:t>
      </w:r>
      <w:r>
        <w:rPr>
          <w:i/>
          <w:iCs/>
        </w:rPr>
        <w:t>API Design Patterns: Microservices, CQRS, and Beyond</w:t>
      </w:r>
      <w:r>
        <w:t>. (A reference for designing scalable and robust APIs using modern principles, which is critical for the Django REST Framework implementation.)</w:t>
      </w:r>
    </w:p>
    <w:p w14:paraId="43018A71">
      <w:pPr>
        <w:pStyle w:val="17"/>
        <w:keepNext w:val="0"/>
        <w:keepLines w:val="0"/>
        <w:widowControl/>
        <w:suppressLineNumbers w:val="0"/>
        <w:ind w:left="720"/>
      </w:pPr>
      <w:r>
        <w:rPr>
          <w:b/>
          <w:bCs/>
        </w:rPr>
        <w:t>[5]</w:t>
      </w:r>
      <w:r>
        <w:t xml:space="preserve"> Laux, A. (2022). </w:t>
      </w:r>
      <w:r>
        <w:rPr>
          <w:i/>
          <w:iCs/>
        </w:rPr>
        <w:t>Data Modeling for Modern Applications: A Practical Guide</w:t>
      </w:r>
      <w:r>
        <w:t>. Packt Publishing. (Informs the creation of the ERD and normalization of the database schema.)</w:t>
      </w:r>
    </w:p>
    <w:p w14:paraId="7CAD7A07">
      <w:pPr>
        <w:pStyle w:val="17"/>
        <w:keepNext w:val="0"/>
        <w:keepLines w:val="0"/>
        <w:widowControl/>
        <w:suppressLineNumbers w:val="0"/>
        <w:ind w:left="720"/>
        <w:rPr>
          <w:rFonts w:ascii="Times New Roman" w:hAnsi="Times New Roman" w:eastAsia="Times New Roman" w:cs="Times New Roman"/>
          <w:b/>
          <w:bCs/>
          <w:kern w:val="0"/>
          <w:sz w:val="32"/>
          <w:szCs w:val="32"/>
          <w:lang w:eastAsia="en-IN"/>
          <w14:ligatures w14:val="none"/>
        </w:rPr>
      </w:pPr>
      <w:r>
        <w:rPr>
          <w:b/>
          <w:bCs/>
        </w:rPr>
        <w:t>[6]</w:t>
      </w:r>
      <w:r>
        <w:t xml:space="preserve"> Shneiderman, B., Plaisant, C., &amp; Cohen, M. (2020). </w:t>
      </w:r>
      <w:r>
        <w:rPr>
          <w:i/>
          <w:iCs/>
        </w:rPr>
        <w:t>Designing the User Interface: Strategies for Effective Human-Computer Interaction</w:t>
      </w:r>
      <w:r>
        <w:t>. Pearson. (Offers established best practices for designing intuitive and accessible user interfaces.)</w:t>
      </w:r>
    </w:p>
    <w:sectPr>
      <w:footerReference r:id="rId5" w:type="default"/>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mo">
    <w:altName w:val="Cambria"/>
    <w:panose1 w:val="00000000000000000000"/>
    <w:charset w:val="00"/>
    <w:family w:val="roman"/>
    <w:pitch w:val="default"/>
    <w:sig w:usb0="00000000" w:usb1="00000000" w:usb2="00000000" w:usb3="00000000" w:csb0="00000000" w:csb1="00000000"/>
  </w:font>
  <w:font w:name="NotoSans-Bold">
    <w:altName w:val="Cambria"/>
    <w:panose1 w:val="00000000000000000000"/>
    <w:charset w:val="00"/>
    <w:family w:val="roman"/>
    <w:pitch w:val="default"/>
    <w:sig w:usb0="00000000" w:usb1="00000000" w:usb2="00000000" w:usb3="00000000" w:csb0="00000000" w:csb1="00000000"/>
  </w:font>
  <w:font w:name="NotoSans">
    <w:altName w:val="Cambria"/>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E3AA23">
    <w:pPr>
      <w:pStyle w:val="14"/>
    </w:pPr>
  </w:p>
  <w:p w14:paraId="1F02B265">
    <w:pPr>
      <w:pStyle w:val="14"/>
    </w:pPr>
  </w:p>
  <w:p w14:paraId="45829094">
    <w:pPr>
      <w:pStyle w:val="14"/>
    </w:pPr>
  </w:p>
  <w:p w14:paraId="3CF146F9">
    <w:pPr>
      <w:pStyle w:val="14"/>
    </w:pPr>
  </w:p>
  <w:p w14:paraId="0F3C83B2">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FC4E1E"/>
    <w:multiLevelType w:val="multilevel"/>
    <w:tmpl w:val="13FC4E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A684297"/>
    <w:multiLevelType w:val="multilevel"/>
    <w:tmpl w:val="1A6842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B53075D"/>
    <w:multiLevelType w:val="multilevel"/>
    <w:tmpl w:val="1B5307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9444C99"/>
    <w:multiLevelType w:val="multilevel"/>
    <w:tmpl w:val="29444C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B662F7"/>
    <w:multiLevelType w:val="multilevel"/>
    <w:tmpl w:val="43B662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4B10549"/>
    <w:multiLevelType w:val="multilevel"/>
    <w:tmpl w:val="44B105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4C05F14"/>
    <w:multiLevelType w:val="multilevel"/>
    <w:tmpl w:val="64C05F1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3"/>
  </w:num>
  <w:num w:numId="3">
    <w:abstractNumId w:val="0"/>
  </w:num>
  <w:num w:numId="4">
    <w:abstractNumId w:val="2"/>
  </w:num>
  <w:num w:numId="5">
    <w:abstractNumId w:val="1"/>
  </w:num>
  <w:num w:numId="6">
    <w:abstractNumId w:val="6"/>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vijay gholve">
    <w15:presenceInfo w15:providerId="Windows Live" w15:userId="3f42ca7117580c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bordersDoNotSurroundHeader w:val="0"/>
  <w:bordersDoNotSurroundFooter w:val="0"/>
  <w:hideSpellingErrors/>
  <w:hideGrammaticalErrors/>
  <w:documentProtection w:edit="readOnly" w:formatting="1"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248"/>
    <w:rsid w:val="000C1B44"/>
    <w:rsid w:val="000D74FD"/>
    <w:rsid w:val="001D0101"/>
    <w:rsid w:val="002235EE"/>
    <w:rsid w:val="002412CD"/>
    <w:rsid w:val="002473E8"/>
    <w:rsid w:val="004A7407"/>
    <w:rsid w:val="004C7702"/>
    <w:rsid w:val="00587CA2"/>
    <w:rsid w:val="005C42F1"/>
    <w:rsid w:val="006157D4"/>
    <w:rsid w:val="00625248"/>
    <w:rsid w:val="00634BC8"/>
    <w:rsid w:val="006B2CF6"/>
    <w:rsid w:val="0073624E"/>
    <w:rsid w:val="007407DA"/>
    <w:rsid w:val="007B2BE1"/>
    <w:rsid w:val="007D043A"/>
    <w:rsid w:val="007E1570"/>
    <w:rsid w:val="00890653"/>
    <w:rsid w:val="009E55F0"/>
    <w:rsid w:val="00AB4B74"/>
    <w:rsid w:val="00AF53FC"/>
    <w:rsid w:val="00B3151D"/>
    <w:rsid w:val="00B55AA3"/>
    <w:rsid w:val="00BB4283"/>
    <w:rsid w:val="00C2030D"/>
    <w:rsid w:val="00CA654A"/>
    <w:rsid w:val="00D47114"/>
    <w:rsid w:val="00D63BBD"/>
    <w:rsid w:val="00D7013F"/>
    <w:rsid w:val="00E00587"/>
    <w:rsid w:val="00E22156"/>
    <w:rsid w:val="00E25161"/>
    <w:rsid w:val="00ED18F3"/>
    <w:rsid w:val="00EE7938"/>
    <w:rsid w:val="00F259B6"/>
    <w:rsid w:val="092A1616"/>
    <w:rsid w:val="0B5E5FE9"/>
    <w:rsid w:val="3BDB5768"/>
    <w:rsid w:val="44AE7EE9"/>
    <w:rsid w:val="5FD614D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link w:val="23"/>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14">
    <w:name w:val="footer"/>
    <w:basedOn w:val="1"/>
    <w:link w:val="40"/>
    <w:unhideWhenUsed/>
    <w:qFormat/>
    <w:uiPriority w:val="99"/>
    <w:pPr>
      <w:tabs>
        <w:tab w:val="center" w:pos="4513"/>
        <w:tab w:val="right" w:pos="9026"/>
      </w:tabs>
      <w:spacing w:after="0" w:line="240" w:lineRule="auto"/>
    </w:pPr>
  </w:style>
  <w:style w:type="paragraph" w:styleId="15">
    <w:name w:val="header"/>
    <w:basedOn w:val="1"/>
    <w:link w:val="39"/>
    <w:unhideWhenUsed/>
    <w:qFormat/>
    <w:uiPriority w:val="99"/>
    <w:pPr>
      <w:tabs>
        <w:tab w:val="center" w:pos="4513"/>
        <w:tab w:val="right" w:pos="9026"/>
      </w:tabs>
      <w:spacing w:after="0" w:line="240" w:lineRule="auto"/>
    </w:pPr>
  </w:style>
  <w:style w:type="character" w:styleId="16">
    <w:name w:val="Hyperlink"/>
    <w:basedOn w:val="11"/>
    <w:semiHidden/>
    <w:unhideWhenUsed/>
    <w:qFormat/>
    <w:uiPriority w:val="99"/>
    <w:rPr>
      <w:color w:val="0000FF"/>
      <w:u w:val="single"/>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paragraph" w:styleId="19">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2">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4">
    <w:name w:val="Heading 4 Char"/>
    <w:basedOn w:val="11"/>
    <w:link w:val="5"/>
    <w:semiHidden/>
    <w:qFormat/>
    <w:uiPriority w:val="9"/>
    <w:rPr>
      <w:rFonts w:eastAsiaTheme="majorEastAsia" w:cstheme="majorBidi"/>
      <w:i/>
      <w:iCs/>
      <w:color w:val="2F5597" w:themeColor="accent1" w:themeShade="BF"/>
    </w:rPr>
  </w:style>
  <w:style w:type="character" w:customStyle="1" w:styleId="25">
    <w:name w:val="Heading 5 Char"/>
    <w:basedOn w:val="11"/>
    <w:link w:val="6"/>
    <w:semiHidden/>
    <w:qFormat/>
    <w:uiPriority w:val="9"/>
    <w:rPr>
      <w:rFonts w:eastAsiaTheme="majorEastAsia" w:cstheme="majorBidi"/>
      <w:color w:val="2F5597" w:themeColor="accent1" w:themeShade="BF"/>
    </w:rPr>
  </w:style>
  <w:style w:type="character" w:customStyle="1" w:styleId="26">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qFormat/>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1"/>
    <w:basedOn w:val="11"/>
    <w:qFormat/>
    <w:uiPriority w:val="21"/>
    <w:rPr>
      <w:i/>
      <w:iCs/>
      <w:color w:val="2F5597" w:themeColor="accent1" w:themeShade="BF"/>
    </w:rPr>
  </w:style>
  <w:style w:type="paragraph" w:styleId="36">
    <w:name w:val="Intense Quote"/>
    <w:basedOn w:val="1"/>
    <w:next w:val="1"/>
    <w:link w:val="3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7">
    <w:name w:val="Intense Quote Char"/>
    <w:basedOn w:val="11"/>
    <w:link w:val="36"/>
    <w:qFormat/>
    <w:uiPriority w:val="30"/>
    <w:rPr>
      <w:i/>
      <w:iCs/>
      <w:color w:val="2F5597" w:themeColor="accent1" w:themeShade="BF"/>
    </w:rPr>
  </w:style>
  <w:style w:type="character" w:customStyle="1" w:styleId="38">
    <w:name w:val="Intense Reference1"/>
    <w:basedOn w:val="11"/>
    <w:qFormat/>
    <w:uiPriority w:val="32"/>
    <w:rPr>
      <w:b/>
      <w:bCs/>
      <w:smallCaps/>
      <w:color w:val="2F5597" w:themeColor="accent1" w:themeShade="BF"/>
      <w:spacing w:val="5"/>
    </w:rPr>
  </w:style>
  <w:style w:type="character" w:customStyle="1" w:styleId="39">
    <w:name w:val="Header Char"/>
    <w:basedOn w:val="11"/>
    <w:link w:val="15"/>
    <w:qFormat/>
    <w:uiPriority w:val="99"/>
  </w:style>
  <w:style w:type="character" w:customStyle="1" w:styleId="40">
    <w:name w:val="Footer Char"/>
    <w:basedOn w:val="11"/>
    <w:link w:val="14"/>
    <w:qFormat/>
    <w:uiPriority w:val="99"/>
  </w:style>
  <w:style w:type="paragraph" w:customStyle="1" w:styleId="41">
    <w:name w:val="Revision1"/>
    <w:hidden/>
    <w:semiHidden/>
    <w:qFormat/>
    <w:uiPriority w:val="99"/>
    <w:rPr>
      <w:rFonts w:asciiTheme="minorHAnsi" w:hAnsiTheme="minorHAnsi" w:eastAsiaTheme="minorHAnsi" w:cstheme="minorBidi"/>
      <w:kern w:val="2"/>
      <w:sz w:val="22"/>
      <w:szCs w:val="22"/>
      <w:lang w:val="en-IN"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167546-7636-4927-9D16-064C9F6F79FE}">
  <ds:schemaRefs/>
</ds:datastoreItem>
</file>

<file path=docProps/app.xml><?xml version="1.0" encoding="utf-8"?>
<Properties xmlns="http://schemas.openxmlformats.org/officeDocument/2006/extended-properties" xmlns:vt="http://schemas.openxmlformats.org/officeDocument/2006/docPropsVTypes">
  <Template>Normal</Template>
  <Pages>29</Pages>
  <Words>1643</Words>
  <Characters>9367</Characters>
  <Lines>78</Lines>
  <Paragraphs>21</Paragraphs>
  <TotalTime>27</TotalTime>
  <ScaleCrop>false</ScaleCrop>
  <LinksUpToDate>false</LinksUpToDate>
  <CharactersWithSpaces>10989</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2025-09-11T19:42:00Z</dcterms:created>
  <dc:creator>vijay gholve</dc:creator>
  <cp:lastModifiedBy>vijay .gholve</cp:lastModifiedBy>
  <dcterms:modified xsi:type="dcterms:W3CDTF">2025-09-19T17:07:43Z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6BBFB3181FCB403CA21F987D0FADF45F_13</vt:lpwstr>
  </property>
</Properties>
</file>