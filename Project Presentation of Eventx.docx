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76AB37" w14:textId="343AF23B" w:rsidR="00C2030D" w:rsidRDefault="00C2030D" w:rsidP="00C2030D">
      <w:pPr>
        <w:pStyle w:val="ListParagraph"/>
        <w:jc w:val="center"/>
        <w:rPr>
          <w:b/>
          <w:bCs/>
          <w:sz w:val="32"/>
          <w:szCs w:val="32"/>
        </w:rPr>
      </w:pPr>
      <w:r w:rsidRPr="00C2030D">
        <w:rPr>
          <w:b/>
          <w:bCs/>
          <w:sz w:val="32"/>
          <w:szCs w:val="32"/>
        </w:rPr>
        <w:t>Project Scop</w:t>
      </w:r>
    </w:p>
    <w:p w14:paraId="0C68445E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Project Scope: ConnectLocal is scoped as a full-stack web application. </w:t>
      </w:r>
    </w:p>
    <w:p w14:paraId="17137F93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User Management: Comprehensive user registration, profile creation, and </w:t>
      </w:r>
    </w:p>
    <w:p w14:paraId="6211F16F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authentication. </w:t>
      </w:r>
    </w:p>
    <w:p w14:paraId="656810A7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Group Management: Functionality for creating, joining, leaving, and </w:t>
      </w:r>
    </w:p>
    <w:p w14:paraId="6453D4FF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managing groups, including member roles and moderation tools. </w:t>
      </w:r>
    </w:p>
    <w:p w14:paraId="7F1F1DEA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Event Management: Tools for scheduling, promoting, and managing events </w:t>
      </w:r>
    </w:p>
    <w:p w14:paraId="67CB8DB2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within groups, including RSVP tracking and attendance marking. </w:t>
      </w:r>
    </w:p>
    <w:p w14:paraId="0707D0E4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Communication: Integrated messaging features for group members and </w:t>
      </w:r>
    </w:p>
    <w:p w14:paraId="51E56B88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event attendees, alongside discussion boards. </w:t>
      </w:r>
    </w:p>
    <w:p w14:paraId="695B1CCA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Discovery: Advanced search, filtering, and basic recommendation capabilities </w:t>
      </w:r>
    </w:p>
    <w:p w14:paraId="676C7029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for groups and events. </w:t>
      </w:r>
    </w:p>
    <w:p w14:paraId="4617BB9F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Basic Analytics: Dashboards for group organizers to view key metrics on </w:t>
      </w:r>
    </w:p>
    <w:p w14:paraId="17859DBA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group activity and event attendance. </w:t>
      </w:r>
    </w:p>
    <w:p w14:paraId="374CCA75" w14:textId="094DDA14" w:rsidR="00C2030D" w:rsidRDefault="00C2030D" w:rsidP="00C2030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C2030D">
        <w:rPr>
          <w:sz w:val="28"/>
          <w:szCs w:val="28"/>
        </w:rPr>
        <w:t>Responsive Design: Optimized for seamless usage across desktop, tablet, and mobile devices</w:t>
      </w:r>
    </w:p>
    <w:p w14:paraId="4D6E9A77" w14:textId="0C8D6824" w:rsidR="00C2030D" w:rsidRPr="00C2030D" w:rsidRDefault="00C2030D" w:rsidP="00C2030D">
      <w:pPr>
        <w:jc w:val="center"/>
        <w:rPr>
          <w:b/>
          <w:bCs/>
          <w:sz w:val="28"/>
          <w:szCs w:val="28"/>
        </w:rPr>
      </w:pPr>
      <w:r w:rsidRPr="00C2030D">
        <w:rPr>
          <w:b/>
          <w:bCs/>
          <w:sz w:val="32"/>
          <w:szCs w:val="32"/>
        </w:rPr>
        <w:lastRenderedPageBreak/>
        <w:t>Limitations</w:t>
      </w:r>
    </w:p>
    <w:p w14:paraId="232B3054" w14:textId="1DBBEAC0" w:rsidR="00C2030D" w:rsidRPr="00C2030D" w:rsidRDefault="00C2030D" w:rsidP="00C2030D">
      <w:pPr>
        <w:pStyle w:val="ListParagraph"/>
        <w:ind w:left="1440"/>
        <w:rPr>
          <w:b/>
          <w:bCs/>
          <w:sz w:val="28"/>
          <w:szCs w:val="28"/>
        </w:rPr>
      </w:pPr>
      <w:r w:rsidRPr="00C2030D">
        <w:rPr>
          <w:b/>
          <w:bCs/>
          <w:sz w:val="32"/>
          <w:szCs w:val="32"/>
        </w:rPr>
        <w:br/>
      </w:r>
      <w:r w:rsidRPr="00C2030D">
        <w:rPr>
          <w:b/>
          <w:bCs/>
          <w:sz w:val="28"/>
          <w:szCs w:val="28"/>
        </w:rPr>
        <w:t xml:space="preserve">Advanced Monetization: While basic event fees might be supported, </w:t>
      </w:r>
    </w:p>
    <w:p w14:paraId="4AE9C24F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complex ticketing tiers or integrated payment processing beyond a single, </w:t>
      </w:r>
    </w:p>
    <w:p w14:paraId="04D02898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primary gateway are out of initial scope. </w:t>
      </w:r>
    </w:p>
    <w:p w14:paraId="40B2052B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Live Streaming/Virtual Event Hosting: The platform will primarily focus on </w:t>
      </w:r>
    </w:p>
    <w:p w14:paraId="087D1412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in-person event organization; built-in live streaming or dedicated virtual </w:t>
      </w:r>
    </w:p>
    <w:p w14:paraId="4177BB06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event hosting features are not included in the initial release. </w:t>
      </w:r>
    </w:p>
    <w:p w14:paraId="294EAFC5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>Sophisticated AI Recommendations: Advanced, highly personalized AI</w:t>
      </w:r>
    </w:p>
    <w:p w14:paraId="4AB9E332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driven recommendations based on deep user behavior analysis are </w:t>
      </w:r>
    </w:p>
    <w:p w14:paraId="584DCBB5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considered for future iterations. </w:t>
      </w:r>
    </w:p>
    <w:p w14:paraId="3B8CB0BA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Native Mobile Applications: The project will deliver a fully responsive web </w:t>
      </w:r>
    </w:p>
    <w:p w14:paraId="1F649E79" w14:textId="77777777" w:rsidR="00C2030D" w:rsidRPr="00C2030D" w:rsidRDefault="00C2030D" w:rsidP="00C2030D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application; dedicated native iOS/Android apps are beyond the current scope. </w:t>
      </w:r>
    </w:p>
    <w:p w14:paraId="244821C6" w14:textId="1B798162" w:rsidR="00C2030D" w:rsidRDefault="00C2030D" w:rsidP="00C2030D">
      <w:pPr>
        <w:jc w:val="center"/>
        <w:rPr>
          <w:b/>
          <w:bCs/>
          <w:sz w:val="32"/>
          <w:szCs w:val="32"/>
        </w:rPr>
      </w:pPr>
      <w:r w:rsidRPr="00C2030D">
        <w:rPr>
          <w:b/>
          <w:bCs/>
          <w:sz w:val="32"/>
          <w:szCs w:val="32"/>
        </w:rPr>
        <w:t>System Analysis</w:t>
      </w:r>
    </w:p>
    <w:p w14:paraId="3930E33A" w14:textId="77777777" w:rsidR="00C2030D" w:rsidRDefault="00C2030D" w:rsidP="00C2030D">
      <w:pPr>
        <w:rPr>
          <w:b/>
          <w:bCs/>
          <w:sz w:val="32"/>
          <w:szCs w:val="32"/>
        </w:rPr>
      </w:pPr>
    </w:p>
    <w:p w14:paraId="2D04DC3A" w14:textId="77777777" w:rsidR="00C2030D" w:rsidRPr="00C2030D" w:rsidRDefault="00C2030D" w:rsidP="00C2030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Meetup.com: A long-standing platform specifically designed for local groups and events based on shared interests. </w:t>
      </w:r>
    </w:p>
    <w:p w14:paraId="2E81672D" w14:textId="77777777" w:rsidR="00C2030D" w:rsidRPr="00C2030D" w:rsidRDefault="00C2030D" w:rsidP="00C2030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Facebook Groups/Events: A widely used social media feature that allows users to create private or public groups and </w:t>
      </w:r>
    </w:p>
    <w:p w14:paraId="355FF57A" w14:textId="77777777" w:rsidR="00C2030D" w:rsidRPr="00C2030D" w:rsidRDefault="00C2030D" w:rsidP="00C2030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organize events. </w:t>
      </w:r>
    </w:p>
    <w:p w14:paraId="3D5911C7" w14:textId="77777777" w:rsidR="00C2030D" w:rsidRPr="00C2030D" w:rsidRDefault="00C2030D" w:rsidP="00C2030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Eventbrite: Primarily a ticketing and event management platform, often used for larger, public events. </w:t>
      </w:r>
    </w:p>
    <w:p w14:paraId="1D0BCB93" w14:textId="77777777" w:rsidR="00C2030D" w:rsidRPr="00C2030D" w:rsidRDefault="00C2030D" w:rsidP="00C2030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 xml:space="preserve">Local Community Forums/Websites: Various smaller, often niche-specific, online forums or websites catering to </w:t>
      </w:r>
    </w:p>
    <w:p w14:paraId="7DD77793" w14:textId="688D766E" w:rsidR="00C2030D" w:rsidRDefault="00C2030D" w:rsidP="00C2030D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C2030D">
        <w:rPr>
          <w:b/>
          <w:bCs/>
          <w:sz w:val="28"/>
          <w:szCs w:val="28"/>
        </w:rPr>
        <w:t>particular local interests.</w:t>
      </w:r>
    </w:p>
    <w:p w14:paraId="51421AB7" w14:textId="77777777" w:rsidR="00C2030D" w:rsidRDefault="00C2030D" w:rsidP="00C2030D">
      <w:pPr>
        <w:rPr>
          <w:b/>
          <w:bCs/>
          <w:sz w:val="28"/>
          <w:szCs w:val="28"/>
        </w:rPr>
      </w:pPr>
    </w:p>
    <w:p w14:paraId="77EEB7D7" w14:textId="77777777" w:rsidR="00C2030D" w:rsidRDefault="00C2030D" w:rsidP="00C2030D">
      <w:pPr>
        <w:rPr>
          <w:b/>
          <w:bCs/>
          <w:sz w:val="28"/>
          <w:szCs w:val="28"/>
        </w:rPr>
      </w:pPr>
    </w:p>
    <w:p w14:paraId="1DDDD7CC" w14:textId="77777777" w:rsidR="00C2030D" w:rsidRDefault="00C2030D" w:rsidP="00C2030D">
      <w:pPr>
        <w:rPr>
          <w:b/>
          <w:bCs/>
          <w:sz w:val="28"/>
          <w:szCs w:val="28"/>
        </w:rPr>
      </w:pPr>
    </w:p>
    <w:p w14:paraId="184445B4" w14:textId="77777777" w:rsidR="00C2030D" w:rsidRDefault="00C2030D" w:rsidP="00C2030D">
      <w:pPr>
        <w:rPr>
          <w:b/>
          <w:bCs/>
          <w:sz w:val="28"/>
          <w:szCs w:val="28"/>
        </w:rPr>
      </w:pPr>
    </w:p>
    <w:p w14:paraId="39BFD1C1" w14:textId="77777777" w:rsidR="00C2030D" w:rsidRDefault="00C2030D" w:rsidP="00C2030D">
      <w:pPr>
        <w:rPr>
          <w:b/>
          <w:bCs/>
          <w:sz w:val="28"/>
          <w:szCs w:val="28"/>
        </w:rPr>
      </w:pPr>
    </w:p>
    <w:p w14:paraId="4E094408" w14:textId="74A54EE1" w:rsidR="00C2030D" w:rsidRDefault="00C2030D" w:rsidP="00C2030D">
      <w:pPr>
        <w:jc w:val="center"/>
        <w:rPr>
          <w:b/>
          <w:bCs/>
          <w:sz w:val="32"/>
          <w:szCs w:val="32"/>
        </w:rPr>
      </w:pPr>
      <w:r w:rsidRPr="00C2030D">
        <w:rPr>
          <w:b/>
          <w:bCs/>
          <w:sz w:val="32"/>
          <w:szCs w:val="32"/>
        </w:rPr>
        <w:t>Project Perspective, Features</w:t>
      </w:r>
    </w:p>
    <w:p w14:paraId="0CB9E7ED" w14:textId="77777777" w:rsidR="00C2030D" w:rsidRDefault="00C2030D" w:rsidP="00C2030D">
      <w:pPr>
        <w:jc w:val="center"/>
        <w:rPr>
          <w:b/>
          <w:bCs/>
          <w:sz w:val="32"/>
          <w:szCs w:val="32"/>
        </w:rPr>
      </w:pPr>
    </w:p>
    <w:p w14:paraId="1D187243" w14:textId="1CEFDC54" w:rsidR="00C2030D" w:rsidRPr="0073624E" w:rsidRDefault="00C2030D" w:rsidP="0073624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C2030D">
        <w:rPr>
          <w:sz w:val="28"/>
          <w:szCs w:val="28"/>
        </w:rPr>
        <w:t xml:space="preserve">Unified Ecosystem </w:t>
      </w:r>
      <w:r w:rsidRPr="0073624E">
        <w:rPr>
          <w:sz w:val="28"/>
          <w:szCs w:val="28"/>
        </w:rPr>
        <w:t xml:space="preserve">A single platform for group discovery, event organization, </w:t>
      </w:r>
    </w:p>
    <w:p w14:paraId="4DE4482F" w14:textId="77777777" w:rsidR="00C2030D" w:rsidRPr="00C2030D" w:rsidRDefault="00C2030D" w:rsidP="0073624E">
      <w:pPr>
        <w:pStyle w:val="ListParagraph"/>
        <w:rPr>
          <w:sz w:val="28"/>
          <w:szCs w:val="28"/>
        </w:rPr>
      </w:pPr>
      <w:r w:rsidRPr="00C2030D">
        <w:rPr>
          <w:sz w:val="28"/>
          <w:szCs w:val="28"/>
        </w:rPr>
        <w:t xml:space="preserve">communication, and analytics. </w:t>
      </w:r>
    </w:p>
    <w:p w14:paraId="48C7A247" w14:textId="4EF4008A" w:rsidR="00C2030D" w:rsidRPr="0073624E" w:rsidRDefault="00C2030D" w:rsidP="0073624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3624E">
        <w:rPr>
          <w:sz w:val="28"/>
          <w:szCs w:val="28"/>
        </w:rPr>
        <w:t xml:space="preserve">User-Centric Design Prioritizing intuitive navigation and a clean, modern interface for all user roles. </w:t>
      </w:r>
    </w:p>
    <w:p w14:paraId="160DFE62" w14:textId="142A2C0F" w:rsidR="00C2030D" w:rsidRPr="0073624E" w:rsidRDefault="00C2030D" w:rsidP="00C2030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3624E">
        <w:rPr>
          <w:sz w:val="28"/>
          <w:szCs w:val="28"/>
        </w:rPr>
        <w:t xml:space="preserve">Robust Group Management Empowering organizers with fine-grained control over their groups and events. </w:t>
      </w:r>
    </w:p>
    <w:p w14:paraId="4CCDEB1A" w14:textId="34D9A2FE" w:rsidR="00C2030D" w:rsidRPr="0073624E" w:rsidRDefault="00C2030D" w:rsidP="00C2030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3624E">
        <w:rPr>
          <w:sz w:val="28"/>
          <w:szCs w:val="28"/>
        </w:rPr>
        <w:t xml:space="preserve">Enhanced Discovery Intelligent search and filtering to connect users with highly relevant communities. </w:t>
      </w:r>
    </w:p>
    <w:p w14:paraId="7872CBBB" w14:textId="0EA2ED8E" w:rsidR="00C2030D" w:rsidRPr="0073624E" w:rsidRDefault="00C2030D" w:rsidP="0073624E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73624E">
        <w:rPr>
          <w:sz w:val="28"/>
          <w:szCs w:val="28"/>
        </w:rPr>
        <w:t xml:space="preserve">Real-time Engagement Integrated chat, discussion forums, and notifications for dynamic interaction. </w:t>
      </w:r>
    </w:p>
    <w:p w14:paraId="7F4576AB" w14:textId="77777777" w:rsidR="0073624E" w:rsidRDefault="0073624E" w:rsidP="00C2030D">
      <w:pPr>
        <w:jc w:val="center"/>
        <w:rPr>
          <w:b/>
          <w:bCs/>
          <w:sz w:val="36"/>
          <w:szCs w:val="36"/>
        </w:rPr>
      </w:pPr>
    </w:p>
    <w:p w14:paraId="752F94F6" w14:textId="77777777" w:rsidR="0073624E" w:rsidRDefault="0073624E" w:rsidP="00C2030D">
      <w:pPr>
        <w:jc w:val="center"/>
        <w:rPr>
          <w:b/>
          <w:bCs/>
          <w:sz w:val="36"/>
          <w:szCs w:val="36"/>
        </w:rPr>
      </w:pPr>
    </w:p>
    <w:p w14:paraId="6F266CF5" w14:textId="77777777" w:rsidR="0073624E" w:rsidRDefault="0073624E" w:rsidP="00C2030D">
      <w:pPr>
        <w:jc w:val="center"/>
        <w:rPr>
          <w:b/>
          <w:bCs/>
          <w:sz w:val="36"/>
          <w:szCs w:val="36"/>
        </w:rPr>
      </w:pPr>
    </w:p>
    <w:p w14:paraId="1174C9C3" w14:textId="77777777" w:rsidR="0073624E" w:rsidRDefault="0073624E" w:rsidP="00C2030D">
      <w:pPr>
        <w:jc w:val="center"/>
        <w:rPr>
          <w:b/>
          <w:bCs/>
          <w:sz w:val="36"/>
          <w:szCs w:val="36"/>
        </w:rPr>
      </w:pPr>
    </w:p>
    <w:p w14:paraId="7D1B5B31" w14:textId="486D0B04" w:rsidR="00C2030D" w:rsidRDefault="00C2030D" w:rsidP="00C2030D">
      <w:pPr>
        <w:jc w:val="center"/>
        <w:rPr>
          <w:b/>
          <w:bCs/>
          <w:sz w:val="36"/>
          <w:szCs w:val="36"/>
        </w:rPr>
      </w:pPr>
      <w:r w:rsidRPr="00C2030D">
        <w:rPr>
          <w:b/>
          <w:bCs/>
          <w:sz w:val="36"/>
          <w:szCs w:val="36"/>
        </w:rPr>
        <w:t>Stakeholders</w:t>
      </w:r>
    </w:p>
    <w:p w14:paraId="32241A5A" w14:textId="77777777" w:rsidR="00C2030D" w:rsidRPr="000C1B44" w:rsidRDefault="00C2030D" w:rsidP="00C2030D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lastRenderedPageBreak/>
        <w:t xml:space="preserve">Primary Users: </w:t>
      </w:r>
    </w:p>
    <w:p w14:paraId="461297AF" w14:textId="117D9678" w:rsidR="00C2030D" w:rsidRPr="000C1B44" w:rsidRDefault="00C2030D" w:rsidP="000C1B44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t xml:space="preserve">Group Organizers: Individuals or entities responsible for creating and managing groups and events. </w:t>
      </w:r>
    </w:p>
    <w:p w14:paraId="2EE04B67" w14:textId="4C25EC83" w:rsidR="00C2030D" w:rsidRPr="000C1B44" w:rsidRDefault="00C2030D" w:rsidP="000C1B44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t xml:space="preserve">Group Members/Event Attendees: Individuals who join groups and participate in events. </w:t>
      </w:r>
    </w:p>
    <w:p w14:paraId="7E5A43ED" w14:textId="644CA7E6" w:rsidR="00C2030D" w:rsidRPr="000C1B44" w:rsidRDefault="00C2030D" w:rsidP="00C2030D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t xml:space="preserve">Platform Administrators: The team responsible for maintaining the platform, user support, and overall </w:t>
      </w:r>
    </w:p>
    <w:p w14:paraId="67ECD335" w14:textId="77777777" w:rsidR="00C2030D" w:rsidRPr="000C1B44" w:rsidRDefault="00C2030D" w:rsidP="000C1B44">
      <w:pPr>
        <w:pStyle w:val="ListParagraph"/>
        <w:ind w:left="1440"/>
        <w:rPr>
          <w:sz w:val="28"/>
          <w:szCs w:val="28"/>
        </w:rPr>
      </w:pPr>
      <w:r w:rsidRPr="000C1B44">
        <w:rPr>
          <w:sz w:val="28"/>
          <w:szCs w:val="28"/>
        </w:rPr>
        <w:t xml:space="preserve">system health. </w:t>
      </w:r>
    </w:p>
    <w:p w14:paraId="036F78B1" w14:textId="77777777" w:rsidR="00C2030D" w:rsidRPr="000C1B44" w:rsidRDefault="00C2030D" w:rsidP="00C2030D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t xml:space="preserve">Secondary Stakeholders: </w:t>
      </w:r>
    </w:p>
    <w:p w14:paraId="6675C902" w14:textId="77777777" w:rsidR="00C2030D" w:rsidRPr="000C1B44" w:rsidRDefault="00C2030D" w:rsidP="00C2030D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t xml:space="preserve">Local Businesses/Venues: Who might host events or </w:t>
      </w:r>
    </w:p>
    <w:p w14:paraId="4FAD4018" w14:textId="77777777" w:rsidR="00C2030D" w:rsidRPr="000C1B44" w:rsidRDefault="00C2030D" w:rsidP="000C1B44">
      <w:pPr>
        <w:pStyle w:val="ListParagraph"/>
        <w:ind w:left="1440"/>
        <w:rPr>
          <w:sz w:val="28"/>
          <w:szCs w:val="28"/>
        </w:rPr>
      </w:pPr>
      <w:r w:rsidRPr="000C1B44">
        <w:rPr>
          <w:sz w:val="28"/>
          <w:szCs w:val="28"/>
        </w:rPr>
        <w:t xml:space="preserve">offer services to groups. </w:t>
      </w:r>
    </w:p>
    <w:p w14:paraId="4480C7EA" w14:textId="77777777" w:rsidR="00C2030D" w:rsidRPr="000C1B44" w:rsidRDefault="00C2030D" w:rsidP="00C2030D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0C1B44">
        <w:rPr>
          <w:sz w:val="28"/>
          <w:szCs w:val="28"/>
        </w:rPr>
        <w:t xml:space="preserve">Community Organizations: Non-profits or associations </w:t>
      </w:r>
    </w:p>
    <w:p w14:paraId="1B8224C4" w14:textId="77777777" w:rsidR="00C2030D" w:rsidRDefault="00C2030D" w:rsidP="000C1B44">
      <w:pPr>
        <w:pStyle w:val="ListParagraph"/>
        <w:ind w:left="1440"/>
        <w:rPr>
          <w:sz w:val="28"/>
          <w:szCs w:val="28"/>
        </w:rPr>
      </w:pPr>
      <w:r w:rsidRPr="000C1B44">
        <w:rPr>
          <w:sz w:val="28"/>
          <w:szCs w:val="28"/>
        </w:rPr>
        <w:t xml:space="preserve">looking to expand their reach and engagement. </w:t>
      </w:r>
    </w:p>
    <w:p w14:paraId="3437F183" w14:textId="77777777" w:rsidR="0073624E" w:rsidRDefault="0073624E" w:rsidP="000C1B44">
      <w:pPr>
        <w:pStyle w:val="ListParagraph"/>
        <w:ind w:left="1440"/>
        <w:rPr>
          <w:sz w:val="28"/>
          <w:szCs w:val="28"/>
        </w:rPr>
      </w:pPr>
    </w:p>
    <w:p w14:paraId="627B7E5A" w14:textId="77777777" w:rsidR="0073624E" w:rsidRDefault="0073624E" w:rsidP="000C1B44">
      <w:pPr>
        <w:pStyle w:val="ListParagraph"/>
        <w:ind w:left="1440"/>
        <w:rPr>
          <w:sz w:val="28"/>
          <w:szCs w:val="28"/>
        </w:rPr>
      </w:pPr>
    </w:p>
    <w:p w14:paraId="60246667" w14:textId="77777777" w:rsidR="0073624E" w:rsidRDefault="0073624E" w:rsidP="000C1B44">
      <w:pPr>
        <w:pStyle w:val="ListParagraph"/>
        <w:ind w:left="1440"/>
        <w:rPr>
          <w:sz w:val="28"/>
          <w:szCs w:val="28"/>
        </w:rPr>
      </w:pPr>
    </w:p>
    <w:p w14:paraId="1E4602F1" w14:textId="77777777" w:rsidR="0073624E" w:rsidRDefault="0073624E" w:rsidP="000C1B44">
      <w:pPr>
        <w:pStyle w:val="ListParagraph"/>
        <w:ind w:left="1440"/>
        <w:rPr>
          <w:sz w:val="28"/>
          <w:szCs w:val="28"/>
        </w:rPr>
      </w:pPr>
    </w:p>
    <w:p w14:paraId="30B6B562" w14:textId="77777777" w:rsidR="0073624E" w:rsidRDefault="0073624E" w:rsidP="000C1B44">
      <w:pPr>
        <w:pStyle w:val="ListParagraph"/>
        <w:ind w:left="1440"/>
        <w:rPr>
          <w:sz w:val="28"/>
          <w:szCs w:val="28"/>
        </w:rPr>
      </w:pPr>
    </w:p>
    <w:p w14:paraId="37FFA8EE" w14:textId="77777777" w:rsidR="0073624E" w:rsidRDefault="0073624E" w:rsidP="000C1B44">
      <w:pPr>
        <w:pStyle w:val="ListParagraph"/>
        <w:ind w:left="1440"/>
        <w:rPr>
          <w:sz w:val="28"/>
          <w:szCs w:val="28"/>
        </w:rPr>
      </w:pPr>
    </w:p>
    <w:p w14:paraId="1E19ADAE" w14:textId="46F22EFA" w:rsidR="0073624E" w:rsidRDefault="0073624E" w:rsidP="0073624E">
      <w:pPr>
        <w:pStyle w:val="ListParagraph"/>
        <w:ind w:left="1440"/>
        <w:jc w:val="center"/>
        <w:rPr>
          <w:b/>
          <w:bCs/>
          <w:sz w:val="32"/>
          <w:szCs w:val="32"/>
        </w:rPr>
      </w:pPr>
      <w:r w:rsidRPr="0073624E">
        <w:rPr>
          <w:b/>
          <w:bCs/>
          <w:sz w:val="32"/>
          <w:szCs w:val="32"/>
        </w:rPr>
        <w:t>Functional Requirements</w:t>
      </w:r>
    </w:p>
    <w:p w14:paraId="48889AA0" w14:textId="77777777" w:rsidR="0073624E" w:rsidRPr="0073624E" w:rsidRDefault="0073624E" w:rsidP="0073624E">
      <w:pPr>
        <w:pStyle w:val="ListParagraph"/>
        <w:ind w:left="1440"/>
        <w:jc w:val="center"/>
        <w:rPr>
          <w:b/>
          <w:bCs/>
          <w:sz w:val="32"/>
          <w:szCs w:val="32"/>
        </w:rPr>
      </w:pPr>
    </w:p>
    <w:p w14:paraId="5A28AA2D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User Management: User registration, login/logout, profile creation/editing, password management (reset, change), </w:t>
      </w:r>
    </w:p>
    <w:p w14:paraId="65156280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account deactivation. </w:t>
      </w:r>
    </w:p>
    <w:p w14:paraId="0070C6C2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Group Management: Create/edit/delete groups, join/leave groups, set group privacy (public/private), manage group </w:t>
      </w:r>
    </w:p>
    <w:p w14:paraId="0185B66E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members (add, remove, assign roles), group discussion forums. </w:t>
      </w:r>
    </w:p>
    <w:p w14:paraId="01B4450D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Event Management: Create/edit/delete events, set event details (date, time, location, description), RSVP functionality </w:t>
      </w:r>
    </w:p>
    <w:p w14:paraId="7BC9AD57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(attend, decline, maybe), attendee list management, event reminders/notifications. </w:t>
      </w:r>
    </w:p>
    <w:p w14:paraId="030BDB37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Discovery &amp; Search: Search groups by name/interest/location, search events by date/category/location, filter search </w:t>
      </w:r>
    </w:p>
    <w:p w14:paraId="78E58A0B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results. </w:t>
      </w:r>
    </w:p>
    <w:p w14:paraId="18EDC9A1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Communication: In-app messaging between group members, group-wide announcements, event-specific chat. </w:t>
      </w:r>
    </w:p>
    <w:p w14:paraId="755CD2D1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Notifications: Real-time notifications for new events, messages, RSVPs, and group updates. </w:t>
      </w:r>
    </w:p>
    <w:p w14:paraId="05109803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Reporting &amp; Analytics: Dashboard for organizers to view group member count, event attendance rates, and basic </w:t>
      </w:r>
    </w:p>
    <w:p w14:paraId="68A456C5" w14:textId="77777777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 xml:space="preserve">engagement metrics. </w:t>
      </w:r>
    </w:p>
    <w:p w14:paraId="3EEDADD1" w14:textId="03A1BFCD" w:rsidR="0073624E" w:rsidRPr="0073624E" w:rsidRDefault="0073624E" w:rsidP="0073624E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3624E">
        <w:rPr>
          <w:sz w:val="24"/>
          <w:szCs w:val="24"/>
        </w:rPr>
        <w:t>Content Moderation: Tools for administrators to moderate inappropriate group/event content or user behavior.</w:t>
      </w:r>
    </w:p>
    <w:p w14:paraId="06A6DCB7" w14:textId="7D55E50C" w:rsidR="0073624E" w:rsidRDefault="0073624E" w:rsidP="0073624E">
      <w:pPr>
        <w:spacing w:after="0" w:line="240" w:lineRule="auto"/>
        <w:jc w:val="center"/>
        <w:rPr>
          <w:rFonts w:ascii="Arimo" w:eastAsia="Times New Roman" w:hAnsi="Arimo" w:cs="Times New Roman"/>
          <w:b/>
          <w:bCs/>
          <w:kern w:val="0"/>
          <w:sz w:val="32"/>
          <w:szCs w:val="8"/>
          <w:lang w:eastAsia="en-IN"/>
          <w14:ligatures w14:val="none"/>
        </w:rPr>
      </w:pPr>
      <w:r w:rsidRPr="0073624E">
        <w:rPr>
          <w:rFonts w:ascii="Arimo" w:eastAsia="Times New Roman" w:hAnsi="Arimo" w:cs="Times New Roman"/>
          <w:b/>
          <w:bCs/>
          <w:kern w:val="0"/>
          <w:sz w:val="32"/>
          <w:szCs w:val="8"/>
          <w:lang w:eastAsia="en-IN"/>
          <w14:ligatures w14:val="none"/>
        </w:rPr>
        <w:t>Performance Requirements</w:t>
      </w:r>
    </w:p>
    <w:p w14:paraId="7C3ABAB5" w14:textId="77777777" w:rsidR="0073624E" w:rsidRDefault="0073624E" w:rsidP="0073624E">
      <w:pPr>
        <w:spacing w:after="0" w:line="240" w:lineRule="auto"/>
        <w:jc w:val="center"/>
        <w:rPr>
          <w:rFonts w:ascii="Arimo" w:eastAsia="Times New Roman" w:hAnsi="Arimo" w:cs="Times New Roman"/>
          <w:b/>
          <w:bCs/>
          <w:kern w:val="0"/>
          <w:sz w:val="32"/>
          <w:szCs w:val="8"/>
          <w:lang w:eastAsia="en-IN"/>
          <w14:ligatures w14:val="none"/>
        </w:rPr>
      </w:pPr>
    </w:p>
    <w:p w14:paraId="15D8D7B1" w14:textId="77777777" w:rsidR="0073624E" w:rsidRPr="0073624E" w:rsidRDefault="0073624E" w:rsidP="007362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2"/>
          <w:szCs w:val="2"/>
          <w:lang w:eastAsia="en-IN"/>
          <w14:ligatures w14:val="none"/>
        </w:rPr>
      </w:pPr>
    </w:p>
    <w:p w14:paraId="4A6E0C08" w14:textId="05702B05" w:rsidR="0073624E" w:rsidRPr="0073624E" w:rsidRDefault="0073624E" w:rsidP="0073624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 w:rsidRPr="0073624E"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Response Time: </w:t>
      </w: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>User interface actions (e.g., loading group pages, submitting RSVPs) should resp</w:t>
      </w:r>
      <w:r w:rsidR="001D0101" w:rsidRPr="001D0101">
        <w:t xml:space="preserve"> </w:t>
      </w:r>
      <w:r w:rsidR="001D0101" w:rsidRPr="001D0101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>Read-Only</w:t>
      </w: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ond within 2-3 seconds </w:t>
      </w:r>
    </w:p>
    <w:p w14:paraId="7AD0678B" w14:textId="77777777" w:rsidR="0073624E" w:rsidRPr="0073624E" w:rsidRDefault="0073624E" w:rsidP="0073624E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under normal load. </w:t>
      </w:r>
    </w:p>
    <w:p w14:paraId="28213B21" w14:textId="77777777" w:rsidR="0073624E" w:rsidRPr="0073624E" w:rsidRDefault="0073624E" w:rsidP="0073624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 w:rsidRPr="0073624E"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Scalability: </w:t>
      </w: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The system must support concurrent users (e.g., 10,000 active users) and manage a growing number of </w:t>
      </w:r>
    </w:p>
    <w:p w14:paraId="1DE62FBE" w14:textId="77777777" w:rsidR="0073624E" w:rsidRPr="0073624E" w:rsidRDefault="0073624E" w:rsidP="0073624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groups and events (e.g., 50,000 groups, 100,000 events) without significant performance degradation. </w:t>
      </w:r>
    </w:p>
    <w:p w14:paraId="22C23BD4" w14:textId="77777777" w:rsidR="0073624E" w:rsidRPr="0073624E" w:rsidRDefault="0073624E" w:rsidP="0073624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 w:rsidRPr="0073624E"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Availability: </w:t>
      </w: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 xml:space="preserve">The platform should maintain 99.9% uptime, excluding scheduled maintenance. </w:t>
      </w:r>
    </w:p>
    <w:p w14:paraId="4060C3EB" w14:textId="6D1F5355" w:rsidR="00C2030D" w:rsidRPr="0073624E" w:rsidRDefault="0073624E" w:rsidP="0073624E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 w:rsidRPr="0073624E">
        <w:rPr>
          <w:rFonts w:ascii="NotoSans-Bold" w:eastAsia="Times New Roman" w:hAnsi="NotoSans-Bold" w:cs="Times New Roman"/>
          <w:b/>
          <w:bCs/>
          <w:kern w:val="0"/>
          <w:sz w:val="28"/>
          <w:szCs w:val="18"/>
          <w:lang w:eastAsia="en-IN"/>
          <w14:ligatures w14:val="none"/>
        </w:rPr>
        <w:t xml:space="preserve">Load Handling: </w:t>
      </w:r>
      <w:r w:rsidRPr="0073624E">
        <w:rPr>
          <w:rFonts w:ascii="NotoSans" w:eastAsia="Times New Roman" w:hAnsi="NotoSans" w:cs="Times New Roman"/>
          <w:kern w:val="0"/>
          <w:sz w:val="28"/>
          <w:szCs w:val="18"/>
          <w:lang w:eastAsia="en-IN"/>
          <w14:ligatures w14:val="none"/>
        </w:rPr>
        <w:t>The system should gracefully handle peak loads during popular event announcements or registration periods.</w:t>
      </w:r>
    </w:p>
    <w:p w14:paraId="79D7AFBA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FF8D55A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8F9BEB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2247B5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  <w:permStart w:id="1133383161" w:edGrp="everyone"/>
      <w:permEnd w:id="1133383161"/>
    </w:p>
    <w:p w14:paraId="7EE1631D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7CCFDCC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0AC1E455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03729D2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BBA89D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CED880A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DB2224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BD4315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DED40D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58EA0C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85B6458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336BAC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8D35E3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70C1582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083C632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EBE41B5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59A564D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608FBD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42BC6442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B01A7AC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0CC87AD4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39FCBD2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23783FC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67B1B958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D5A803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34C1CE4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0ED858A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3770B110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824030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576399C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5F31F615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7C61021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213FAEA7" w14:textId="49055F2B" w:rsidR="0073624E" w:rsidRPr="0073624E" w:rsidRDefault="0073624E" w:rsidP="007362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73624E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Security Requirements</w:t>
      </w:r>
    </w:p>
    <w:p w14:paraId="04AFCC6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12D2C1F3" w14:textId="1DEC9F14" w:rsidR="0073624E" w:rsidRPr="0073624E" w:rsidRDefault="0073624E" w:rsidP="0073624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Authentication: Secure user authentication using industry-standard protocols (e.g., JWT, OAuth2).</w:t>
      </w:r>
    </w:p>
    <w:p w14:paraId="3A673030" w14:textId="199F88DA" w:rsidR="0073624E" w:rsidRPr="0073624E" w:rsidRDefault="0073624E" w:rsidP="0073624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Authorization: Robust role-based access control (RBAC) to ensure users only access authorized functionalities and data.</w:t>
      </w:r>
    </w:p>
    <w:p w14:paraId="23B08206" w14:textId="1851CAB8" w:rsidR="0073624E" w:rsidRPr="0073624E" w:rsidRDefault="0073624E" w:rsidP="0073624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Data Encryption: All sensitive data (e.g., passwords, personal information) must be encrypted both in transit (SSL/TLS)</w:t>
      </w:r>
    </w:p>
    <w:p w14:paraId="4578D8D3" w14:textId="14DABF2D" w:rsidR="0073624E" w:rsidRPr="0073624E" w:rsidRDefault="0073624E" w:rsidP="0073624E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and at rest (database encryption).</w:t>
      </w:r>
    </w:p>
    <w:p w14:paraId="4822FCC8" w14:textId="26E4DC05" w:rsidR="0073624E" w:rsidRPr="0073624E" w:rsidRDefault="0073624E" w:rsidP="0073624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Input Validation: Comprehensive input validation to prevent common web vulnerabilities (e.g., SQL injection, XSS).</w:t>
      </w:r>
    </w:p>
    <w:p w14:paraId="4DEE3BDF" w14:textId="301D6ACF" w:rsidR="0073624E" w:rsidRPr="0073624E" w:rsidRDefault="0073624E" w:rsidP="0073624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Privacy Compliance: Adherence to relevant data privacy regulations (e.g., GDPR, CCPA) for user data handling and</w:t>
      </w: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 xml:space="preserve"> </w:t>
      </w: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consent.</w:t>
      </w:r>
    </w:p>
    <w:p w14:paraId="5A3E898B" w14:textId="477BBF51" w:rsidR="0073624E" w:rsidRPr="0073624E" w:rsidRDefault="0073624E" w:rsidP="0073624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3624E">
        <w:rPr>
          <w:rFonts w:ascii="Times New Roman" w:eastAsia="Times New Roman" w:hAnsi="Times New Roman" w:cs="Times New Roman"/>
          <w:sz w:val="28"/>
          <w:szCs w:val="28"/>
          <w:lang w:eastAsia="en-IN"/>
        </w:rPr>
        <w:t>Audit Trails: Logging of critical system actions for security monitoring and incident response.</w:t>
      </w:r>
    </w:p>
    <w:p w14:paraId="4640179F" w14:textId="77777777" w:rsidR="0073624E" w:rsidRP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</w:p>
    <w:p w14:paraId="0DCA9297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085430FD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sz w:val="8"/>
          <w:szCs w:val="8"/>
          <w:lang w:eastAsia="en-IN"/>
        </w:rPr>
      </w:pPr>
    </w:p>
    <w:p w14:paraId="03E8A306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104D5B80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7EC7FC1C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31D191CF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017F4F82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56E37459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0AC6BCF8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18CF08DF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20E06308" w14:textId="77777777" w:rsidR="0073624E" w:rsidRDefault="0073624E" w:rsidP="0073624E">
      <w:pPr>
        <w:spacing w:after="0" w:line="240" w:lineRule="auto"/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</w:p>
    <w:p w14:paraId="559C49C1" w14:textId="67C66061" w:rsidR="0073624E" w:rsidRDefault="0073624E">
      <w:pPr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8"/>
          <w:szCs w:val="8"/>
          <w:lang w:eastAsia="en-IN"/>
          <w14:ligatures w14:val="none"/>
        </w:rPr>
        <w:br w:type="page"/>
      </w:r>
    </w:p>
    <w:p w14:paraId="462DA0E5" w14:textId="2126475E" w:rsidR="0073624E" w:rsidRPr="0073624E" w:rsidRDefault="0073624E" w:rsidP="007362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73624E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System Design</w:t>
      </w:r>
    </w:p>
    <w:p w14:paraId="5F8257FE" w14:textId="548CA63B" w:rsidR="0073624E" w:rsidRPr="00D63BBD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Design Constraints</w:t>
      </w:r>
    </w:p>
    <w:p w14:paraId="26768D35" w14:textId="32D21168" w:rsidR="0073624E" w:rsidRPr="00D63BBD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Budget: Development and operational costs must remain within a defined budget.</w:t>
      </w:r>
    </w:p>
    <w:p w14:paraId="2D13ED3E" w14:textId="3FF292CE" w:rsidR="0073624E" w:rsidRPr="00D63BBD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Timeline: Project completion within a specified timeframe (e.g., 6-9 months for initial MVP).</w:t>
      </w:r>
    </w:p>
    <w:p w14:paraId="708125D5" w14:textId="57F6C260" w:rsidR="0073624E" w:rsidRPr="00D63BBD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Technology Stack: Adherence to a modern, scalable, and maintainable technology stack (e.g., Python/Django for backend, React for frontend).</w:t>
      </w:r>
    </w:p>
    <w:p w14:paraId="25955311" w14:textId="308BB90A" w:rsidR="0073624E" w:rsidRPr="00D63BBD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Scalability: Design must accommodate future growth in user base and data volume.</w:t>
      </w:r>
    </w:p>
    <w:p w14:paraId="6CA08239" w14:textId="7B467824" w:rsidR="0073624E" w:rsidRPr="00D63BBD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Security: Design must inherently incorporate security best practices from the ground up.</w:t>
      </w:r>
    </w:p>
    <w:p w14:paraId="406C5F53" w14:textId="77133A9E" w:rsidR="0073624E" w:rsidRDefault="0073624E" w:rsidP="0073624E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Maintainability: Codebase must be clean, modular, and well-documented for future enhancements and bug fixes.</w:t>
      </w:r>
    </w:p>
    <w:p w14:paraId="5CD6224C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7BBAB59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038677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F816C6C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C86128B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ED26AB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0BC188F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883E38D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E828DD4" w14:textId="77777777" w:rsidR="00D63BBD" w:rsidRDefault="00D63BBD" w:rsidP="00D63BBD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60F7904" w14:textId="54E08F3F" w:rsidR="00D63BBD" w:rsidRPr="00D63BBD" w:rsidRDefault="00D63BBD" w:rsidP="00D63BBD">
      <w:pPr>
        <w:pStyle w:val="ListParagraph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User Interfaces</w:t>
      </w:r>
    </w:p>
    <w:p w14:paraId="1AA231E6" w14:textId="2D24F9D7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The user interfaces for ConnectLocal will be designed with a strong emphasis on intuitiveness, responsiveness, and consistency.</w:t>
      </w:r>
    </w:p>
    <w:p w14:paraId="5B60F4CF" w14:textId="7E91843E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Intuitive Navigation: Clear and logical navigation paths will guide users effortlessly through the platform, minimizing learning curves.</w:t>
      </w:r>
    </w:p>
    <w:p w14:paraId="319C8224" w14:textId="2F8B483E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Responsive Design: The UI will dynamically adapt to various screen sizes (desktop, tablet, mobile) using a mobile-first approach, ensuring optimal usability</w:t>
      </w:r>
    </w:p>
    <w:p w14:paraId="5C3969DB" w14:textId="0D5F46F9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across all devices.</w:t>
      </w:r>
    </w:p>
    <w:p w14:paraId="219EDB0A" w14:textId="1B3266C5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Consistent Experience: A unified design language, including consistent typography, color palettes, and component styling, will be applied across the entire</w:t>
      </w:r>
    </w:p>
    <w:p w14:paraId="6645D85C" w14:textId="779D62C3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platform for a cohesive user experience.</w:t>
      </w:r>
    </w:p>
    <w:p w14:paraId="208A3770" w14:textId="6BE2D2D1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Accessibility: Adherence to WCAG (Web Content Accessibility Guidelines) will ensure the platform is usable by individuals with disabilities, incorporating</w:t>
      </w:r>
    </w:p>
    <w:p w14:paraId="717D7A62" w14:textId="77BE7F0E" w:rsidR="00D63BBD" w:rsidRPr="00D63BBD" w:rsidRDefault="00D63BBD" w:rsidP="00D63BBD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features like keyboard navigation, proper color contrast, and screen reader compatibility.</w:t>
      </w:r>
    </w:p>
    <w:p w14:paraId="317C94BC" w14:textId="75CCF25E" w:rsidR="00D63BBD" w:rsidRDefault="00D63BBD" w:rsidP="00D63BBD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Visual Appeal: A clean, modern, and engaging aesthetic will be employed to enhance user satisfaction and encourage prolonged engagement.</w:t>
      </w:r>
    </w:p>
    <w:p w14:paraId="63963268" w14:textId="77777777" w:rsidR="00D63BBD" w:rsidRDefault="00D63BBD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D9B792" w14:textId="77777777" w:rsidR="00D63BBD" w:rsidRDefault="00D63BBD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36DB3BA" w14:textId="77777777" w:rsidR="00D63BBD" w:rsidRDefault="00D63BBD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B6A9E92" w14:textId="3296C961" w:rsidR="00D63BBD" w:rsidRPr="00D63BBD" w:rsidRDefault="00D63BBD" w:rsidP="00D63BB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6"/>
          <w:szCs w:val="36"/>
          <w:lang w:eastAsia="en-IN"/>
          <w14:ligatures w14:val="none"/>
        </w:rPr>
      </w:pPr>
      <w:r w:rsidRPr="00D63BBD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DFD LEVEL 0</w:t>
      </w:r>
    </w:p>
    <w:p w14:paraId="2431878D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320E90D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6F1B226" w14:textId="7D826C1C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8BD728C" w14:textId="02EBFF75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2D1EAC" wp14:editId="321804DC">
                <wp:simplePos x="0" y="0"/>
                <wp:positionH relativeFrom="margin">
                  <wp:posOffset>-416560</wp:posOffset>
                </wp:positionH>
                <wp:positionV relativeFrom="paragraph">
                  <wp:posOffset>290830</wp:posOffset>
                </wp:positionV>
                <wp:extent cx="6991350" cy="3028950"/>
                <wp:effectExtent l="0" t="0" r="0" b="0"/>
                <wp:wrapNone/>
                <wp:docPr id="12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91350" cy="3028950"/>
                          <a:chOff x="0" y="0"/>
                          <a:chExt cx="24110442" cy="12218416"/>
                        </a:xfrm>
                      </wpg:grpSpPr>
                      <wps:wsp>
                        <wps:cNvPr id="1368161490" name="Freeform 13"/>
                        <wps:cNvSpPr/>
                        <wps:spPr>
                          <a:xfrm>
                            <a:off x="0" y="0"/>
                            <a:ext cx="24110442" cy="1221841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10442" h="12218416">
                                <a:moveTo>
                                  <a:pt x="0" y="0"/>
                                </a:moveTo>
                                <a:lnTo>
                                  <a:pt x="24110442" y="0"/>
                                </a:lnTo>
                                <a:lnTo>
                                  <a:pt x="24110442" y="12218416"/>
                                </a:lnTo>
                                <a:lnTo>
                                  <a:pt x="0" y="122184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14725A" id="Group 1" o:spid="_x0000_s1026" style="position:absolute;margin-left:-32.8pt;margin-top:22.9pt;width:550.5pt;height:238.5pt;z-index:251659264;mso-position-horizontal-relative:margin;mso-width-relative:margin;mso-height-relative:margin" coordsize="241104,1221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">
                <v:shape id="Freeform 13" o:spid="_x0000_s1027" style="position:absolute;width:241104;height:122184;visibility:visible;mso-wrap-style:square;v-text-anchor:top" coordsize="24110442,12218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" path="m,l24110442,r,12218416l,12218416,,xe" stroked="f">
                  <v:fill r:id="rId9" o:title="" recolor="t" rotate="t" type="frame"/>
                  <v:path arrowok="t"/>
                </v:shape>
                <w10:wrap anchorx="margin"/>
              </v:group>
            </w:pict>
          </mc:Fallback>
        </mc:AlternateContent>
      </w:r>
    </w:p>
    <w:p w14:paraId="026ADADE" w14:textId="664B5B82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ED023C1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32F41B6" w14:textId="185CE01D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00B4DF4" w14:textId="542E873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2179EEE" w14:textId="6CECCF38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4B266F4" w14:textId="61012999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5566882" w14:textId="0EC3A70B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1B09906" w14:textId="263C080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9064613" w14:textId="7F2AE832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722FC56" w14:textId="4DD59DEB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E1A15D2" w14:textId="1E67ED0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1FCF85" w14:textId="1F70D29C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1307975" w14:textId="7CBC9C58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5E5CA38" w14:textId="2BA920A2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816CB07" w14:textId="1FBF91D4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3A0004B" w14:textId="0952ED93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4F072A4" w14:textId="7182473A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4916D1" w14:textId="15AABB3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453FB2F" w14:textId="77A28B36" w:rsidR="005C42F1" w:rsidRPr="005C42F1" w:rsidRDefault="005C42F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DFD LEVEL 1</w:t>
      </w:r>
      <w:r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0D7B8C79" w14:textId="31C3A163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AD3BFD3" wp14:editId="391315BA">
                <wp:simplePos x="0" y="0"/>
                <wp:positionH relativeFrom="margin">
                  <wp:align>center</wp:align>
                </wp:positionH>
                <wp:positionV relativeFrom="paragraph">
                  <wp:posOffset>254000</wp:posOffset>
                </wp:positionV>
                <wp:extent cx="7048500" cy="4552950"/>
                <wp:effectExtent l="0" t="0" r="0" b="0"/>
                <wp:wrapNone/>
                <wp:docPr id="1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48500" cy="4552950"/>
                          <a:chOff x="0" y="0"/>
                          <a:chExt cx="24862028" cy="12185015"/>
                        </a:xfrm>
                      </wpg:grpSpPr>
                      <wps:wsp>
                        <wps:cNvPr id="748219403" name="Freeform 12"/>
                        <wps:cNvSpPr/>
                        <wps:spPr>
                          <a:xfrm>
                            <a:off x="0" y="0"/>
                            <a:ext cx="24862028" cy="12185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862028" h="12185015">
                                <a:moveTo>
                                  <a:pt x="0" y="0"/>
                                </a:moveTo>
                                <a:lnTo>
                                  <a:pt x="24862028" y="0"/>
                                </a:lnTo>
                                <a:lnTo>
                                  <a:pt x="24862028" y="12185015"/>
                                </a:lnTo>
                                <a:lnTo>
                                  <a:pt x="0" y="12185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10"/>
                            <a:stretch>
                              <a:fillRect/>
                            </a:stretch>
                          </a:blipFill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AFC68" id="Group 1" o:spid="_x0000_s1026" style="position:absolute;margin-left:0;margin-top:20pt;width:555pt;height:358.5pt;z-index:251661312;mso-position-horizontal:center;mso-position-horizontal-relative:margin;mso-width-relative:margin;mso-height-relative:margin" coordsize="248620,121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">
                <v:shape id="Freeform 12" o:spid="_x0000_s1027" style="position:absolute;width:248620;height:121850;visibility:visible;mso-wrap-style:square;v-text-anchor:top" coordsize="24862028,12185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" path="m,l24862028,r,12185015l,12185015,,xe" stroked="f">
                  <v:fill r:id="rId11" o:title="" recolor="t" rotate="t" type="frame"/>
                  <v:path arrowok="t"/>
                </v:shape>
                <w10:wrap anchorx="margin"/>
              </v:group>
            </w:pict>
          </mc:Fallback>
        </mc:AlternateContent>
      </w:r>
    </w:p>
    <w:p w14:paraId="48A228A0" w14:textId="52219996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092C913" w14:textId="5D05178D" w:rsidR="00D63BBD" w:rsidRDefault="00D63BBD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FCB09E" w14:textId="70EA4B03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A6A591C" w14:textId="57C42916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18BD2A1" w14:textId="4DF042E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5E02061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E6F8CD5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8AF17CE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60EC28B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DF3FAA5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3043B03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CF1B6D5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1B20716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DFFC0A6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4D31703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B1AA24F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B21944C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19DF372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0B500313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2EE0B3D" w14:textId="77777777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89DAEA5" w14:textId="0603ADF8" w:rsidR="005C42F1" w:rsidRDefault="005C42F1" w:rsidP="00D63BBD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8698BCE" w14:textId="77777777" w:rsidR="005C42F1" w:rsidRDefault="005C42F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ER -DIAGRAM</w:t>
      </w:r>
    </w:p>
    <w:p w14:paraId="442541A4" w14:textId="77777777" w:rsidR="005C42F1" w:rsidRDefault="005C42F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59932A" wp14:editId="3D6F770B">
                <wp:simplePos x="0" y="0"/>
                <wp:positionH relativeFrom="page">
                  <wp:posOffset>247650</wp:posOffset>
                </wp:positionH>
                <wp:positionV relativeFrom="paragraph">
                  <wp:posOffset>300990</wp:posOffset>
                </wp:positionV>
                <wp:extent cx="7105650" cy="6810375"/>
                <wp:effectExtent l="0" t="0" r="0" b="9525"/>
                <wp:wrapNone/>
                <wp:docPr id="8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5650" cy="6810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601700" h="10201275">
                              <a:moveTo>
                                <a:pt x="0" y="0"/>
                              </a:moveTo>
                              <a:lnTo>
                                <a:pt x="13601700" y="0"/>
                              </a:lnTo>
                              <a:lnTo>
                                <a:pt x="13601700" y="10201275"/>
                              </a:lnTo>
                              <a:lnTo>
                                <a:pt x="0" y="102012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A375A" id="Freeform 8" o:spid="_x0000_s1026" style="position:absolute;margin-left:19.5pt;margin-top:23.7pt;width:559.5pt;height:536.2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3601700,102012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" path="m,l13601700,r,10201275l,10201275,,xe" stroked="f">
                <v:fill r:id="rId13" o:title="" recolor="t" rotate="t" type="frame"/>
                <v:path arrowok="t"/>
                <w10:wrap anchorx="page"/>
              </v:shape>
            </w:pict>
          </mc:Fallback>
        </mc:AlternateContent>
      </w:r>
    </w:p>
    <w:p w14:paraId="64540851" w14:textId="77777777" w:rsidR="005C42F1" w:rsidRPr="005C42F1" w:rsidRDefault="005C42F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06D0002B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4A324F2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1CD4204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A6A4EB9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B5ADCAF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7D0F85E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6D52357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59B97760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B25959C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BE9658E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3E9B0EF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27358B14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C255854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4FBA7518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3F2AE6BF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BE2FCBC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7E069FD8" w14:textId="77777777" w:rsidR="005C42F1" w:rsidRDefault="005C42F1" w:rsidP="005C42F1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1F49EFB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</w:p>
    <w:p w14:paraId="62F1838D" w14:textId="34768275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9C228A" wp14:editId="0DA3AAE4">
                <wp:simplePos x="0" y="0"/>
                <wp:positionH relativeFrom="margin">
                  <wp:align>center</wp:align>
                </wp:positionH>
                <wp:positionV relativeFrom="paragraph">
                  <wp:posOffset>320040</wp:posOffset>
                </wp:positionV>
                <wp:extent cx="6629400" cy="7162800"/>
                <wp:effectExtent l="0" t="0" r="0" b="0"/>
                <wp:wrapNone/>
                <wp:docPr id="1712284445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873061" h="10075000">
                              <a:moveTo>
                                <a:pt x="0" y="0"/>
                              </a:moveTo>
                              <a:lnTo>
                                <a:pt x="11873061" y="0"/>
                              </a:lnTo>
                              <a:lnTo>
                                <a:pt x="11873061" y="10075000"/>
                              </a:lnTo>
                              <a:lnTo>
                                <a:pt x="0" y="10075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4"/>
                          <a:stretch>
                            <a:fillRect t="-3705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C6EB" id="Freeform 8" o:spid="_x0000_s1026" style="position:absolute;margin-left:0;margin-top:25.2pt;width:522pt;height:56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11873061,10075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" path="m,l11873061,r,10075000l,10075000,,xe" stroked="f">
                <v:fill r:id="rId15" o:title="" recolor="t" rotate="t" type="frame"/>
                <v:path arrowok="t"/>
                <w10:wrap anchorx="margin"/>
              </v:shape>
            </w:pict>
          </mc:Fallback>
        </mc:AlternateContent>
      </w:r>
      <w:r w:rsidR="005C42F1"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Activity</w:t>
      </w:r>
      <w:r w:rsid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 w:rsidR="005C42F1"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Diagram</w:t>
      </w:r>
    </w:p>
    <w:p w14:paraId="3BF4C201" w14:textId="7C446923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DDB551A" w14:textId="1304A68F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7DE230" w14:textId="2A5CE79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760651B" w14:textId="300A5A23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BB65E7A" w14:textId="2FA0AB09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20B1C3" w14:textId="5A9C0ABE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A7BB07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DDDBEB3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999F27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723FBE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41DA256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2696EDE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C26E92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649DBD0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C002210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0C96C32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8C27151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73AD414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458087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D6542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2F1035" w14:textId="54FB0EB0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Collaboration diagram</w:t>
      </w:r>
    </w:p>
    <w:p w14:paraId="40FF2852" w14:textId="3E6F5CD1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8564149" wp14:editId="3E029082">
                <wp:simplePos x="0" y="0"/>
                <wp:positionH relativeFrom="page">
                  <wp:posOffset>228600</wp:posOffset>
                </wp:positionH>
                <wp:positionV relativeFrom="paragraph">
                  <wp:posOffset>162560</wp:posOffset>
                </wp:positionV>
                <wp:extent cx="7181850" cy="4152900"/>
                <wp:effectExtent l="0" t="0" r="0" b="0"/>
                <wp:wrapNone/>
                <wp:docPr id="2651333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0" cy="41529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59300" h="8998601">
                              <a:moveTo>
                                <a:pt x="0" y="0"/>
                              </a:moveTo>
                              <a:lnTo>
                                <a:pt x="17259300" y="0"/>
                              </a:lnTo>
                              <a:lnTo>
                                <a:pt x="17259300" y="8998601"/>
                              </a:lnTo>
                              <a:lnTo>
                                <a:pt x="0" y="89986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6"/>
                          <a:stretch>
                            <a:fillRect t="-9986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10876" id="Freeform 8" o:spid="_x0000_s1026" style="position:absolute;margin-left:18pt;margin-top:12.8pt;width:565.5pt;height:327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17259300,89986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" path="m,l17259300,r,8998601l,8998601,,xe" stroked="f">
                <v:fill r:id="rId17" o:title="" recolor="t" rotate="t" type="frame"/>
                <v:path arrowok="t"/>
                <w10:wrap anchorx="page"/>
              </v:shape>
            </w:pict>
          </mc:Fallback>
        </mc:AlternateContent>
      </w:r>
    </w:p>
    <w:p w14:paraId="6E3D5DD5" w14:textId="6FB82A6E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B7D1D4B" w14:textId="2126933E" w:rsidR="00E25161" w:rsidRP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7FD05BD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5010B0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A5821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29D236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F96FCAF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920F796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CAD23B0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6673ACF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7EFD4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DF62E0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63C2BD3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C69F38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E754B3D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8E9932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AA07CBF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A5EC016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BB8C48E" w14:textId="3D8D5BC4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sequence diagram</w:t>
      </w: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1E579D7B" w14:textId="73065201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3904D35" wp14:editId="4FF303AF">
                <wp:simplePos x="0" y="0"/>
                <wp:positionH relativeFrom="margin">
                  <wp:align>center</wp:align>
                </wp:positionH>
                <wp:positionV relativeFrom="paragraph">
                  <wp:posOffset>24130</wp:posOffset>
                </wp:positionV>
                <wp:extent cx="6534150" cy="7162800"/>
                <wp:effectExtent l="0" t="0" r="0" b="0"/>
                <wp:wrapNone/>
                <wp:docPr id="147888113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3415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81960" h="10336846">
                              <a:moveTo>
                                <a:pt x="0" y="0"/>
                              </a:moveTo>
                              <a:lnTo>
                                <a:pt x="7081960" y="0"/>
                              </a:lnTo>
                              <a:lnTo>
                                <a:pt x="7081960" y="10336846"/>
                              </a:lnTo>
                              <a:lnTo>
                                <a:pt x="0" y="1033684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18"/>
                          <a:stretch>
                            <a:fillRect t="-4490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D1D8" id="Freeform 8" o:spid="_x0000_s1026" style="position:absolute;margin-left:0;margin-top:1.9pt;width:514.5pt;height:564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7081960,10336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" path="m,l7081960,r,10336846l,10336846,,xe" stroked="f">
                <v:fill r:id="rId19" o:title="" recolor="t" rotate="t" type="frame"/>
                <v:path arrowok="t"/>
                <w10:wrap anchorx="margin"/>
              </v:shape>
            </w:pict>
          </mc:Fallback>
        </mc:AlternateContent>
      </w:r>
    </w:p>
    <w:p w14:paraId="3C9CAD7A" w14:textId="26F2CA9D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85F3A42" w14:textId="60D65FEF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A160AF5" w14:textId="232D9D48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015C4EE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03D5B12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33783A2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50AC884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1638270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26BAE00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AB9FA33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776EA42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EF00E5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B857683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CA2572E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0B44B0E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25A90093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0A908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650FB1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039156" w14:textId="37D3AFCF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A5D12B" wp14:editId="33B3FEB8">
                <wp:simplePos x="0" y="0"/>
                <wp:positionH relativeFrom="margin">
                  <wp:align>center</wp:align>
                </wp:positionH>
                <wp:positionV relativeFrom="paragraph">
                  <wp:posOffset>300990</wp:posOffset>
                </wp:positionV>
                <wp:extent cx="4191000" cy="7486650"/>
                <wp:effectExtent l="0" t="0" r="0" b="0"/>
                <wp:wrapNone/>
                <wp:docPr id="608377551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0" cy="74866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02953" h="10287000">
                              <a:moveTo>
                                <a:pt x="0" y="0"/>
                              </a:moveTo>
                              <a:lnTo>
                                <a:pt x="5402953" y="0"/>
                              </a:lnTo>
                              <a:lnTo>
                                <a:pt x="5402953" y="10287000"/>
                              </a:lnTo>
                              <a:lnTo>
                                <a:pt x="0" y="1028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0"/>
                          <a:stretch>
                            <a:fillRect t="-3747"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27A75" id="Freeform 8" o:spid="_x0000_s1026" style="position:absolute;margin-left:0;margin-top:23.7pt;width:330pt;height:589.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5402953,1028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" path="m,l5402953,r,10287000l,10287000,,xe" stroked="f">
                <v:fill r:id="rId21" o:title="" recolor="t" rotate="t" type="frame"/>
                <v:path arrowok="t"/>
                <w10:wrap anchorx="margin"/>
              </v:shape>
            </w:pict>
          </mc:Fallback>
        </mc:AlternateContent>
      </w: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Class diagram</w:t>
      </w: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340385C6" w14:textId="2637ABD3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2F904A0" w14:textId="54FE38BE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CCC0D7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D482F4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79BE375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1339E9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A14B8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E0C5997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D3B34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C4B92AB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B16AA83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A57A63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01B1421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2D6E44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AD995CD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6781E55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BCFF0DD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8220421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64DD634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01EA64" w14:textId="188EBF46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>UseCase Diagram</w:t>
      </w:r>
    </w:p>
    <w:p w14:paraId="1155C892" w14:textId="374C8D16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41D8B9" wp14:editId="57FB7384">
                <wp:simplePos x="0" y="0"/>
                <wp:positionH relativeFrom="margin">
                  <wp:align>center</wp:align>
                </wp:positionH>
                <wp:positionV relativeFrom="paragraph">
                  <wp:posOffset>48260</wp:posOffset>
                </wp:positionV>
                <wp:extent cx="5372100" cy="7162800"/>
                <wp:effectExtent l="0" t="0" r="0" b="0"/>
                <wp:wrapNone/>
                <wp:docPr id="115373714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2100" cy="7162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482774" h="10287000">
                              <a:moveTo>
                                <a:pt x="0" y="0"/>
                              </a:moveTo>
                              <a:lnTo>
                                <a:pt x="8482774" y="0"/>
                              </a:lnTo>
                              <a:lnTo>
                                <a:pt x="8482774" y="10287000"/>
                              </a:lnTo>
                              <a:lnTo>
                                <a:pt x="0" y="102870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blipFill>
                          <a:blip r:embed="rId22"/>
                          <a:stretch>
                            <a:fillRect/>
                          </a:stretch>
                        </a:blipFill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92590" id="Freeform 8" o:spid="_x0000_s1026" style="position:absolute;margin-left:0;margin-top:3.8pt;width:423pt;height:564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coordsize="8482774,10287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" path="m,l8482774,r,10287000l,10287000,,xe" stroked="f">
                <v:fill r:id="rId23" o:title="" recolor="t" rotate="t" type="frame"/>
                <v:path arrowok="t"/>
                <w10:wrap anchorx="margin"/>
              </v:shape>
            </w:pict>
          </mc:Fallback>
        </mc:AlternateContent>
      </w: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 w:rsidRPr="00E2516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741E879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DC0B21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55EFAF3" w14:textId="64114B95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58CED17" w14:textId="34F73810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6DB2A55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782C8EF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F7E3FE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AAB487E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E3808D7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4BF3739" w14:textId="48090CAC" w:rsidR="005C42F1" w:rsidRDefault="005C42F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5C42F1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25EFE1DA" w14:textId="298F37A0" w:rsidR="005C42F1" w:rsidRDefault="005C42F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49C63F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B4C8995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970686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E74D879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2B6585D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1A2F94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D06FFF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5600E276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CF45DA5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2EFB8EA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6A2A0773" w14:textId="0FE15A89" w:rsidR="00E25161" w:rsidRDefault="006B2CF6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>Software/Hardware Specifications</w:t>
      </w:r>
      <w:r w:rsidRPr="006B2C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cr/>
      </w:r>
    </w:p>
    <w:p w14:paraId="483A8EB1" w14:textId="77777777" w:rsidR="006B2CF6" w:rsidRPr="006B2CF6" w:rsidRDefault="006B2CF6" w:rsidP="006B2CF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Backend: </w:t>
      </w:r>
    </w:p>
    <w:p w14:paraId="0980E582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Language/Framework: Python 3.x with Django (latest stable version). </w:t>
      </w:r>
    </w:p>
    <w:p w14:paraId="30F17176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API Framework: Django REST Framework. </w:t>
      </w:r>
    </w:p>
    <w:p w14:paraId="399A8F6A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Database: PostgreSQL (for scalability and robust features). </w:t>
      </w:r>
    </w:p>
    <w:p w14:paraId="797C9D49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Authentication: Django's built-in authentication system with JWT for </w:t>
      </w:r>
    </w:p>
    <w:p w14:paraId="3CAAFA2C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API token management. </w:t>
      </w:r>
    </w:p>
    <w:p w14:paraId="064C3F2F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Image/File Handling: Pillow library for image processing. </w:t>
      </w:r>
    </w:p>
    <w:p w14:paraId="36208F58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Real-time Communication: Django Channels (for WebSockets) or a </w:t>
      </w:r>
    </w:p>
    <w:p w14:paraId="1A27EF53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dedicated messaging queue (e.g., Redis Pub/Sub). </w:t>
      </w:r>
    </w:p>
    <w:p w14:paraId="0914FA27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Deployment Environment: Cloud platform (e.g., AWS EC2/ECS, Google </w:t>
      </w:r>
    </w:p>
    <w:p w14:paraId="0A0C8B80" w14:textId="04CD6A16" w:rsidR="00E25161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Cloud Run, Azure App Service) with containerization (Docker)</w:t>
      </w:r>
    </w:p>
    <w:p w14:paraId="0CA248A0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3291C4B" w14:textId="77777777" w:rsidR="006B2CF6" w:rsidRPr="006B2CF6" w:rsidRDefault="006B2CF6" w:rsidP="006B2CF6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lastRenderedPageBreak/>
        <w:t xml:space="preserve">Frontend: </w:t>
      </w:r>
    </w:p>
    <w:p w14:paraId="1B2F3227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Language/Library: JavaScript with React (latest stable version). </w:t>
      </w:r>
    </w:p>
    <w:p w14:paraId="7CA3D1E3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Build Tool: Vite. </w:t>
      </w:r>
    </w:p>
    <w:p w14:paraId="33B7FBDC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Routing: React Router DOM. </w:t>
      </w:r>
    </w:p>
    <w:p w14:paraId="3445ED48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State Management: Redux Toolkit. </w:t>
      </w:r>
    </w:p>
    <w:p w14:paraId="79ACAC22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HTTP Client: Axios. </w:t>
      </w:r>
    </w:p>
    <w:p w14:paraId="70549167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UI Framework/Libraries: Tailwind CSS for utility-first styling, </w:t>
      </w:r>
    </w:p>
    <w:p w14:paraId="775B22C3" w14:textId="77777777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potentially Material-UI or Ant Design for robust components, Framer </w:t>
      </w:r>
    </w:p>
    <w:p w14:paraId="3A050DBD" w14:textId="7E5186E6" w:rsidR="006B2CF6" w:rsidRPr="006B2CF6" w:rsidRDefault="006B2CF6" w:rsidP="006B2CF6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6B2CF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Motion for animations, Lucide React for icons</w:t>
      </w:r>
    </w:p>
    <w:p w14:paraId="5AC716FE" w14:textId="77777777" w:rsidR="006B2CF6" w:rsidRDefault="006B2CF6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083118C" w14:textId="77777777" w:rsidR="00E25161" w:rsidRDefault="00E25161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132A9713" w14:textId="77777777" w:rsidR="006B2CF6" w:rsidRDefault="006B2CF6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92D3984" w14:textId="02BCE90B" w:rsidR="00EE7938" w:rsidRDefault="00EE7938" w:rsidP="005C42F1">
      <w:pPr>
        <w:spacing w:after="0" w:line="240" w:lineRule="auto"/>
        <w:jc w:val="center"/>
        <w:rPr>
          <w:ins w:id="0" w:author="vijay gholve" w:date="2025-08-06T18:16:00Z" w16du:dateUtc="2025-08-06T12:46:00Z"/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7BAA46D" w14:textId="77777777" w:rsidR="00EE7938" w:rsidRDefault="00EE7938" w:rsidP="005C42F1">
      <w:pPr>
        <w:spacing w:after="0" w:line="240" w:lineRule="auto"/>
        <w:jc w:val="center"/>
        <w:rPr>
          <w:ins w:id="1" w:author="vijay gholve" w:date="2025-08-06T18:16:00Z" w16du:dateUtc="2025-08-06T12:46:00Z"/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F342D30" w14:textId="77777777" w:rsidR="00EE7938" w:rsidRDefault="00EE7938" w:rsidP="005C42F1">
      <w:pPr>
        <w:spacing w:after="0" w:line="240" w:lineRule="auto"/>
        <w:jc w:val="center"/>
        <w:rPr>
          <w:ins w:id="2" w:author="vijay gholve" w:date="2025-08-06T18:16:00Z" w16du:dateUtc="2025-08-06T12:46:00Z"/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4061B1B7" w14:textId="77777777" w:rsidR="00EE7938" w:rsidRDefault="00EE7938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0DDB9A57" w14:textId="77777777" w:rsidR="006B2CF6" w:rsidRDefault="006B2CF6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30C5E593" w14:textId="77777777" w:rsidR="006B2CF6" w:rsidRDefault="006B2CF6" w:rsidP="005C42F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p w14:paraId="703901CF" w14:textId="77777777" w:rsidR="00E25161" w:rsidRPr="005C42F1" w:rsidRDefault="00E25161" w:rsidP="007D043A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</w:pPr>
    </w:p>
    <w:sectPr w:rsidR="00E25161" w:rsidRPr="005C42F1" w:rsidSect="00625248">
      <w:footerReference w:type="default" r:id="rId24"/>
      <w:pgSz w:w="11906" w:h="16838"/>
      <w:pgMar w:top="4536" w:right="1134" w:bottom="4536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293350" w14:textId="77777777" w:rsidR="00CA654A" w:rsidRDefault="00CA654A" w:rsidP="00625248">
      <w:pPr>
        <w:spacing w:after="0" w:line="240" w:lineRule="auto"/>
      </w:pPr>
      <w:r>
        <w:separator/>
      </w:r>
    </w:p>
  </w:endnote>
  <w:endnote w:type="continuationSeparator" w:id="0">
    <w:p w14:paraId="78EB5BC3" w14:textId="77777777" w:rsidR="00CA654A" w:rsidRDefault="00CA654A" w:rsidP="006252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mo">
    <w:altName w:val="Cambria"/>
    <w:panose1 w:val="00000000000000000000"/>
    <w:charset w:val="00"/>
    <w:family w:val="roman"/>
    <w:notTrueType/>
    <w:pitch w:val="default"/>
  </w:font>
  <w:font w:name="NotoSans-Bold">
    <w:altName w:val="Cambria"/>
    <w:panose1 w:val="00000000000000000000"/>
    <w:charset w:val="00"/>
    <w:family w:val="roman"/>
    <w:notTrueType/>
    <w:pitch w:val="default"/>
  </w:font>
  <w:font w:name="Noto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3C5A3" w14:textId="77777777" w:rsidR="005C42F1" w:rsidRDefault="005C42F1">
    <w:pPr>
      <w:pStyle w:val="Footer"/>
    </w:pPr>
  </w:p>
  <w:p w14:paraId="32C7D3C2" w14:textId="77777777" w:rsidR="005C42F1" w:rsidRDefault="005C42F1">
    <w:pPr>
      <w:pStyle w:val="Footer"/>
    </w:pPr>
  </w:p>
  <w:p w14:paraId="024FBB66" w14:textId="77777777" w:rsidR="005C42F1" w:rsidRDefault="005C42F1">
    <w:pPr>
      <w:pStyle w:val="Footer"/>
    </w:pPr>
  </w:p>
  <w:p w14:paraId="4E45931D" w14:textId="77777777" w:rsidR="005C42F1" w:rsidRDefault="005C42F1">
    <w:pPr>
      <w:pStyle w:val="Footer"/>
    </w:pPr>
  </w:p>
  <w:p w14:paraId="7F800BED" w14:textId="77777777" w:rsidR="005C42F1" w:rsidRDefault="005C42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405EC2" w14:textId="77777777" w:rsidR="00CA654A" w:rsidRDefault="00CA654A" w:rsidP="00625248">
      <w:pPr>
        <w:spacing w:after="0" w:line="240" w:lineRule="auto"/>
      </w:pPr>
      <w:r>
        <w:separator/>
      </w:r>
    </w:p>
  </w:footnote>
  <w:footnote w:type="continuationSeparator" w:id="0">
    <w:p w14:paraId="4E5243E6" w14:textId="77777777" w:rsidR="00CA654A" w:rsidRDefault="00CA654A" w:rsidP="006252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E62699"/>
    <w:multiLevelType w:val="hybridMultilevel"/>
    <w:tmpl w:val="019280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DE6E75"/>
    <w:multiLevelType w:val="hybridMultilevel"/>
    <w:tmpl w:val="A02EA2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FC4E1E"/>
    <w:multiLevelType w:val="hybridMultilevel"/>
    <w:tmpl w:val="37D0A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84297"/>
    <w:multiLevelType w:val="hybridMultilevel"/>
    <w:tmpl w:val="D10A1F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53075D"/>
    <w:multiLevelType w:val="hybridMultilevel"/>
    <w:tmpl w:val="56F0CD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62077"/>
    <w:multiLevelType w:val="hybridMultilevel"/>
    <w:tmpl w:val="4A3654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4C99"/>
    <w:multiLevelType w:val="hybridMultilevel"/>
    <w:tmpl w:val="77E8A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E5FCE"/>
    <w:multiLevelType w:val="hybridMultilevel"/>
    <w:tmpl w:val="2780AA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662F7"/>
    <w:multiLevelType w:val="hybridMultilevel"/>
    <w:tmpl w:val="C51ECA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B10549"/>
    <w:multiLevelType w:val="hybridMultilevel"/>
    <w:tmpl w:val="F9D4CC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562868"/>
    <w:multiLevelType w:val="hybridMultilevel"/>
    <w:tmpl w:val="B0368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55392D"/>
    <w:multiLevelType w:val="hybridMultilevel"/>
    <w:tmpl w:val="5E2662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C0C0108"/>
    <w:multiLevelType w:val="hybridMultilevel"/>
    <w:tmpl w:val="8A263C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C05F14"/>
    <w:multiLevelType w:val="hybridMultilevel"/>
    <w:tmpl w:val="EC2C0BB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9832196">
    <w:abstractNumId w:val="12"/>
  </w:num>
  <w:num w:numId="2" w16cid:durableId="1942763535">
    <w:abstractNumId w:val="10"/>
  </w:num>
  <w:num w:numId="3" w16cid:durableId="827863223">
    <w:abstractNumId w:val="7"/>
  </w:num>
  <w:num w:numId="4" w16cid:durableId="573055186">
    <w:abstractNumId w:val="11"/>
  </w:num>
  <w:num w:numId="5" w16cid:durableId="620502068">
    <w:abstractNumId w:val="5"/>
  </w:num>
  <w:num w:numId="6" w16cid:durableId="2006397006">
    <w:abstractNumId w:val="13"/>
  </w:num>
  <w:num w:numId="7" w16cid:durableId="1669792347">
    <w:abstractNumId w:val="0"/>
  </w:num>
  <w:num w:numId="8" w16cid:durableId="1498418594">
    <w:abstractNumId w:val="8"/>
  </w:num>
  <w:num w:numId="9" w16cid:durableId="1725640751">
    <w:abstractNumId w:val="6"/>
  </w:num>
  <w:num w:numId="10" w16cid:durableId="1816070354">
    <w:abstractNumId w:val="2"/>
  </w:num>
  <w:num w:numId="11" w16cid:durableId="1324508674">
    <w:abstractNumId w:val="4"/>
  </w:num>
  <w:num w:numId="12" w16cid:durableId="373190306">
    <w:abstractNumId w:val="3"/>
  </w:num>
  <w:num w:numId="13" w16cid:durableId="413357790">
    <w:abstractNumId w:val="9"/>
  </w:num>
  <w:num w:numId="14" w16cid:durableId="103068854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vijay gholve">
    <w15:presenceInfo w15:providerId="Windows Live" w15:userId="3f42ca7117580cd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ocumentProtection w:edit="readOnly" w:formatting="1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248"/>
    <w:rsid w:val="000C1B44"/>
    <w:rsid w:val="000D74FD"/>
    <w:rsid w:val="001D0101"/>
    <w:rsid w:val="002235EE"/>
    <w:rsid w:val="002412CD"/>
    <w:rsid w:val="002473E8"/>
    <w:rsid w:val="004C7702"/>
    <w:rsid w:val="00587CA2"/>
    <w:rsid w:val="005C42F1"/>
    <w:rsid w:val="006157D4"/>
    <w:rsid w:val="00625248"/>
    <w:rsid w:val="006B2CF6"/>
    <w:rsid w:val="0073624E"/>
    <w:rsid w:val="007B2BE1"/>
    <w:rsid w:val="007D043A"/>
    <w:rsid w:val="007E1570"/>
    <w:rsid w:val="009E55F0"/>
    <w:rsid w:val="00AB4B74"/>
    <w:rsid w:val="00AF53FC"/>
    <w:rsid w:val="00B3151D"/>
    <w:rsid w:val="00B55AA3"/>
    <w:rsid w:val="00BB4283"/>
    <w:rsid w:val="00C2030D"/>
    <w:rsid w:val="00CA654A"/>
    <w:rsid w:val="00D47114"/>
    <w:rsid w:val="00D63BBD"/>
    <w:rsid w:val="00D7013F"/>
    <w:rsid w:val="00E00587"/>
    <w:rsid w:val="00E22156"/>
    <w:rsid w:val="00E25161"/>
    <w:rsid w:val="00ED18F3"/>
    <w:rsid w:val="00EE7938"/>
    <w:rsid w:val="00F25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3EC68A"/>
  <w15:chartTrackingRefBased/>
  <w15:docId w15:val="{19E1D445-661E-4B04-83A9-3B7530105E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2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52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524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52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524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52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52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52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52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24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52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524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524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524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52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52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52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52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52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52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52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52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52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52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52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524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524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524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524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5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248"/>
  </w:style>
  <w:style w:type="paragraph" w:styleId="Footer">
    <w:name w:val="footer"/>
    <w:basedOn w:val="Normal"/>
    <w:link w:val="FooterChar"/>
    <w:uiPriority w:val="99"/>
    <w:unhideWhenUsed/>
    <w:rsid w:val="006252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248"/>
  </w:style>
  <w:style w:type="paragraph" w:styleId="Revision">
    <w:name w:val="Revision"/>
    <w:hidden/>
    <w:uiPriority w:val="99"/>
    <w:semiHidden/>
    <w:rsid w:val="00587CA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167546-7636-4927-9D16-064C9F6F7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1292</Words>
  <Characters>7367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gholve</dc:creator>
  <cp:keywords/>
  <dc:description/>
  <cp:lastModifiedBy>vijay gholve</cp:lastModifiedBy>
  <cp:revision>2</cp:revision>
  <dcterms:created xsi:type="dcterms:W3CDTF">2025-08-16T09:56:00Z</dcterms:created>
  <dcterms:modified xsi:type="dcterms:W3CDTF">2025-08-16T09:56:00Z</dcterms:modified>
</cp:coreProperties>
</file>